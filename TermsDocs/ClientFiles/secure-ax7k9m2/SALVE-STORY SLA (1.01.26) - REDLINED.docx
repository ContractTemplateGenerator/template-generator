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36344" w:rsidRDefault="00736344">
      <w:pPr>
        <w:pStyle w:val="BodyA"/>
        <w:widowControl w:val="0"/>
        <w:spacing w:after="0" w:line="240" w:lineRule="auto"/>
        <w:jc w:val="center"/>
        <w:rPr>
          <w:rFonts w:ascii="Times New Roman" w:hAnsi="Times New Roman" w:cs="Times New Roman"/>
          <w:b/>
          <w:bCs/>
          <w:color w:val="212121"/>
          <w:sz w:val="28"/>
          <w:szCs w:val="28"/>
          <w:u w:color="212121"/>
        </w:rPr>
      </w:pPr>
      <w:r>
        <w:rPr>
          <w:rFonts w:ascii="Times New Roman" w:hAnsi="Times New Roman" w:cs="Times New Roman"/>
          <w:b/>
          <w:bCs/>
          <w:color w:val="212121"/>
          <w:sz w:val="28"/>
          <w:szCs w:val="28"/>
          <w:u w:color="212121"/>
        </w:rPr>
        <w:t xml:space="preserve">EXHIBIT B </w:t>
      </w:r>
    </w:p>
    <w:p w:rsidR="00065151" w:rsidRPr="00736344" w:rsidRDefault="00EC78CD">
      <w:pPr>
        <w:pStyle w:val="BodyA"/>
        <w:widowControl w:val="0"/>
        <w:spacing w:after="0" w:line="240" w:lineRule="auto"/>
        <w:jc w:val="center"/>
        <w:rPr>
          <w:rFonts w:ascii="Times New Roman" w:eastAsia="Arial" w:hAnsi="Times New Roman" w:cs="Times New Roman"/>
          <w:b/>
          <w:bCs/>
          <w:color w:val="212121"/>
          <w:sz w:val="28"/>
          <w:szCs w:val="28"/>
          <w:u w:color="212121"/>
        </w:rPr>
      </w:pPr>
      <w:r w:rsidRPr="00736344">
        <w:rPr>
          <w:rFonts w:ascii="Times New Roman" w:hAnsi="Times New Roman" w:cs="Times New Roman"/>
          <w:b/>
          <w:bCs/>
          <w:color w:val="212121"/>
          <w:sz w:val="28"/>
          <w:szCs w:val="28"/>
          <w:u w:color="212121"/>
        </w:rPr>
        <w:t>Software Support Service Level Agreement</w:t>
      </w:r>
    </w:p>
    <w:p w:rsidR="00065151" w:rsidRDefault="00065151">
      <w:pPr>
        <w:pStyle w:val="BodyA"/>
        <w:widowControl w:val="0"/>
        <w:spacing w:after="0" w:line="240" w:lineRule="auto"/>
        <w:jc w:val="both"/>
        <w:rPr>
          <w:rFonts w:ascii="Times New Roman" w:eastAsia="Times New Roman" w:hAnsi="Times New Roman" w:cs="Times New Roman"/>
          <w:color w:val="212121"/>
          <w:u w:color="212121"/>
        </w:rPr>
      </w:pPr>
    </w:p>
    <w:p w:rsidR="00065151" w:rsidRPr="00736344" w:rsidRDefault="00EC78CD" w:rsidP="004502D1">
      <w:pPr>
        <w:pStyle w:val="Default"/>
        <w:jc w:val="both"/>
        <w:rPr>
          <w:rFonts w:eastAsia="Times New Roman"/>
        </w:rPr>
      </w:pPr>
      <w:r w:rsidRPr="00736344">
        <w:t>This Software Support Service Level Agreement (the “</w:t>
      </w:r>
      <w:r w:rsidR="00A35518">
        <w:t>SLA</w:t>
      </w:r>
      <w:r w:rsidRPr="00736344">
        <w:t xml:space="preserve">”), is by and between </w:t>
      </w:r>
      <w:r w:rsidR="00A67376">
        <w:t>SALVE,</w:t>
      </w:r>
      <w:r w:rsidRPr="00736344">
        <w:t xml:space="preserve"> I</w:t>
      </w:r>
      <w:r w:rsidR="00A67376">
        <w:t>NC</w:t>
      </w:r>
      <w:r w:rsidRPr="00736344">
        <w:t>., a Wyoming corporation with its principal offices located at 1110 Brickell Avenue, #400-89, Miami, F</w:t>
      </w:r>
      <w:r w:rsidR="00C83496">
        <w:t>lorida</w:t>
      </w:r>
      <w:r w:rsidRPr="00736344">
        <w:t xml:space="preserve"> 33131 (</w:t>
      </w:r>
      <w:r w:rsidR="00C304AF" w:rsidRPr="00736344">
        <w:t>“</w:t>
      </w:r>
      <w:r w:rsidRPr="00736344">
        <w:t>Provider”) and</w:t>
      </w:r>
      <w:r w:rsidR="00F7023B">
        <w:t xml:space="preserve"> </w:t>
      </w:r>
      <w:r w:rsidR="00A67376">
        <w:t>STORY COMPANIES LLC</w:t>
      </w:r>
      <w:r w:rsidR="00736344" w:rsidRPr="00736344">
        <w:t xml:space="preserve">, a </w:t>
      </w:r>
      <w:r w:rsidR="00A345CB">
        <w:t>Delaware</w:t>
      </w:r>
      <w:r w:rsidR="00736344" w:rsidRPr="00736344">
        <w:t xml:space="preserve"> </w:t>
      </w:r>
      <w:r w:rsidR="00A67376">
        <w:t>limited liability company</w:t>
      </w:r>
      <w:r w:rsidR="00736344" w:rsidRPr="00736344">
        <w:t xml:space="preserve"> with its principal offices located at </w:t>
      </w:r>
      <w:r w:rsidR="00A345CB" w:rsidRPr="00A345CB">
        <w:t>120 N. 44th Street, Suite 410, Phoenix, A</w:t>
      </w:r>
      <w:r w:rsidR="00A345CB">
        <w:t>rizona</w:t>
      </w:r>
      <w:r w:rsidR="00A345CB" w:rsidRPr="00A345CB">
        <w:t xml:space="preserve"> 85034</w:t>
      </w:r>
      <w:r w:rsidR="00A67376">
        <w:t xml:space="preserve"> </w:t>
      </w:r>
      <w:r w:rsidR="00736344" w:rsidRPr="00736344">
        <w:t>(“Customer”). Provider and Customer are referred to herein collectively as the “</w:t>
      </w:r>
      <w:r w:rsidR="00736344" w:rsidRPr="00736344">
        <w:rPr>
          <w:lang w:val="fr-FR"/>
        </w:rPr>
        <w:t>Parties</w:t>
      </w:r>
      <w:r w:rsidR="00736344" w:rsidRPr="00736344">
        <w:t>” and individually as a “Party.”</w:t>
      </w:r>
    </w:p>
    <w:p w:rsidR="00065151" w:rsidRDefault="00065151">
      <w:pPr>
        <w:pStyle w:val="BodyA"/>
        <w:widowControl w:val="0"/>
        <w:spacing w:after="0" w:line="240" w:lineRule="auto"/>
        <w:jc w:val="both"/>
        <w:rPr>
          <w:rFonts w:ascii="Times New Roman" w:eastAsia="Times New Roman" w:hAnsi="Times New Roman" w:cs="Times New Roman"/>
        </w:rPr>
      </w:pPr>
    </w:p>
    <w:p w:rsidR="00065151" w:rsidRPr="00B0367F" w:rsidRDefault="00EC78CD">
      <w:pPr>
        <w:pStyle w:val="BodyA"/>
        <w:widowControl w:val="0"/>
        <w:spacing w:after="0" w:line="240" w:lineRule="auto"/>
        <w:jc w:val="both"/>
        <w:rPr>
          <w:rFonts w:ascii="Times New Roman" w:eastAsia="Times New Roman" w:hAnsi="Times New Roman" w:cs="Times New Roman"/>
          <w:sz w:val="24"/>
          <w:szCs w:val="24"/>
        </w:rPr>
      </w:pPr>
      <w:r w:rsidRPr="00B0367F">
        <w:rPr>
          <w:rFonts w:ascii="Times New Roman" w:hAnsi="Times New Roman"/>
          <w:sz w:val="24"/>
          <w:szCs w:val="24"/>
        </w:rPr>
        <w:t>WHEREAS, Customer is licensing the Software (defined below) from Provider under a separately executed Software as a Service Agreement</w:t>
      </w:r>
      <w:r w:rsidR="00A35518">
        <w:rPr>
          <w:rFonts w:ascii="Times New Roman" w:hAnsi="Times New Roman"/>
          <w:sz w:val="24"/>
          <w:szCs w:val="24"/>
        </w:rPr>
        <w:t xml:space="preserve"> (</w:t>
      </w:r>
      <w:r w:rsidR="00B66CFF">
        <w:rPr>
          <w:rFonts w:ascii="Times New Roman" w:hAnsi="Times New Roman"/>
          <w:sz w:val="24"/>
          <w:szCs w:val="24"/>
        </w:rPr>
        <w:t>“</w:t>
      </w:r>
      <w:r w:rsidR="00A35518">
        <w:rPr>
          <w:rFonts w:ascii="Times New Roman" w:hAnsi="Times New Roman"/>
          <w:sz w:val="24"/>
          <w:szCs w:val="24"/>
        </w:rPr>
        <w:t>Saa</w:t>
      </w:r>
      <w:r w:rsidR="00A84680">
        <w:rPr>
          <w:rFonts w:ascii="Times New Roman" w:hAnsi="Times New Roman"/>
          <w:sz w:val="24"/>
          <w:szCs w:val="24"/>
        </w:rPr>
        <w:t>S</w:t>
      </w:r>
      <w:r w:rsidR="00B66CFF">
        <w:rPr>
          <w:rFonts w:ascii="Times New Roman" w:hAnsi="Times New Roman"/>
          <w:sz w:val="24"/>
          <w:szCs w:val="24"/>
        </w:rPr>
        <w:t>”</w:t>
      </w:r>
      <w:r w:rsidR="00A35518">
        <w:rPr>
          <w:rFonts w:ascii="Times New Roman" w:hAnsi="Times New Roman"/>
          <w:sz w:val="24"/>
          <w:szCs w:val="24"/>
        </w:rPr>
        <w:t>)</w:t>
      </w:r>
      <w:r w:rsidR="00323B18">
        <w:rPr>
          <w:rFonts w:ascii="Times New Roman" w:hAnsi="Times New Roman"/>
          <w:sz w:val="24"/>
          <w:szCs w:val="24"/>
        </w:rPr>
        <w:t xml:space="preserve"> to which this document is attached as Exhibit B</w:t>
      </w:r>
      <w:r w:rsidRPr="00B0367F">
        <w:rPr>
          <w:rFonts w:ascii="Times New Roman" w:hAnsi="Times New Roman"/>
          <w:sz w:val="24"/>
          <w:szCs w:val="24"/>
        </w:rPr>
        <w:t>; and</w:t>
      </w:r>
    </w:p>
    <w:p w:rsidR="00065151" w:rsidRPr="00B0367F" w:rsidRDefault="00065151">
      <w:pPr>
        <w:pStyle w:val="BodyA"/>
        <w:widowControl w:val="0"/>
        <w:spacing w:after="0" w:line="240" w:lineRule="auto"/>
        <w:jc w:val="both"/>
        <w:rPr>
          <w:rFonts w:ascii="Times New Roman" w:eastAsia="Times New Roman" w:hAnsi="Times New Roman" w:cs="Times New Roman"/>
          <w:sz w:val="24"/>
          <w:szCs w:val="24"/>
        </w:rPr>
      </w:pPr>
    </w:p>
    <w:p w:rsidR="00065151" w:rsidRPr="00B0367F" w:rsidRDefault="00EC78CD">
      <w:pPr>
        <w:pStyle w:val="BodyA"/>
        <w:widowControl w:val="0"/>
        <w:spacing w:after="0" w:line="240" w:lineRule="auto"/>
        <w:jc w:val="both"/>
        <w:rPr>
          <w:rFonts w:ascii="Times New Roman" w:eastAsia="Times New Roman" w:hAnsi="Times New Roman" w:cs="Times New Roman"/>
          <w:sz w:val="24"/>
          <w:szCs w:val="24"/>
        </w:rPr>
      </w:pPr>
      <w:r w:rsidRPr="00B0367F">
        <w:rPr>
          <w:rFonts w:ascii="Times New Roman" w:hAnsi="Times New Roman"/>
          <w:sz w:val="24"/>
          <w:szCs w:val="24"/>
        </w:rPr>
        <w:t>WHEREAS, Customer desires to obtain software support services from Provider for the Software, subject to the terms and conditions of this Agreement.</w:t>
      </w:r>
    </w:p>
    <w:p w:rsidR="00065151" w:rsidRPr="00B0367F" w:rsidRDefault="00065151">
      <w:pPr>
        <w:pStyle w:val="BodyA"/>
        <w:widowControl w:val="0"/>
        <w:spacing w:after="0" w:line="240" w:lineRule="auto"/>
        <w:jc w:val="both"/>
        <w:rPr>
          <w:rFonts w:ascii="Times New Roman" w:eastAsia="Times New Roman" w:hAnsi="Times New Roman" w:cs="Times New Roman"/>
          <w:sz w:val="24"/>
          <w:szCs w:val="24"/>
        </w:rPr>
      </w:pPr>
    </w:p>
    <w:p w:rsidR="00065151" w:rsidRPr="00B0367F" w:rsidRDefault="00EC78CD">
      <w:pPr>
        <w:pStyle w:val="BodyA"/>
        <w:widowControl w:val="0"/>
        <w:spacing w:after="0" w:line="240" w:lineRule="auto"/>
        <w:jc w:val="both"/>
        <w:rPr>
          <w:rFonts w:ascii="Times New Roman" w:eastAsia="Times New Roman" w:hAnsi="Times New Roman" w:cs="Times New Roman"/>
          <w:sz w:val="24"/>
          <w:szCs w:val="24"/>
        </w:rPr>
      </w:pPr>
      <w:r w:rsidRPr="00B0367F">
        <w:rPr>
          <w:rFonts w:ascii="Times New Roman" w:hAnsi="Times New Roman"/>
          <w:sz w:val="24"/>
          <w:szCs w:val="24"/>
        </w:rPr>
        <w:t>NOW, THEREFORE, in consideration of the mutual covenants, terms, and conditions set forth herein, and for other good and valuable consideration, the receipt and sufficiency of which are hereby acknowledged, the Parties agree</w:t>
      </w:r>
      <w:r w:rsidR="00A35518">
        <w:rPr>
          <w:rFonts w:ascii="Times New Roman" w:hAnsi="Times New Roman"/>
          <w:sz w:val="24"/>
          <w:szCs w:val="24"/>
        </w:rPr>
        <w:t xml:space="preserve"> that the above recitations are incorporated into this SLA, that this SLA is fully incorporate</w:t>
      </w:r>
      <w:r w:rsidR="0078062C">
        <w:rPr>
          <w:rFonts w:ascii="Times New Roman" w:hAnsi="Times New Roman"/>
          <w:sz w:val="24"/>
          <w:szCs w:val="24"/>
        </w:rPr>
        <w:t>d</w:t>
      </w:r>
      <w:r w:rsidR="00A35518">
        <w:rPr>
          <w:rFonts w:ascii="Times New Roman" w:hAnsi="Times New Roman"/>
          <w:sz w:val="24"/>
          <w:szCs w:val="24"/>
        </w:rPr>
        <w:t xml:space="preserve"> into the SaaS as if copied verbatim, and further agree </w:t>
      </w:r>
      <w:r w:rsidRPr="00B0367F">
        <w:rPr>
          <w:rFonts w:ascii="Times New Roman" w:hAnsi="Times New Roman"/>
          <w:sz w:val="24"/>
          <w:szCs w:val="24"/>
        </w:rPr>
        <w:t>as follows:</w:t>
      </w:r>
    </w:p>
    <w:p w:rsidR="00065151" w:rsidRDefault="00EC78CD">
      <w:pPr>
        <w:pStyle w:val="BodyA"/>
        <w:widowControl w:val="0"/>
        <w:spacing w:after="0" w:line="240" w:lineRule="auto"/>
        <w:jc w:val="both"/>
        <w:rPr>
          <w:rFonts w:ascii="Times New Roman" w:eastAsia="Times New Roman" w:hAnsi="Times New Roman" w:cs="Times New Roman"/>
        </w:rPr>
      </w:pPr>
      <w:r>
        <w:rPr>
          <w:rFonts w:ascii="Times New Roman" w:hAnsi="Times New Roman"/>
        </w:rPr>
        <w:t>‌</w:t>
      </w:r>
      <w:r>
        <w:rPr>
          <w:rFonts w:ascii="Times New Roman" w:hAnsi="Times New Roman"/>
          <w:color w:val="CCCCCC"/>
          <w:position w:val="32"/>
          <w:u w:val="thick" w:color="CCCCCC"/>
        </w:rPr>
        <w:t xml:space="preserve">                                                                                                                                                                                                                                           </w:t>
      </w:r>
    </w:p>
    <w:p w:rsidR="00065151" w:rsidRDefault="00065151">
      <w:pPr>
        <w:pStyle w:val="BodyA"/>
        <w:widowControl w:val="0"/>
        <w:spacing w:after="0" w:line="240" w:lineRule="auto"/>
        <w:jc w:val="both"/>
        <w:rPr>
          <w:rFonts w:ascii="Times New Roman" w:eastAsia="Times New Roman" w:hAnsi="Times New Roman" w:cs="Times New Roman"/>
          <w:color w:val="0E568C"/>
          <w:u w:color="0E568C"/>
        </w:rPr>
      </w:pPr>
      <w:bookmarkStart w:id="0" w:name="co_anchor_a366191_1"/>
      <w:bookmarkEnd w:id="0"/>
    </w:p>
    <w:p w:rsidR="00065151" w:rsidRPr="00B0367F" w:rsidRDefault="00EC78CD">
      <w:pPr>
        <w:pStyle w:val="BodyA"/>
        <w:widowControl w:val="0"/>
        <w:spacing w:after="0" w:line="240" w:lineRule="auto"/>
        <w:jc w:val="both"/>
        <w:rPr>
          <w:rFonts w:ascii="Times New Roman" w:eastAsia="Times New Roman" w:hAnsi="Times New Roman" w:cs="Times New Roman"/>
          <w:sz w:val="24"/>
          <w:szCs w:val="24"/>
        </w:rPr>
      </w:pPr>
      <w:r w:rsidRPr="00B0367F">
        <w:rPr>
          <w:rFonts w:ascii="Times New Roman" w:hAnsi="Times New Roman"/>
          <w:sz w:val="24"/>
          <w:szCs w:val="24"/>
        </w:rPr>
        <w:t>1.  </w:t>
      </w:r>
      <w:r w:rsidRPr="00B0367F">
        <w:rPr>
          <w:rFonts w:ascii="Times New Roman" w:hAnsi="Times New Roman"/>
          <w:sz w:val="24"/>
          <w:szCs w:val="24"/>
          <w:u w:val="single"/>
          <w:lang w:val="fr-FR"/>
        </w:rPr>
        <w:t>Definitions</w:t>
      </w:r>
      <w:r w:rsidRPr="00B0367F">
        <w:rPr>
          <w:rFonts w:ascii="Times New Roman" w:hAnsi="Times New Roman"/>
          <w:sz w:val="24"/>
          <w:szCs w:val="24"/>
        </w:rPr>
        <w:t>.</w:t>
      </w:r>
    </w:p>
    <w:p w:rsidR="00065151" w:rsidRPr="00B0367F" w:rsidRDefault="00EC78CD">
      <w:pPr>
        <w:pStyle w:val="BodyA"/>
        <w:widowControl w:val="0"/>
        <w:spacing w:after="0" w:line="240" w:lineRule="auto"/>
        <w:jc w:val="both"/>
        <w:rPr>
          <w:rFonts w:ascii="Times New Roman" w:eastAsia="Times New Roman" w:hAnsi="Times New Roman" w:cs="Times New Roman"/>
          <w:sz w:val="24"/>
          <w:szCs w:val="24"/>
        </w:rPr>
      </w:pPr>
      <w:r w:rsidRPr="00B0367F">
        <w:rPr>
          <w:rFonts w:ascii="Times New Roman" w:hAnsi="Times New Roman"/>
          <w:sz w:val="24"/>
          <w:szCs w:val="24"/>
        </w:rPr>
        <w:t> </w:t>
      </w:r>
    </w:p>
    <w:p w:rsidR="00065151" w:rsidRPr="00B0367F" w:rsidRDefault="00EC78CD">
      <w:pPr>
        <w:pStyle w:val="BodyA"/>
        <w:widowControl w:val="0"/>
        <w:spacing w:after="0" w:line="240" w:lineRule="auto"/>
        <w:ind w:firstLine="360"/>
        <w:jc w:val="both"/>
        <w:rPr>
          <w:rFonts w:ascii="Times New Roman" w:eastAsia="Times New Roman" w:hAnsi="Times New Roman" w:cs="Times New Roman"/>
          <w:sz w:val="24"/>
          <w:szCs w:val="24"/>
        </w:rPr>
      </w:pPr>
      <w:bookmarkStart w:id="1" w:name="co_anchor_a380917_1"/>
      <w:bookmarkEnd w:id="1"/>
      <w:r w:rsidRPr="00B0367F">
        <w:rPr>
          <w:rFonts w:ascii="Times New Roman" w:hAnsi="Times New Roman"/>
          <w:sz w:val="24"/>
          <w:szCs w:val="24"/>
        </w:rPr>
        <w:t>“</w:t>
      </w:r>
      <w:r w:rsidRPr="00B0367F">
        <w:rPr>
          <w:rFonts w:ascii="Times New Roman" w:hAnsi="Times New Roman"/>
          <w:sz w:val="24"/>
          <w:szCs w:val="24"/>
          <w:lang w:val="fr-FR"/>
        </w:rPr>
        <w:t>Action</w:t>
      </w:r>
      <w:r w:rsidRPr="00B0367F">
        <w:rPr>
          <w:rFonts w:ascii="Times New Roman" w:hAnsi="Times New Roman"/>
          <w:sz w:val="24"/>
          <w:szCs w:val="24"/>
        </w:rPr>
        <w:t>” means any claim, action, cause of action, demand, lawsuit, arbitration, inquiry, audit, notice of violation, proceeding, litigation, citation, summons, subpoena, or investigation of any nature, civil, criminal, administrative, regulatory, or other, whether at law, in equity, or otherwise.</w:t>
      </w:r>
    </w:p>
    <w:p w:rsidR="00065151" w:rsidRPr="00B0367F" w:rsidRDefault="00065151">
      <w:pPr>
        <w:pStyle w:val="BodyA"/>
        <w:widowControl w:val="0"/>
        <w:spacing w:after="0" w:line="240" w:lineRule="auto"/>
        <w:ind w:firstLine="360"/>
        <w:jc w:val="both"/>
        <w:rPr>
          <w:rFonts w:ascii="Times New Roman" w:eastAsia="Times New Roman" w:hAnsi="Times New Roman" w:cs="Times New Roman"/>
          <w:sz w:val="24"/>
          <w:szCs w:val="24"/>
        </w:rPr>
      </w:pPr>
    </w:p>
    <w:p w:rsidR="00065151" w:rsidRDefault="00EC78CD">
      <w:pPr>
        <w:pStyle w:val="BodyA"/>
        <w:widowControl w:val="0"/>
        <w:spacing w:after="0" w:line="240" w:lineRule="auto"/>
        <w:ind w:firstLine="360"/>
        <w:jc w:val="both"/>
        <w:rPr>
          <w:rFonts w:ascii="Times New Roman" w:hAnsi="Times New Roman"/>
          <w:sz w:val="24"/>
          <w:szCs w:val="24"/>
        </w:rPr>
      </w:pPr>
      <w:r w:rsidRPr="00B0367F">
        <w:rPr>
          <w:rFonts w:ascii="Times New Roman" w:hAnsi="Times New Roman"/>
          <w:sz w:val="24"/>
          <w:szCs w:val="24"/>
        </w:rPr>
        <w:t xml:space="preserve">“Affiliate(s)” </w:t>
      </w:r>
      <w:r w:rsidR="00B464F9" w:rsidRPr="00B0367F">
        <w:rPr>
          <w:rFonts w:ascii="Times New Roman" w:hAnsi="Times New Roman"/>
          <w:sz w:val="24"/>
          <w:szCs w:val="24"/>
        </w:rPr>
        <w:t xml:space="preserve">and “Affiliate Brand(s)” </w:t>
      </w:r>
      <w:r w:rsidRPr="00B0367F">
        <w:rPr>
          <w:rFonts w:ascii="Times New Roman" w:hAnsi="Times New Roman"/>
          <w:sz w:val="24"/>
          <w:szCs w:val="24"/>
        </w:rPr>
        <w:t>mean any partner brand of Customer or any entity selling through Customer’s license.</w:t>
      </w:r>
    </w:p>
    <w:p w:rsidR="0078062C" w:rsidRDefault="0078062C">
      <w:pPr>
        <w:pStyle w:val="BodyA"/>
        <w:widowControl w:val="0"/>
        <w:spacing w:after="0" w:line="240" w:lineRule="auto"/>
        <w:ind w:firstLine="360"/>
        <w:jc w:val="both"/>
        <w:rPr>
          <w:rFonts w:ascii="Times New Roman" w:hAnsi="Times New Roman"/>
          <w:sz w:val="24"/>
          <w:szCs w:val="24"/>
        </w:rPr>
      </w:pPr>
    </w:p>
    <w:p w:rsidR="0078062C" w:rsidRPr="00B0367F" w:rsidRDefault="0078062C">
      <w:pPr>
        <w:pStyle w:val="BodyA"/>
        <w:widowControl w:val="0"/>
        <w:spacing w:after="0" w:line="240" w:lineRule="auto"/>
        <w:ind w:firstLine="360"/>
        <w:jc w:val="both"/>
        <w:rPr>
          <w:rFonts w:ascii="Times New Roman" w:eastAsia="Times New Roman" w:hAnsi="Times New Roman" w:cs="Times New Roman"/>
          <w:sz w:val="24"/>
          <w:szCs w:val="24"/>
        </w:rPr>
      </w:pPr>
      <w:r>
        <w:rPr>
          <w:rFonts w:ascii="Times New Roman" w:hAnsi="Times New Roman"/>
          <w:sz w:val="24"/>
          <w:szCs w:val="24"/>
        </w:rPr>
        <w:t>“Agreement” means the SaaS, the SLA, all Purchase Orders, Statements of Work, and Exhibits.</w:t>
      </w:r>
    </w:p>
    <w:p w:rsidR="00065151" w:rsidRPr="00B0367F" w:rsidRDefault="00EC78CD">
      <w:pPr>
        <w:pStyle w:val="BodyA"/>
        <w:widowControl w:val="0"/>
        <w:spacing w:after="0" w:line="240" w:lineRule="auto"/>
        <w:ind w:left="360"/>
        <w:jc w:val="both"/>
        <w:rPr>
          <w:rFonts w:ascii="Times New Roman" w:eastAsia="Times New Roman" w:hAnsi="Times New Roman" w:cs="Times New Roman"/>
          <w:sz w:val="24"/>
          <w:szCs w:val="24"/>
        </w:rPr>
      </w:pPr>
      <w:r w:rsidRPr="00B0367F">
        <w:rPr>
          <w:rFonts w:ascii="Times New Roman" w:hAnsi="Times New Roman"/>
          <w:sz w:val="24"/>
          <w:szCs w:val="24"/>
        </w:rPr>
        <w:t> </w:t>
      </w:r>
      <w:bookmarkStart w:id="2" w:name="co_anchor_a810761_1"/>
      <w:bookmarkEnd w:id="2"/>
    </w:p>
    <w:p w:rsidR="00065151" w:rsidRPr="00B0367F" w:rsidRDefault="00EC78CD">
      <w:pPr>
        <w:pStyle w:val="BodyA"/>
        <w:widowControl w:val="0"/>
        <w:spacing w:after="0" w:line="240" w:lineRule="auto"/>
        <w:ind w:left="360"/>
        <w:jc w:val="both"/>
        <w:rPr>
          <w:rFonts w:ascii="Times New Roman" w:eastAsia="Times New Roman" w:hAnsi="Times New Roman" w:cs="Times New Roman"/>
          <w:sz w:val="24"/>
          <w:szCs w:val="24"/>
        </w:rPr>
      </w:pPr>
      <w:r w:rsidRPr="00B0367F">
        <w:rPr>
          <w:rFonts w:ascii="Times New Roman" w:hAnsi="Times New Roman"/>
          <w:sz w:val="24"/>
          <w:szCs w:val="24"/>
        </w:rPr>
        <w:t>“Confidential Information” has the meaning set forth in Section 6.1.</w:t>
      </w:r>
    </w:p>
    <w:p w:rsidR="00065151" w:rsidRPr="00B0367F" w:rsidRDefault="00EC78CD">
      <w:pPr>
        <w:pStyle w:val="BodyA"/>
        <w:widowControl w:val="0"/>
        <w:spacing w:after="0" w:line="240" w:lineRule="auto"/>
        <w:ind w:left="360"/>
        <w:jc w:val="both"/>
        <w:rPr>
          <w:rFonts w:ascii="Times New Roman" w:eastAsia="Times New Roman" w:hAnsi="Times New Roman" w:cs="Times New Roman"/>
          <w:sz w:val="24"/>
          <w:szCs w:val="24"/>
        </w:rPr>
      </w:pPr>
      <w:r w:rsidRPr="00B0367F">
        <w:rPr>
          <w:rFonts w:ascii="Times New Roman" w:hAnsi="Times New Roman"/>
          <w:sz w:val="24"/>
          <w:szCs w:val="24"/>
        </w:rPr>
        <w:t> </w:t>
      </w:r>
    </w:p>
    <w:p w:rsidR="00065151" w:rsidRPr="00B0367F" w:rsidRDefault="00EC78CD" w:rsidP="00A84680">
      <w:pPr>
        <w:pStyle w:val="BodyA"/>
        <w:widowControl w:val="0"/>
        <w:spacing w:after="0" w:line="240" w:lineRule="auto"/>
        <w:ind w:firstLine="360"/>
        <w:jc w:val="both"/>
        <w:rPr>
          <w:rFonts w:ascii="Times New Roman" w:eastAsia="Times New Roman" w:hAnsi="Times New Roman" w:cs="Times New Roman"/>
          <w:sz w:val="24"/>
          <w:szCs w:val="24"/>
        </w:rPr>
      </w:pPr>
      <w:bookmarkStart w:id="3" w:name="co_anchor_a725064_1"/>
      <w:bookmarkEnd w:id="3"/>
      <w:r w:rsidRPr="00B0367F">
        <w:rPr>
          <w:rFonts w:ascii="Times New Roman" w:hAnsi="Times New Roman"/>
          <w:color w:val="0E568C"/>
          <w:sz w:val="24"/>
          <w:szCs w:val="24"/>
          <w:u w:color="0E568C"/>
          <w:lang w:val="ru-RU"/>
        </w:rPr>
        <w:t>"</w:t>
      </w:r>
      <w:r w:rsidRPr="00B0367F">
        <w:rPr>
          <w:rFonts w:ascii="Times New Roman" w:hAnsi="Times New Roman"/>
          <w:sz w:val="24"/>
          <w:szCs w:val="24"/>
        </w:rPr>
        <w:t>Customer Failure” has the meaning set forth in Section 3.4.</w:t>
      </w:r>
      <w:bookmarkStart w:id="4" w:name="co_anchor_a365325_1"/>
      <w:bookmarkEnd w:id="4"/>
    </w:p>
    <w:p w:rsidR="00065151" w:rsidRPr="00B0367F" w:rsidRDefault="00EC78CD">
      <w:pPr>
        <w:pStyle w:val="BodyA"/>
        <w:widowControl w:val="0"/>
        <w:spacing w:after="0" w:line="240" w:lineRule="auto"/>
        <w:ind w:left="360"/>
        <w:jc w:val="both"/>
        <w:rPr>
          <w:rFonts w:ascii="Times New Roman" w:eastAsia="Times New Roman" w:hAnsi="Times New Roman" w:cs="Times New Roman"/>
          <w:sz w:val="24"/>
          <w:szCs w:val="24"/>
        </w:rPr>
      </w:pPr>
      <w:r w:rsidRPr="00B0367F">
        <w:rPr>
          <w:rFonts w:ascii="Times New Roman" w:hAnsi="Times New Roman"/>
          <w:sz w:val="24"/>
          <w:szCs w:val="24"/>
        </w:rPr>
        <w:t> </w:t>
      </w:r>
    </w:p>
    <w:p w:rsidR="00065151" w:rsidRPr="00B0367F" w:rsidRDefault="00EC78CD" w:rsidP="00A84680">
      <w:pPr>
        <w:pStyle w:val="BodyA"/>
        <w:widowControl w:val="0"/>
        <w:spacing w:after="0" w:line="240" w:lineRule="auto"/>
        <w:ind w:firstLine="360"/>
        <w:jc w:val="both"/>
        <w:rPr>
          <w:rFonts w:ascii="Times New Roman" w:eastAsia="Times New Roman" w:hAnsi="Times New Roman" w:cs="Times New Roman"/>
          <w:sz w:val="24"/>
          <w:szCs w:val="24"/>
        </w:rPr>
      </w:pPr>
      <w:bookmarkStart w:id="5" w:name="co_anchor_a875221_1"/>
      <w:bookmarkEnd w:id="5"/>
      <w:r w:rsidRPr="00B0367F">
        <w:rPr>
          <w:rFonts w:ascii="Times New Roman" w:hAnsi="Times New Roman"/>
          <w:color w:val="0E568C"/>
          <w:sz w:val="24"/>
          <w:szCs w:val="24"/>
          <w:u w:color="0E568C"/>
        </w:rPr>
        <w:t>“</w:t>
      </w:r>
      <w:r w:rsidRPr="00B0367F">
        <w:rPr>
          <w:rFonts w:ascii="Times New Roman" w:hAnsi="Times New Roman"/>
          <w:sz w:val="24"/>
          <w:szCs w:val="24"/>
        </w:rPr>
        <w:t>Deliverables” means the Maintenance Releases, Remote Access Software, Documentation, and any other work product that Provider provides or makes available to Customer in connection with the Services</w:t>
      </w:r>
      <w:r w:rsidR="00A35518">
        <w:rPr>
          <w:rFonts w:ascii="Times New Roman" w:hAnsi="Times New Roman"/>
          <w:sz w:val="24"/>
          <w:szCs w:val="24"/>
        </w:rPr>
        <w:t xml:space="preserve"> as described in all Purchase Orders and any Statement of Work, all of which are incorporated in this SLA</w:t>
      </w:r>
      <w:r w:rsidRPr="00B0367F">
        <w:rPr>
          <w:rFonts w:ascii="Times New Roman" w:hAnsi="Times New Roman"/>
          <w:sz w:val="24"/>
          <w:szCs w:val="24"/>
        </w:rPr>
        <w:t>.</w:t>
      </w:r>
    </w:p>
    <w:p w:rsidR="00065151" w:rsidRDefault="00EC78CD">
      <w:pPr>
        <w:pStyle w:val="BodyA"/>
        <w:widowControl w:val="0"/>
        <w:spacing w:after="0" w:line="240" w:lineRule="auto"/>
        <w:ind w:left="360"/>
        <w:jc w:val="both"/>
        <w:rPr>
          <w:rFonts w:ascii="Times New Roman" w:eastAsia="Times New Roman" w:hAnsi="Times New Roman" w:cs="Times New Roman"/>
        </w:rPr>
      </w:pPr>
      <w:r>
        <w:rPr>
          <w:rFonts w:ascii="Times New Roman" w:hAnsi="Times New Roman"/>
        </w:rPr>
        <w:t> </w:t>
      </w:r>
      <w:bookmarkStart w:id="6" w:name="co_anchor_a327511_1"/>
      <w:bookmarkEnd w:id="6"/>
      <w:r>
        <w:rPr>
          <w:rFonts w:ascii="Times New Roman" w:hAnsi="Times New Roman"/>
        </w:rPr>
        <w:t> </w:t>
      </w:r>
      <w:bookmarkStart w:id="7" w:name="co_anchor_a1035069_1"/>
      <w:bookmarkEnd w:id="7"/>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Fonts w:ascii="Times New Roman" w:hAnsi="Times New Roman" w:cs="Times New Roman"/>
          <w:sz w:val="24"/>
          <w:szCs w:val="24"/>
        </w:rPr>
        <w:t>“Documentation” means Provider’s user manuals and handbooks relating to the Software</w:t>
      </w:r>
      <w:r w:rsidR="00A84680">
        <w:rPr>
          <w:rFonts w:ascii="Times New Roman" w:hAnsi="Times New Roman" w:cs="Times New Roman"/>
          <w:sz w:val="24"/>
          <w:szCs w:val="24"/>
        </w:rPr>
        <w:t xml:space="preserve"> and </w:t>
      </w:r>
      <w:r w:rsidRPr="00B0367F">
        <w:rPr>
          <w:rFonts w:ascii="Times New Roman" w:hAnsi="Times New Roman" w:cs="Times New Roman"/>
          <w:sz w:val="24"/>
          <w:szCs w:val="24"/>
        </w:rPr>
        <w:t xml:space="preserve">end user documentation relating to the Software available at </w:t>
      </w:r>
      <w:r w:rsidR="00736344">
        <w:rPr>
          <w:rStyle w:val="Hyperlink0"/>
          <w:rFonts w:eastAsia="Arial Unicode MS"/>
          <w:sz w:val="24"/>
          <w:szCs w:val="24"/>
        </w:rPr>
        <w:fldChar w:fldCharType="begin"/>
      </w:r>
      <w:r w:rsidR="00736344">
        <w:rPr>
          <w:rStyle w:val="Hyperlink0"/>
          <w:rFonts w:eastAsia="Arial Unicode MS"/>
          <w:sz w:val="24"/>
          <w:szCs w:val="24"/>
        </w:rPr>
        <w:instrText xml:space="preserve"> "</w:instrText>
      </w:r>
      <w:r w:rsidR="00736344" w:rsidRPr="00B0367F">
        <w:rPr>
          <w:rStyle w:val="Hyperlink0"/>
          <w:rFonts w:eastAsia="Arial Unicode MS"/>
          <w:sz w:val="24"/>
          <w:szCs w:val="24"/>
        </w:rPr>
        <w:instrText>https://app.getsalve.co/</w:instrText>
      </w:r>
      <w:r w:rsidR="00736344">
        <w:rPr>
          <w:rStyle w:val="Hyperlink0"/>
          <w:rFonts w:eastAsia="Arial Unicode MS"/>
          <w:sz w:val="24"/>
          <w:szCs w:val="24"/>
        </w:rPr>
        <w:instrText>"</w:instrText>
      </w:r>
      <w:r w:rsidR="00736344">
        <w:rPr>
          <w:rStyle w:val="Hyperlink0"/>
          <w:rFonts w:eastAsia="Arial Unicode MS"/>
          <w:sz w:val="24"/>
          <w:szCs w:val="24"/>
        </w:rPr>
        <w:fldChar w:fldCharType="separate"/>
      </w:r>
      <w:r w:rsidR="00736344" w:rsidRPr="00B0367F">
        <w:rPr>
          <w:rStyle w:val="Hyperlink"/>
          <w:sz w:val="24"/>
          <w:szCs w:val="24"/>
        </w:rPr>
        <w:t>https://app.getsalve.co/</w:t>
      </w:r>
      <w:r w:rsidR="00736344">
        <w:rPr>
          <w:rStyle w:val="Hyperlink0"/>
          <w:rFonts w:eastAsia="Arial Unicode MS"/>
          <w:sz w:val="24"/>
          <w:szCs w:val="24"/>
        </w:rPr>
        <w:fldChar w:fldCharType="end"/>
      </w:r>
      <w:r w:rsidRPr="00B0367F">
        <w:rPr>
          <w:rStyle w:val="None"/>
          <w:rFonts w:ascii="Times New Roman" w:hAnsi="Times New Roman" w:cs="Times New Roman"/>
          <w:sz w:val="24"/>
          <w:szCs w:val="24"/>
        </w:rPr>
        <w:t xml:space="preserve"> </w:t>
      </w:r>
      <w:hyperlink r:id="rId8" w:history="1">
        <w:r w:rsidRPr="00B0367F">
          <w:rPr>
            <w:rStyle w:val="Hyperlink1"/>
            <w:rFonts w:eastAsia="Arial Unicode MS"/>
            <w:sz w:val="24"/>
            <w:szCs w:val="24"/>
            <w:lang w:val="de-DE"/>
          </w:rPr>
          <w:t>https://support.getsalve.co/</w:t>
        </w:r>
      </w:hyperlink>
      <w:r w:rsidRPr="00B0367F">
        <w:rPr>
          <w:rStyle w:val="None"/>
          <w:rFonts w:ascii="Times New Roman" w:hAnsi="Times New Roman" w:cs="Times New Roman"/>
          <w:sz w:val="24"/>
          <w:szCs w:val="24"/>
        </w:rPr>
        <w:t xml:space="preserve"> (</w:t>
      </w:r>
      <w:r w:rsidR="008255D1">
        <w:rPr>
          <w:rStyle w:val="None"/>
          <w:rFonts w:ascii="Times New Roman" w:hAnsi="Times New Roman" w:cs="Times New Roman"/>
          <w:sz w:val="24"/>
          <w:szCs w:val="24"/>
        </w:rPr>
        <w:t>“</w:t>
      </w:r>
      <w:r w:rsidRPr="00B0367F">
        <w:rPr>
          <w:rStyle w:val="None"/>
          <w:rFonts w:ascii="Times New Roman" w:hAnsi="Times New Roman" w:cs="Times New Roman"/>
          <w:sz w:val="24"/>
          <w:szCs w:val="24"/>
        </w:rPr>
        <w:t>Salve Support</w:t>
      </w:r>
      <w:r w:rsidR="008255D1">
        <w:rPr>
          <w:rStyle w:val="None"/>
          <w:rFonts w:ascii="Times New Roman" w:hAnsi="Times New Roman" w:cs="Times New Roman"/>
          <w:sz w:val="24"/>
          <w:szCs w:val="24"/>
        </w:rPr>
        <w:t>”</w:t>
      </w:r>
      <w:r w:rsidRPr="00B0367F">
        <w:rPr>
          <w:rStyle w:val="None"/>
          <w:rFonts w:ascii="Times New Roman" w:hAnsi="Times New Roman" w:cs="Times New Roman"/>
          <w:sz w:val="24"/>
          <w:szCs w:val="24"/>
        </w:rPr>
        <w:t xml:space="preserve">), Customer eCommerce, </w:t>
      </w:r>
      <w:r w:rsidR="00FD5886">
        <w:rPr>
          <w:rStyle w:val="None"/>
          <w:rFonts w:ascii="Times New Roman" w:hAnsi="Times New Roman" w:cs="Times New Roman"/>
          <w:sz w:val="24"/>
          <w:szCs w:val="24"/>
        </w:rPr>
        <w:t xml:space="preserve">and </w:t>
      </w:r>
      <w:r w:rsidRPr="00B0367F">
        <w:rPr>
          <w:rStyle w:val="None"/>
          <w:rFonts w:ascii="Times New Roman" w:hAnsi="Times New Roman" w:cs="Times New Roman"/>
          <w:sz w:val="24"/>
          <w:szCs w:val="24"/>
        </w:rPr>
        <w:t>Customer Documentation</w:t>
      </w:r>
      <w:r w:rsidR="00B0367F">
        <w:rPr>
          <w:rStyle w:val="None"/>
          <w:rFonts w:ascii="Times New Roman" w:hAnsi="Times New Roman" w:cs="Times New Roman"/>
          <w:sz w:val="24"/>
          <w:szCs w:val="24"/>
        </w:rPr>
        <w:t xml:space="preserve"> </w:t>
      </w:r>
      <w:r w:rsidRPr="00B0367F">
        <w:rPr>
          <w:rStyle w:val="None"/>
          <w:rFonts w:ascii="Times New Roman" w:hAnsi="Times New Roman" w:cs="Times New Roman"/>
          <w:sz w:val="24"/>
          <w:szCs w:val="24"/>
        </w:rPr>
        <w:t xml:space="preserve">that Provider provides or makes </w:t>
      </w:r>
      <w:r w:rsidRPr="00B0367F">
        <w:rPr>
          <w:rStyle w:val="None"/>
          <w:rFonts w:ascii="Times New Roman" w:hAnsi="Times New Roman" w:cs="Times New Roman"/>
          <w:sz w:val="24"/>
          <w:szCs w:val="24"/>
        </w:rPr>
        <w:lastRenderedPageBreak/>
        <w:t>available to Customer, which describe the functionality, components, features, or requirements of the Software, including any aspect of the operation or use of the Software.</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r w:rsidRPr="00B0367F">
        <w:rPr>
          <w:rStyle w:val="None"/>
          <w:rFonts w:ascii="Times New Roman" w:hAnsi="Times New Roman" w:cs="Times New Roman"/>
          <w:sz w:val="24"/>
          <w:szCs w:val="24"/>
        </w:rPr>
        <w:t> </w:t>
      </w:r>
      <w:bookmarkStart w:id="8" w:name="co_anchor_a1025847_1"/>
      <w:bookmarkEnd w:id="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w:t>
      </w:r>
      <w:r w:rsidRPr="00B0367F">
        <w:rPr>
          <w:rStyle w:val="None"/>
          <w:rFonts w:ascii="Times New Roman" w:hAnsi="Times New Roman"/>
          <w:sz w:val="24"/>
          <w:szCs w:val="24"/>
        </w:rPr>
        <w:t xml:space="preserve">Effective Date” has the meaning set forth in </w:t>
      </w:r>
      <w:r w:rsidR="00AF45B7">
        <w:rPr>
          <w:rStyle w:val="None"/>
          <w:rFonts w:ascii="Times New Roman" w:hAnsi="Times New Roman"/>
          <w:sz w:val="24"/>
          <w:szCs w:val="24"/>
        </w:rPr>
        <w:t xml:space="preserve">the SaaS. </w:t>
      </w:r>
      <w:bookmarkStart w:id="9" w:name="co_anchor_a383508_1"/>
      <w:bookmarkEnd w:id="9"/>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sz w:val="24"/>
          <w:szCs w:val="24"/>
        </w:rPr>
      </w:pP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B0367F">
        <w:rPr>
          <w:rStyle w:val="None"/>
          <w:rFonts w:ascii="Times New Roman" w:hAnsi="Times New Roman"/>
          <w:sz w:val="24"/>
          <w:szCs w:val="24"/>
          <w:lang w:val="it-IT"/>
        </w:rPr>
        <w:t>Error</w:t>
      </w:r>
      <w:r w:rsidRPr="00B0367F">
        <w:rPr>
          <w:rStyle w:val="None"/>
          <w:rFonts w:ascii="Times New Roman" w:hAnsi="Times New Roman"/>
          <w:sz w:val="24"/>
          <w:szCs w:val="24"/>
        </w:rPr>
        <w:t xml:space="preserve">” means a reproducible failure of the Software to perform in substantial conformity with the specifications set forth in the Documentation, </w:t>
      </w:r>
      <w:r w:rsidR="00A84680">
        <w:rPr>
          <w:rStyle w:val="None"/>
          <w:rFonts w:ascii="Times New Roman" w:hAnsi="Times New Roman"/>
          <w:sz w:val="24"/>
          <w:szCs w:val="24"/>
        </w:rPr>
        <w:t>the</w:t>
      </w:r>
      <w:r w:rsidRPr="00B0367F">
        <w:rPr>
          <w:rStyle w:val="None"/>
          <w:rFonts w:ascii="Times New Roman" w:hAnsi="Times New Roman"/>
          <w:sz w:val="24"/>
          <w:szCs w:val="24"/>
        </w:rPr>
        <w:t xml:space="preserve"> origin </w:t>
      </w:r>
      <w:r w:rsidR="00A84680">
        <w:rPr>
          <w:rStyle w:val="None"/>
          <w:rFonts w:ascii="Times New Roman" w:hAnsi="Times New Roman"/>
          <w:sz w:val="24"/>
          <w:szCs w:val="24"/>
        </w:rPr>
        <w:t xml:space="preserve">of which </w:t>
      </w:r>
      <w:r w:rsidRPr="00B0367F">
        <w:rPr>
          <w:rStyle w:val="None"/>
          <w:rFonts w:ascii="Times New Roman" w:hAnsi="Times New Roman"/>
          <w:sz w:val="24"/>
          <w:szCs w:val="24"/>
        </w:rPr>
        <w:t>can be isolated to a single cause</w:t>
      </w:r>
      <w:r w:rsidR="000A1E97" w:rsidRPr="00B0367F">
        <w:rPr>
          <w:rStyle w:val="None"/>
          <w:rFonts w:ascii="Times New Roman" w:hAnsi="Times New Roman"/>
          <w:sz w:val="24"/>
          <w:szCs w:val="24"/>
        </w:rPr>
        <w:t xml:space="preserve"> within the Software</w:t>
      </w:r>
      <w:r w:rsidRPr="00B0367F">
        <w:rPr>
          <w:rStyle w:val="None"/>
          <w:rFonts w:ascii="Times New Roman" w:hAnsi="Times New Roman"/>
          <w:sz w:val="24"/>
          <w:szCs w:val="24"/>
        </w:rPr>
        <w:t>.</w:t>
      </w:r>
      <w:r w:rsidR="008315C8" w:rsidRPr="00B0367F">
        <w:rPr>
          <w:rStyle w:val="None"/>
          <w:rFonts w:ascii="Times New Roman" w:hAnsi="Times New Roman"/>
          <w:sz w:val="24"/>
          <w:szCs w:val="24"/>
        </w:rPr>
        <w:t xml:space="preserve"> An Error does not include anything resulting f</w:t>
      </w:r>
      <w:r w:rsidR="00A84680">
        <w:rPr>
          <w:rStyle w:val="None"/>
          <w:rFonts w:ascii="Times New Roman" w:hAnsi="Times New Roman"/>
          <w:sz w:val="24"/>
          <w:szCs w:val="24"/>
        </w:rPr>
        <w:t>r</w:t>
      </w:r>
      <w:r w:rsidR="008315C8" w:rsidRPr="00B0367F">
        <w:rPr>
          <w:rStyle w:val="None"/>
          <w:rFonts w:ascii="Times New Roman" w:hAnsi="Times New Roman"/>
          <w:sz w:val="24"/>
          <w:szCs w:val="24"/>
        </w:rPr>
        <w:t xml:space="preserve">om </w:t>
      </w:r>
      <w:r w:rsidR="00B00E50">
        <w:rPr>
          <w:rStyle w:val="None"/>
          <w:rFonts w:ascii="Times New Roman" w:hAnsi="Times New Roman"/>
          <w:sz w:val="24"/>
          <w:szCs w:val="24"/>
        </w:rPr>
        <w:t xml:space="preserve">human error by the Company or </w:t>
      </w:r>
      <w:r w:rsidR="00A84680">
        <w:rPr>
          <w:rStyle w:val="None"/>
          <w:rFonts w:ascii="Times New Roman" w:hAnsi="Times New Roman"/>
          <w:sz w:val="24"/>
          <w:szCs w:val="24"/>
        </w:rPr>
        <w:t xml:space="preserve">a </w:t>
      </w:r>
      <w:r w:rsidR="008315C8" w:rsidRPr="00B0367F">
        <w:rPr>
          <w:rStyle w:val="None"/>
          <w:rFonts w:ascii="Times New Roman" w:hAnsi="Times New Roman"/>
          <w:sz w:val="24"/>
          <w:szCs w:val="24"/>
        </w:rPr>
        <w:t>Force Majeure</w:t>
      </w:r>
      <w:r w:rsidR="00A84680">
        <w:rPr>
          <w:rStyle w:val="None"/>
          <w:rFonts w:ascii="Times New Roman" w:hAnsi="Times New Roman"/>
          <w:sz w:val="24"/>
          <w:szCs w:val="24"/>
        </w:rPr>
        <w:t xml:space="preserve"> Event</w:t>
      </w:r>
      <w:r w:rsidR="008315C8" w:rsidRPr="00B0367F">
        <w:rPr>
          <w:rStyle w:val="None"/>
          <w:rFonts w:ascii="Times New Roman" w:hAnsi="Times New Roman"/>
          <w:sz w:val="24"/>
          <w:szCs w:val="24"/>
        </w:rPr>
        <w:t>, planned maintenance, or unplanned emergency maintenance and other events outside the Provider’s control.</w:t>
      </w:r>
    </w:p>
    <w:p w:rsidR="00065151" w:rsidRPr="00B0367F" w:rsidRDefault="00EC78CD" w:rsidP="00C304DA">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0" w:name="co_anchor_a666210_1"/>
      <w:bookmarkEnd w:id="10"/>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B0367F">
        <w:rPr>
          <w:rStyle w:val="None"/>
          <w:rFonts w:ascii="Times New Roman" w:hAnsi="Times New Roman"/>
          <w:sz w:val="24"/>
          <w:szCs w:val="24"/>
          <w:lang w:val="nl-NL"/>
        </w:rPr>
        <w:t>Fees</w:t>
      </w:r>
      <w:r w:rsidRPr="00B0367F">
        <w:rPr>
          <w:rStyle w:val="None"/>
          <w:rFonts w:ascii="Times New Roman" w:hAnsi="Times New Roman"/>
          <w:sz w:val="24"/>
          <w:szCs w:val="24"/>
        </w:rPr>
        <w:t>” has the meaning set forth in Section 7.1</w:t>
      </w:r>
      <w:r w:rsidR="00A84680">
        <w:rPr>
          <w:rStyle w:val="None"/>
          <w:rFonts w:ascii="Times New Roman" w:hAnsi="Times New Roman"/>
          <w:sz w:val="24"/>
          <w:szCs w:val="24"/>
        </w:rPr>
        <w:t>.</w:t>
      </w:r>
    </w:p>
    <w:p w:rsidR="00065151" w:rsidRPr="00B0367F" w:rsidRDefault="00065151"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“First Tier Support” means, in connection with training and support of Customer’s internal staff in the identification, diagnosis, and correction of Errors, the provision of access to technical information on Provider’s website for proper use of the Software.</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bookmarkStart w:id="11" w:name="co_anchor_a334147_1"/>
      <w:bookmarkEnd w:id="11"/>
      <w:r w:rsidRPr="00B0367F">
        <w:rPr>
          <w:rStyle w:val="None"/>
          <w:rFonts w:ascii="Times New Roman" w:hAnsi="Times New Roman"/>
          <w:sz w:val="24"/>
          <w:szCs w:val="24"/>
        </w:rPr>
        <w:t>‌</w:t>
      </w:r>
      <w:bookmarkStart w:id="12" w:name="co_anchor_a145062_1"/>
      <w:bookmarkEnd w:id="12"/>
    </w:p>
    <w:p w:rsidR="00065151" w:rsidRPr="00B0367F" w:rsidRDefault="00EC78CD" w:rsidP="007E1759">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B0367F">
        <w:rPr>
          <w:rStyle w:val="None"/>
          <w:rFonts w:ascii="Times New Roman" w:hAnsi="Times New Roman"/>
          <w:sz w:val="24"/>
          <w:szCs w:val="24"/>
          <w:lang w:val="fr-FR"/>
        </w:rPr>
        <w:t>Force Majeure Event</w:t>
      </w:r>
      <w:r w:rsidRPr="00B0367F">
        <w:rPr>
          <w:rStyle w:val="None"/>
          <w:rFonts w:ascii="Times New Roman" w:hAnsi="Times New Roman"/>
          <w:sz w:val="24"/>
          <w:szCs w:val="24"/>
        </w:rPr>
        <w:t>” has the meaning set forth in Section 14.1.</w:t>
      </w:r>
    </w:p>
    <w:p w:rsidR="00065151" w:rsidRPr="00B0367F" w:rsidRDefault="00EC78CD" w:rsidP="00C304DA">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3" w:name="co_anchor_a511684_1"/>
      <w:bookmarkEnd w:id="13"/>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7E1759">
        <w:rPr>
          <w:rStyle w:val="None"/>
          <w:rFonts w:ascii="Times New Roman" w:hAnsi="Times New Roman"/>
          <w:sz w:val="24"/>
          <w:szCs w:val="24"/>
        </w:rPr>
        <w:t>Incident</w:t>
      </w:r>
      <w:r w:rsidRPr="00B0367F">
        <w:rPr>
          <w:rStyle w:val="None"/>
          <w:rFonts w:ascii="Times New Roman" w:hAnsi="Times New Roman"/>
          <w:sz w:val="24"/>
          <w:szCs w:val="24"/>
        </w:rPr>
        <w:t>” means a support request that begins when Customer contacts Provider to report one specific Error and ends when Provider either: (a) Resolves the Error; or (b) determines in its sole discretion that the Error cannot be Resolved.</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“Indemnitee” has the meaning set forth in Section 11.3.</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4" w:name="co_anchor_a956254_1"/>
      <w:bookmarkEnd w:id="14"/>
    </w:p>
    <w:p w:rsidR="00065151" w:rsidRDefault="00EC78CD" w:rsidP="00A84680">
      <w:pPr>
        <w:pStyle w:val="BodyA"/>
        <w:widowControl w:val="0"/>
        <w:spacing w:after="0" w:line="240" w:lineRule="auto"/>
        <w:ind w:firstLine="360"/>
        <w:jc w:val="both"/>
        <w:rPr>
          <w:rStyle w:val="None"/>
          <w:rFonts w:ascii="Times New Roman" w:hAnsi="Times New Roman"/>
          <w:sz w:val="24"/>
          <w:szCs w:val="24"/>
        </w:rPr>
      </w:pPr>
      <w:r w:rsidRPr="00B0367F">
        <w:rPr>
          <w:rStyle w:val="None"/>
          <w:rFonts w:ascii="Times New Roman" w:hAnsi="Times New Roman"/>
          <w:sz w:val="24"/>
          <w:szCs w:val="24"/>
        </w:rPr>
        <w:t>“Indemnitor” has the meaning set forth in Section 11.3.</w:t>
      </w:r>
    </w:p>
    <w:p w:rsidR="009A2317" w:rsidRDefault="009A2317" w:rsidP="00FD5886">
      <w:pPr>
        <w:pStyle w:val="BodyA"/>
        <w:widowControl w:val="0"/>
        <w:spacing w:after="0" w:line="240" w:lineRule="auto"/>
        <w:jc w:val="both"/>
        <w:rPr>
          <w:rStyle w:val="None"/>
          <w:rFonts w:ascii="Times New Roman" w:hAnsi="Times New Roman"/>
          <w:sz w:val="24"/>
          <w:szCs w:val="24"/>
        </w:rPr>
      </w:pPr>
    </w:p>
    <w:p w:rsidR="009A2317" w:rsidRPr="00B0367F" w:rsidRDefault="009A2317"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“Integration(s)” means any software integration or application integration that combines various types of applications or software sub-systems to create a unified single system for reporting, data analysis, and other business operations.</w:t>
      </w:r>
    </w:p>
    <w:p w:rsidR="00065151" w:rsidRPr="00EF01B3" w:rsidRDefault="00EC78CD" w:rsidP="00EF01B3">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 w:name="co_anchor_a540271_1"/>
      <w:bookmarkStart w:id="16" w:name="co_anchor_a881485_1"/>
      <w:bookmarkEnd w:id="15"/>
      <w:bookmarkEnd w:id="16"/>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“Intellectual Property Rights” means any and all registered and unregistered rights granted, applied for, or otherwise now or hereafter in existence under or related to any patent, copyright, trademark, trade secret, database protection, or other intellectual property rights Laws, and all similar or equivalent rights or forms of protection, in any part of the world.</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 w:name="co_anchor_a834083_1"/>
      <w:bookmarkEnd w:id="17"/>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“Law” means any statute, law, ordinance, regulation, rule, code, order, constitution, treaty, common law, or other requirement or rule of any federal, state, local, or foreign government or political subdivision thereof.</w:t>
      </w:r>
    </w:p>
    <w:p w:rsidR="00065151" w:rsidRPr="00B0367F" w:rsidRDefault="00EC78CD" w:rsidP="00A84680">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8" w:name="co_anchor_a864168_1"/>
      <w:bookmarkEnd w:id="18"/>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7E1759">
        <w:rPr>
          <w:rStyle w:val="None"/>
          <w:rFonts w:ascii="Times New Roman" w:hAnsi="Times New Roman"/>
          <w:sz w:val="24"/>
          <w:szCs w:val="24"/>
        </w:rPr>
        <w:t>Loss</w:t>
      </w:r>
      <w:r w:rsidRPr="00B0367F">
        <w:rPr>
          <w:rStyle w:val="None"/>
          <w:rFonts w:ascii="Times New Roman" w:hAnsi="Times New Roman"/>
          <w:sz w:val="24"/>
          <w:szCs w:val="24"/>
        </w:rPr>
        <w:t>” means all losses, damages, liabilities, deficiencies, claims, actions, judgments, settlements, interest, awards, penalties, fines, costs, or expenses of whatever kind, including reasonable attorneys’ fees</w:t>
      </w:r>
      <w:r w:rsidR="007E1759">
        <w:rPr>
          <w:rStyle w:val="None"/>
          <w:rFonts w:ascii="Times New Roman" w:hAnsi="Times New Roman"/>
          <w:sz w:val="24"/>
          <w:szCs w:val="24"/>
        </w:rPr>
        <w:t xml:space="preserve">, </w:t>
      </w:r>
      <w:r w:rsidRPr="00B0367F">
        <w:rPr>
          <w:rStyle w:val="None"/>
          <w:rFonts w:ascii="Times New Roman" w:hAnsi="Times New Roman"/>
          <w:sz w:val="24"/>
          <w:szCs w:val="24"/>
        </w:rPr>
        <w:t>the costs of enforcing any right to indemnification hereunder</w:t>
      </w:r>
      <w:r w:rsidR="007E1759">
        <w:rPr>
          <w:rStyle w:val="None"/>
          <w:rFonts w:ascii="Times New Roman" w:hAnsi="Times New Roman"/>
          <w:sz w:val="24"/>
          <w:szCs w:val="24"/>
        </w:rPr>
        <w:t>,</w:t>
      </w:r>
      <w:r w:rsidRPr="00B0367F">
        <w:rPr>
          <w:rStyle w:val="None"/>
          <w:rFonts w:ascii="Times New Roman" w:hAnsi="Times New Roman"/>
          <w:sz w:val="24"/>
          <w:szCs w:val="24"/>
        </w:rPr>
        <w:t xml:space="preserve"> and the cost of pursuing any insurance providers.</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 w:name="co_anchor_a892166_1"/>
      <w:bookmarkEnd w:id="19"/>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xml:space="preserve">“Maintenance Release” means any update, upgrade, release, or other adaptation or </w:t>
      </w:r>
      <w:r w:rsidRPr="00B0367F">
        <w:rPr>
          <w:rStyle w:val="None"/>
          <w:rFonts w:ascii="Times New Roman" w:hAnsi="Times New Roman"/>
          <w:sz w:val="24"/>
          <w:szCs w:val="24"/>
        </w:rPr>
        <w:lastRenderedPageBreak/>
        <w:t>modification of the Software, including any updated Documentation, that Provider may provide to Customer from time to time during the Term, which may contain, among other things, error corrections, enhancements, improvements, or other changes to the user interface, functionality, compatibility, capabilities, performance, efficiency, or quality of the Software, but does not include any New Version.</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0" w:name="co_anchor_a73750_1"/>
      <w:bookmarkEnd w:id="20"/>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w:t>
      </w:r>
      <w:r w:rsidRPr="00B0367F">
        <w:rPr>
          <w:rStyle w:val="None"/>
          <w:rFonts w:ascii="Times New Roman" w:hAnsi="Times New Roman"/>
          <w:sz w:val="24"/>
          <w:szCs w:val="24"/>
          <w:lang w:val="de-DE"/>
        </w:rPr>
        <w:t>New Version</w:t>
      </w:r>
      <w:r w:rsidRPr="00B0367F">
        <w:rPr>
          <w:rStyle w:val="None"/>
          <w:rFonts w:ascii="Times New Roman" w:hAnsi="Times New Roman"/>
          <w:sz w:val="24"/>
          <w:szCs w:val="24"/>
        </w:rPr>
        <w:t>” means any new version of the Software that Provider may from time to time introduce and market generally as a distinct licensed product (as may be indicated by Provider’s designation of a new version number), and which Provider may make available to Customer at an additional cost under a separate written agreement.</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 w:name="co_anchor_a791672_1"/>
      <w:bookmarkEnd w:id="21"/>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“Normal Business Hours” means 8:00 AM ET – 6:00 PM ET</w:t>
      </w:r>
      <w:r w:rsidR="00425B08">
        <w:rPr>
          <w:rStyle w:val="None"/>
          <w:rFonts w:ascii="Times New Roman" w:hAnsi="Times New Roman"/>
          <w:sz w:val="24"/>
          <w:szCs w:val="24"/>
        </w:rPr>
        <w:t xml:space="preserve"> </w:t>
      </w:r>
      <w:r w:rsidR="00425B08" w:rsidRPr="00B0367F">
        <w:rPr>
          <w:rStyle w:val="None"/>
          <w:rFonts w:ascii="Times New Roman" w:hAnsi="Times New Roman"/>
          <w:sz w:val="24"/>
          <w:szCs w:val="24"/>
        </w:rPr>
        <w:t>Monday through Friday</w:t>
      </w:r>
      <w:r w:rsidRPr="00B0367F">
        <w:rPr>
          <w:rStyle w:val="None"/>
          <w:rFonts w:ascii="Times New Roman" w:hAnsi="Times New Roman"/>
          <w:sz w:val="24"/>
          <w:szCs w:val="24"/>
        </w:rPr>
        <w:t>.</w:t>
      </w:r>
      <w:r w:rsidR="00425B08">
        <w:rPr>
          <w:rStyle w:val="None"/>
          <w:rFonts w:ascii="Times New Roman" w:hAnsi="Times New Roman"/>
          <w:sz w:val="24"/>
          <w:szCs w:val="24"/>
        </w:rPr>
        <w:t xml:space="preserve"> </w:t>
      </w:r>
    </w:p>
    <w:p w:rsidR="00065151" w:rsidRDefault="00065151" w:rsidP="00425B08">
      <w:pPr>
        <w:pStyle w:val="BodyA"/>
        <w:widowControl w:val="0"/>
        <w:spacing w:after="0" w:line="240" w:lineRule="auto"/>
        <w:ind w:firstLine="360"/>
        <w:jc w:val="both"/>
        <w:rPr>
          <w:rStyle w:val="None"/>
          <w:rFonts w:ascii="Times New Roman" w:eastAsia="Times New Roman" w:hAnsi="Times New Roman" w:cs="Times New Roman"/>
        </w:rPr>
      </w:pP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“Open Source Components” means any software component that is subject to any open source license agreement, including any software available under the GNU Affero General Public License (AGPL), GNU General Public License (GPL), GNU Lesser General Public License (LGPL), Mozilla Public License (MPL), Apache License, BSD licenses, or any other license that is approved by the Open Source Initiative.</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color w:val="0E568C"/>
          <w:sz w:val="24"/>
          <w:szCs w:val="24"/>
          <w:u w:color="0E568C"/>
        </w:rPr>
      </w:pPr>
      <w:r w:rsidRPr="00B0367F">
        <w:rPr>
          <w:rStyle w:val="None"/>
          <w:rFonts w:ascii="Times New Roman" w:hAnsi="Times New Roman"/>
          <w:sz w:val="24"/>
          <w:szCs w:val="24"/>
          <w:vertAlign w:val="superscript"/>
        </w:rPr>
        <w:t xml:space="preserve"> </w:t>
      </w:r>
      <w:bookmarkStart w:id="22" w:name="co_anchor_a101432_1"/>
      <w:bookmarkEnd w:id="22"/>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“Open Source License” has the meaning set forth in Section 2.9.</w:t>
      </w:r>
    </w:p>
    <w:p w:rsidR="00065151" w:rsidRDefault="00065151" w:rsidP="00425B08">
      <w:pPr>
        <w:pStyle w:val="BodyA"/>
        <w:widowControl w:val="0"/>
        <w:spacing w:after="0" w:line="240" w:lineRule="auto"/>
        <w:ind w:firstLine="360"/>
        <w:jc w:val="both"/>
        <w:rPr>
          <w:rStyle w:val="None"/>
          <w:rFonts w:ascii="Times New Roman" w:eastAsia="Times New Roman" w:hAnsi="Times New Roman" w:cs="Times New Roman"/>
          <w:color w:val="0E568C"/>
          <w:u w:color="0E568C"/>
        </w:rPr>
      </w:pPr>
      <w:bookmarkStart w:id="23" w:name="co_anchor_a898486_1"/>
      <w:bookmarkEnd w:id="23"/>
    </w:p>
    <w:p w:rsidR="00065151" w:rsidRDefault="00EC78CD" w:rsidP="00425B08">
      <w:pPr>
        <w:pStyle w:val="BodyA"/>
        <w:widowControl w:val="0"/>
        <w:spacing w:after="0" w:line="240" w:lineRule="auto"/>
        <w:ind w:firstLine="360"/>
        <w:jc w:val="both"/>
        <w:rPr>
          <w:rStyle w:val="None"/>
          <w:rFonts w:ascii="Times New Roman" w:hAnsi="Times New Roman" w:cs="Times New Roman"/>
          <w:sz w:val="24"/>
          <w:szCs w:val="24"/>
        </w:rPr>
      </w:pPr>
      <w:r w:rsidRPr="00B0367F">
        <w:rPr>
          <w:rStyle w:val="None"/>
          <w:rFonts w:ascii="Times New Roman" w:hAnsi="Times New Roman" w:cs="Times New Roman"/>
          <w:sz w:val="24"/>
          <w:szCs w:val="24"/>
        </w:rPr>
        <w:t>“Optional Support Services” means any of the Services set out in Exhibit A, and any other services to Customer under this Agreement that Customer and Provider may from time to time agree on in writing.</w:t>
      </w:r>
    </w:p>
    <w:p w:rsidR="00323B18" w:rsidRDefault="00323B18" w:rsidP="00425B08">
      <w:pPr>
        <w:pStyle w:val="BodyA"/>
        <w:widowControl w:val="0"/>
        <w:spacing w:after="0" w:line="240" w:lineRule="auto"/>
        <w:ind w:firstLine="360"/>
        <w:jc w:val="both"/>
        <w:rPr>
          <w:rStyle w:val="None"/>
          <w:rFonts w:ascii="Times New Roman" w:hAnsi="Times New Roman" w:cs="Times New Roman"/>
          <w:sz w:val="24"/>
          <w:szCs w:val="24"/>
        </w:rPr>
      </w:pPr>
    </w:p>
    <w:p w:rsidR="00323B18" w:rsidRPr="00B0367F" w:rsidRDefault="00323B18"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Pr>
          <w:rStyle w:val="None"/>
          <w:rFonts w:ascii="Times New Roman" w:hAnsi="Times New Roman" w:cs="Times New Roman"/>
          <w:sz w:val="24"/>
          <w:szCs w:val="24"/>
        </w:rPr>
        <w:t>“Payment Failure” has the meaning set forth in Section 9.</w:t>
      </w:r>
      <w:r w:rsidR="00FD5886">
        <w:rPr>
          <w:rStyle w:val="None"/>
          <w:rFonts w:ascii="Times New Roman" w:hAnsi="Times New Roman" w:cs="Times New Roman"/>
          <w:sz w:val="24"/>
          <w:szCs w:val="24"/>
        </w:rPr>
        <w:t>2</w:t>
      </w:r>
      <w:r>
        <w:rPr>
          <w:rStyle w:val="None"/>
          <w:rFonts w:ascii="Times New Roman" w:hAnsi="Times New Roman" w:cs="Times New Roman"/>
          <w:sz w:val="24"/>
          <w:szCs w:val="24"/>
        </w:rPr>
        <w:t>(a).</w:t>
      </w:r>
    </w:p>
    <w:p w:rsidR="00065151" w:rsidRPr="0020188B" w:rsidRDefault="00EC78CD" w:rsidP="0020188B">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24" w:name="co_anchor_a1015507_1"/>
      <w:bookmarkStart w:id="25" w:name="co_anchor_a1028093_1"/>
      <w:bookmarkEnd w:id="24"/>
      <w:bookmarkEnd w:id="25"/>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w:t>
      </w:r>
      <w:r w:rsidRPr="00B0367F">
        <w:rPr>
          <w:rStyle w:val="None"/>
          <w:rFonts w:ascii="Times New Roman" w:hAnsi="Times New Roman" w:cs="Times New Roman"/>
          <w:sz w:val="24"/>
          <w:szCs w:val="24"/>
          <w:lang w:val="de-DE"/>
        </w:rPr>
        <w:t>Person</w:t>
      </w:r>
      <w:r w:rsidRPr="00B0367F">
        <w:rPr>
          <w:rStyle w:val="None"/>
          <w:rFonts w:ascii="Times New Roman" w:hAnsi="Times New Roman" w:cs="Times New Roman"/>
          <w:sz w:val="24"/>
          <w:szCs w:val="24"/>
        </w:rPr>
        <w:t>” means an individual, corporation, partnership, joint venture, limited liability entity, governmental authority, unincorporated organization, trust, association, or other entity.</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bookmarkStart w:id="26" w:name="co_anchor_a661497_1"/>
      <w:bookmarkEnd w:id="26"/>
      <w:r w:rsidRPr="00B0367F">
        <w:rPr>
          <w:rStyle w:val="None"/>
          <w:rFonts w:ascii="Times New Roman" w:hAnsi="Times New Roman" w:cs="Times New Roman"/>
          <w:sz w:val="24"/>
          <w:szCs w:val="24"/>
        </w:rPr>
        <w:t> </w:t>
      </w:r>
      <w:bookmarkStart w:id="27" w:name="co_anchor_a524433_1"/>
      <w:bookmarkEnd w:id="27"/>
    </w:p>
    <w:p w:rsidR="00065151" w:rsidRDefault="00EC78CD" w:rsidP="00425B08">
      <w:pPr>
        <w:pStyle w:val="BodyA"/>
        <w:widowControl w:val="0"/>
        <w:spacing w:after="0" w:line="240" w:lineRule="auto"/>
        <w:ind w:firstLine="360"/>
        <w:jc w:val="both"/>
        <w:rPr>
          <w:rStyle w:val="None"/>
          <w:rFonts w:ascii="Times New Roman" w:hAnsi="Times New Roman" w:cs="Times New Roman"/>
          <w:sz w:val="24"/>
          <w:szCs w:val="24"/>
        </w:rPr>
      </w:pPr>
      <w:r w:rsidRPr="00B0367F">
        <w:rPr>
          <w:rStyle w:val="None"/>
          <w:rFonts w:ascii="Times New Roman" w:hAnsi="Times New Roman" w:cs="Times New Roman"/>
          <w:sz w:val="24"/>
          <w:szCs w:val="24"/>
        </w:rPr>
        <w:t>“</w:t>
      </w:r>
      <w:r w:rsidRPr="00B0367F">
        <w:rPr>
          <w:rStyle w:val="None"/>
          <w:rFonts w:ascii="Times New Roman" w:hAnsi="Times New Roman" w:cs="Times New Roman"/>
          <w:sz w:val="24"/>
          <w:szCs w:val="24"/>
          <w:lang w:val="fr-FR"/>
        </w:rPr>
        <w:t>Provider Personnel</w:t>
      </w:r>
      <w:r w:rsidRPr="00B0367F">
        <w:rPr>
          <w:rStyle w:val="None"/>
          <w:rFonts w:ascii="Times New Roman" w:hAnsi="Times New Roman" w:cs="Times New Roman"/>
          <w:sz w:val="24"/>
          <w:szCs w:val="24"/>
        </w:rPr>
        <w:t>” means all Persons involved in the performance of Services as employees, agents, or independent contractors of Provider or any Subcontractor.</w:t>
      </w:r>
    </w:p>
    <w:p w:rsidR="00A35518" w:rsidRDefault="00A35518" w:rsidP="00425B08">
      <w:pPr>
        <w:pStyle w:val="BodyA"/>
        <w:widowControl w:val="0"/>
        <w:spacing w:after="0" w:line="240" w:lineRule="auto"/>
        <w:ind w:firstLine="360"/>
        <w:jc w:val="both"/>
        <w:rPr>
          <w:rStyle w:val="None"/>
          <w:rFonts w:ascii="Times New Roman" w:hAnsi="Times New Roman" w:cs="Times New Roman"/>
          <w:sz w:val="24"/>
          <w:szCs w:val="24"/>
        </w:rPr>
      </w:pPr>
    </w:p>
    <w:p w:rsidR="00A35518" w:rsidRPr="00425B08" w:rsidRDefault="00A35518" w:rsidP="00425B08">
      <w:pPr>
        <w:pStyle w:val="BodyA"/>
        <w:widowControl w:val="0"/>
        <w:spacing w:after="0" w:line="240" w:lineRule="auto"/>
        <w:ind w:firstLine="360"/>
        <w:jc w:val="both"/>
        <w:rPr>
          <w:rStyle w:val="None"/>
          <w:rFonts w:ascii="Times New Roman" w:eastAsia="Times New Roman" w:hAnsi="Times New Roman" w:cs="Times New Roman"/>
          <w:color w:val="auto"/>
          <w:sz w:val="24"/>
          <w:szCs w:val="24"/>
        </w:rPr>
      </w:pPr>
      <w:r w:rsidRPr="00425B08">
        <w:rPr>
          <w:rStyle w:val="None"/>
          <w:rFonts w:ascii="Times New Roman" w:hAnsi="Times New Roman" w:cs="Times New Roman"/>
          <w:color w:val="auto"/>
          <w:sz w:val="24"/>
          <w:szCs w:val="24"/>
        </w:rPr>
        <w:t>“Purchase Order” has the meaning set forth in the SaaS.</w:t>
      </w:r>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28" w:name="co_anchor_a171355_1"/>
      <w:bookmarkEnd w:id="28"/>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“Reimbursable Expenses” has the meaning set forth in Section 7.</w:t>
      </w:r>
      <w:r w:rsidR="00C96D35">
        <w:rPr>
          <w:rStyle w:val="None"/>
          <w:rFonts w:ascii="Times New Roman" w:hAnsi="Times New Roman" w:cs="Times New Roman"/>
          <w:sz w:val="24"/>
          <w:szCs w:val="24"/>
        </w:rPr>
        <w:t>3</w:t>
      </w:r>
      <w:r w:rsidRPr="00B0367F">
        <w:rPr>
          <w:rStyle w:val="None"/>
          <w:rFonts w:ascii="Times New Roman" w:hAnsi="Times New Roman" w:cs="Times New Roman"/>
          <w:sz w:val="24"/>
          <w:szCs w:val="24"/>
        </w:rPr>
        <w:t>. </w:t>
      </w:r>
    </w:p>
    <w:p w:rsidR="00065151" w:rsidRPr="00B0367F" w:rsidRDefault="00065151" w:rsidP="00425B08">
      <w:pPr>
        <w:pStyle w:val="BodyA"/>
        <w:widowControl w:val="0"/>
        <w:spacing w:after="0" w:line="240" w:lineRule="auto"/>
        <w:ind w:firstLine="360"/>
        <w:jc w:val="both"/>
        <w:rPr>
          <w:rStyle w:val="None"/>
          <w:rFonts w:ascii="Times New Roman" w:eastAsia="Times New Roman" w:hAnsi="Times New Roman" w:cs="Times New Roman"/>
          <w:color w:val="0E568C"/>
          <w:sz w:val="24"/>
          <w:szCs w:val="24"/>
          <w:u w:color="0E568C"/>
        </w:rPr>
      </w:pPr>
      <w:bookmarkStart w:id="29" w:name="co_anchor_a507322_1"/>
      <w:bookmarkEnd w:id="29"/>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“Remote Access Software” has the meaning set forth in Section 2.3.</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30" w:name="co_anchor_a680814_1"/>
      <w:bookmarkEnd w:id="30"/>
    </w:p>
    <w:p w:rsidR="00065151" w:rsidRPr="00B0367F" w:rsidRDefault="00EC78CD" w:rsidP="00425B0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“Remote Services” means the delivery of Services remotely over the internet through the use of Remote Access Software that Provider installs on Customer’</w:t>
      </w:r>
      <w:r w:rsidRPr="00B0367F">
        <w:rPr>
          <w:rStyle w:val="None"/>
          <w:rFonts w:ascii="Times New Roman" w:hAnsi="Times New Roman" w:cs="Times New Roman"/>
          <w:sz w:val="24"/>
          <w:szCs w:val="24"/>
          <w:lang w:val="pt-PT"/>
        </w:rPr>
        <w:t xml:space="preserve">s </w:t>
      </w:r>
      <w:r w:rsidRPr="00B0367F">
        <w:rPr>
          <w:rStyle w:val="None"/>
          <w:rFonts w:ascii="Times New Roman" w:hAnsi="Times New Roman" w:cs="Times New Roman"/>
          <w:sz w:val="24"/>
          <w:szCs w:val="24"/>
        </w:rPr>
        <w:t>computers.</w:t>
      </w:r>
      <w:bookmarkStart w:id="31" w:name="co_anchor_a317708_1"/>
      <w:bookmarkEnd w:id="31"/>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32" w:name="co_anchor_a691495_1"/>
      <w:bookmarkEnd w:id="32"/>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xml:space="preserve">“Representatives” means, with respect to a Party, its affiliates, subsidiaries, employees, officers, directors, consultants, agents, independent contractors, service providers, sublicensees, subcontractors, and legal advisors. </w:t>
      </w:r>
    </w:p>
    <w:p w:rsidR="00065151" w:rsidRPr="00B0367F" w:rsidRDefault="00065151" w:rsidP="00BA2EFD">
      <w:pPr>
        <w:pStyle w:val="BodyA"/>
        <w:widowControl w:val="0"/>
        <w:spacing w:after="0" w:line="240" w:lineRule="auto"/>
        <w:ind w:firstLine="360"/>
        <w:jc w:val="both"/>
        <w:rPr>
          <w:rStyle w:val="None"/>
          <w:rFonts w:ascii="Times New Roman" w:eastAsia="Times New Roman" w:hAnsi="Times New Roman" w:cs="Times New Roman"/>
          <w:color w:val="0E568C"/>
          <w:sz w:val="24"/>
          <w:szCs w:val="24"/>
          <w:u w:color="0E568C"/>
        </w:rPr>
      </w:pPr>
      <w:bookmarkStart w:id="33" w:name="co_anchor_a659451_1"/>
      <w:bookmarkEnd w:id="33"/>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w:t>
      </w:r>
      <w:r w:rsidRPr="00B0367F">
        <w:rPr>
          <w:rStyle w:val="None"/>
          <w:rFonts w:ascii="Times New Roman" w:hAnsi="Times New Roman" w:cs="Times New Roman"/>
          <w:sz w:val="24"/>
          <w:szCs w:val="24"/>
          <w:lang w:val="pt-PT"/>
        </w:rPr>
        <w:t>Resolve</w:t>
      </w:r>
      <w:r w:rsidRPr="00B0367F">
        <w:rPr>
          <w:rStyle w:val="None"/>
          <w:rFonts w:ascii="Times New Roman" w:hAnsi="Times New Roman" w:cs="Times New Roman"/>
          <w:sz w:val="24"/>
          <w:szCs w:val="24"/>
        </w:rPr>
        <w:t xml:space="preserve">” means the provision of: (a) Services that, in Provider’s reasonable discretion, correct </w:t>
      </w:r>
      <w:r w:rsidRPr="00B0367F">
        <w:rPr>
          <w:rStyle w:val="None"/>
          <w:rFonts w:ascii="Times New Roman" w:hAnsi="Times New Roman" w:cs="Times New Roman"/>
          <w:sz w:val="24"/>
          <w:szCs w:val="24"/>
        </w:rPr>
        <w:lastRenderedPageBreak/>
        <w:t>the Error; (b) information to Customer that corrects the Error; (c) information to Customer on how to obtain a software solution that corrects the Error; (d) notice to Customer that the Error is caused by a known, unresolved issue or an incompatibility issue with the Software; (e) information to Customer that identifies the Error as being corrected by upgrading to a newer release of the Software; or (f) notice to Customer that the Error has been identified as arising out of or resulting from a Service Exception.</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34" w:name="co_anchor_a755583_1"/>
      <w:bookmarkEnd w:id="34"/>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“Respond” means Provider’s initial communication with Customer, whether by telephone, email, or otherwise, acknowledging Customer’s request for Services in connection with a specific Error. “Response” has a correlative meaning.</w:t>
      </w:r>
      <w:r w:rsidR="00BA2EFD">
        <w:rPr>
          <w:rStyle w:val="None"/>
          <w:rFonts w:ascii="Times New Roman" w:hAnsi="Times New Roman" w:cs="Times New Roman"/>
          <w:sz w:val="24"/>
          <w:szCs w:val="24"/>
        </w:rPr>
        <w:t xml:space="preserve"> </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35" w:name="co_anchor_a467188_1"/>
      <w:bookmarkEnd w:id="35"/>
    </w:p>
    <w:p w:rsidR="00B66CFF" w:rsidRDefault="00B66CFF" w:rsidP="00BA2EFD">
      <w:pPr>
        <w:pStyle w:val="BodyA"/>
        <w:widowControl w:val="0"/>
        <w:spacing w:after="0" w:line="240" w:lineRule="auto"/>
        <w:ind w:firstLine="360"/>
        <w:jc w:val="both"/>
        <w:rPr>
          <w:rStyle w:val="None"/>
          <w:rFonts w:ascii="Times New Roman" w:hAnsi="Times New Roman" w:cs="Times New Roman"/>
          <w:sz w:val="24"/>
          <w:szCs w:val="24"/>
        </w:rPr>
      </w:pPr>
      <w:r>
        <w:rPr>
          <w:rStyle w:val="None"/>
          <w:rFonts w:ascii="Times New Roman" w:hAnsi="Times New Roman" w:cs="Times New Roman"/>
          <w:sz w:val="24"/>
          <w:szCs w:val="24"/>
        </w:rPr>
        <w:t>“SaaS” has the meaning set forth in the recitals.</w:t>
      </w:r>
    </w:p>
    <w:p w:rsidR="00B66CFF" w:rsidRDefault="00B66CFF" w:rsidP="00BA2EFD">
      <w:pPr>
        <w:pStyle w:val="BodyA"/>
        <w:widowControl w:val="0"/>
        <w:spacing w:after="0" w:line="240" w:lineRule="auto"/>
        <w:ind w:firstLine="360"/>
        <w:jc w:val="both"/>
        <w:rPr>
          <w:rStyle w:val="None"/>
          <w:rFonts w:ascii="Times New Roman" w:hAnsi="Times New Roman" w:cs="Times New Roman"/>
          <w:sz w:val="24"/>
          <w:szCs w:val="24"/>
        </w:rPr>
      </w:pP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“Second Tier Support” means, in connection with the identification, diagnosis, and correction of Errors during Normal Business hours, by the provision of telephone, email, or chat assistance.</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36" w:name="co_anchor_a332376_1"/>
      <w:bookmarkEnd w:id="36"/>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“Services” has the meaning set forth in Section 2</w:t>
      </w:r>
      <w:r w:rsidR="00A35518">
        <w:rPr>
          <w:rStyle w:val="None"/>
          <w:rFonts w:ascii="Times New Roman" w:hAnsi="Times New Roman" w:cs="Times New Roman"/>
          <w:sz w:val="24"/>
          <w:szCs w:val="24"/>
        </w:rPr>
        <w:t xml:space="preserve"> of this SLA and also as set forth in the Saa</w:t>
      </w:r>
      <w:r w:rsidR="00BA2EFD">
        <w:rPr>
          <w:rStyle w:val="None"/>
          <w:rFonts w:ascii="Times New Roman" w:hAnsi="Times New Roman" w:cs="Times New Roman"/>
          <w:sz w:val="24"/>
          <w:szCs w:val="24"/>
        </w:rPr>
        <w:t>S</w:t>
      </w:r>
      <w:r w:rsidR="00A35518">
        <w:rPr>
          <w:rStyle w:val="None"/>
          <w:rFonts w:ascii="Times New Roman" w:hAnsi="Times New Roman" w:cs="Times New Roman"/>
          <w:sz w:val="24"/>
          <w:szCs w:val="24"/>
        </w:rPr>
        <w:t xml:space="preserve"> and any valid Purchase Order and Statement of Work</w:t>
      </w:r>
      <w:r w:rsidRPr="00B0367F">
        <w:rPr>
          <w:rStyle w:val="None"/>
          <w:rFonts w:ascii="Times New Roman" w:hAnsi="Times New Roman" w:cs="Times New Roman"/>
          <w:sz w:val="24"/>
          <w:szCs w:val="24"/>
        </w:rPr>
        <w:t>.</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37" w:name="co_anchor_a889397_1"/>
      <w:bookmarkEnd w:id="37"/>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“Service Exception” has the meaning set forth in Section 4. </w:t>
      </w:r>
    </w:p>
    <w:p w:rsidR="00065151" w:rsidRPr="00B0367F" w:rsidRDefault="00065151" w:rsidP="00BA2EFD">
      <w:pPr>
        <w:pStyle w:val="BodyA"/>
        <w:widowControl w:val="0"/>
        <w:spacing w:after="0" w:line="240" w:lineRule="auto"/>
        <w:ind w:firstLine="360"/>
        <w:jc w:val="both"/>
        <w:rPr>
          <w:rStyle w:val="None"/>
          <w:rFonts w:ascii="Times New Roman" w:eastAsia="Times New Roman" w:hAnsi="Times New Roman" w:cs="Times New Roman"/>
          <w:color w:val="0E568C"/>
          <w:sz w:val="24"/>
          <w:szCs w:val="24"/>
          <w:u w:color="0E568C"/>
        </w:rPr>
      </w:pPr>
      <w:bookmarkStart w:id="38" w:name="co_anchor_a471233_1"/>
      <w:bookmarkEnd w:id="38"/>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“Severity Level One Incident” means an Error that causes the Software not to operate and has a critical impact on Customer’s business operations.</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39" w:name="co_anchor_a1054660_1"/>
      <w:bookmarkEnd w:id="39"/>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“Severity Level Two Incident” means an Error that results in a lack of Software functionality and materially degrades significant aspects of Customer’s business operations.</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40" w:name="co_anchor_a304377_1"/>
      <w:bookmarkEnd w:id="40"/>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“Severity Level Three Incident” means an Error that impairs the performance of the Software but does not substantially affect Customer’s business operations.</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p>
    <w:p w:rsidR="00065151" w:rsidRPr="00B0367F" w:rsidRDefault="00EC78CD" w:rsidP="00E46724">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“Severity Level Four Incident” means an identified need and suggested improvement to the Software that does not substantially affect Customer’s business operations.</w:t>
      </w:r>
      <w:r w:rsidR="00E46724">
        <w:rPr>
          <w:rStyle w:val="None"/>
          <w:rFonts w:ascii="Times New Roman" w:hAnsi="Times New Roman" w:cs="Times New Roman"/>
          <w:sz w:val="24"/>
          <w:szCs w:val="24"/>
        </w:rPr>
        <w:t xml:space="preserve"> </w:t>
      </w:r>
    </w:p>
    <w:p w:rsidR="00065151" w:rsidRPr="00B0367F" w:rsidRDefault="00065151"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bookmarkStart w:id="41" w:name="co_anchor_a105794_1"/>
      <w:bookmarkEnd w:id="41"/>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“Software” means the executable, object code version of the SALVE, V1.12.0, RELEASE #100, and any Maintenance Releases provided to Customer pursuant to the S</w:t>
      </w:r>
      <w:r w:rsidR="00E46724">
        <w:rPr>
          <w:rStyle w:val="None"/>
          <w:rFonts w:ascii="Times New Roman" w:hAnsi="Times New Roman" w:cs="Times New Roman"/>
          <w:sz w:val="24"/>
          <w:szCs w:val="24"/>
        </w:rPr>
        <w:t>aaS</w:t>
      </w:r>
      <w:r w:rsidRPr="00B0367F">
        <w:rPr>
          <w:rStyle w:val="None"/>
          <w:rFonts w:ascii="Times New Roman" w:hAnsi="Times New Roman" w:cs="Times New Roman"/>
          <w:sz w:val="24"/>
          <w:szCs w:val="24"/>
        </w:rPr>
        <w:t>.</w:t>
      </w:r>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42" w:name="co_anchor_a289650_1"/>
      <w:bookmarkEnd w:id="42"/>
    </w:p>
    <w:p w:rsidR="00065151" w:rsidRPr="00B0367F" w:rsidRDefault="00EC78CD" w:rsidP="00BA2EFD">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xml:space="preserve">“Software License Agreement” means the </w:t>
      </w:r>
      <w:r w:rsidR="00E46724">
        <w:rPr>
          <w:rStyle w:val="None"/>
          <w:rFonts w:ascii="Times New Roman" w:hAnsi="Times New Roman" w:cs="Times New Roman"/>
          <w:sz w:val="24"/>
          <w:szCs w:val="24"/>
        </w:rPr>
        <w:t>user license agreement</w:t>
      </w:r>
      <w:r w:rsidR="00A35518">
        <w:rPr>
          <w:rStyle w:val="None"/>
          <w:rFonts w:ascii="Times New Roman" w:hAnsi="Times New Roman" w:cs="Times New Roman"/>
          <w:sz w:val="24"/>
          <w:szCs w:val="24"/>
        </w:rPr>
        <w:t xml:space="preserve"> </w:t>
      </w:r>
      <w:r w:rsidRPr="00B0367F">
        <w:rPr>
          <w:rStyle w:val="None"/>
          <w:rFonts w:ascii="Times New Roman" w:hAnsi="Times New Roman" w:cs="Times New Roman"/>
          <w:sz w:val="24"/>
          <w:szCs w:val="24"/>
        </w:rPr>
        <w:t>entered into by and between Provider and Customer, that grants Customer access to and use of the Software as a Service pursuant to the terms and conditions set forth therein.</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43" w:name="co_anchor_a716775_1"/>
      <w:bookmarkEnd w:id="43"/>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w:t>
      </w:r>
      <w:r w:rsidRPr="005F3EA8">
        <w:rPr>
          <w:rStyle w:val="None"/>
          <w:rFonts w:ascii="Times New Roman" w:hAnsi="Times New Roman" w:cs="Times New Roman"/>
          <w:sz w:val="24"/>
          <w:szCs w:val="24"/>
        </w:rPr>
        <w:t>Subcontractor</w:t>
      </w:r>
      <w:r w:rsidRPr="00B0367F">
        <w:rPr>
          <w:rStyle w:val="None"/>
          <w:rFonts w:ascii="Times New Roman" w:hAnsi="Times New Roman" w:cs="Times New Roman"/>
          <w:sz w:val="24"/>
          <w:szCs w:val="24"/>
        </w:rPr>
        <w:t>” has the meaning set forth in Section 2.8.</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44" w:name="co_anchor_a363076_1"/>
      <w:bookmarkEnd w:id="44"/>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bookmarkStart w:id="45" w:name="co_anchor_a733145_1"/>
      <w:bookmarkEnd w:id="45"/>
      <w:r w:rsidRPr="00B0367F">
        <w:rPr>
          <w:rStyle w:val="None"/>
          <w:rFonts w:ascii="Times New Roman" w:hAnsi="Times New Roman" w:cs="Times New Roman"/>
          <w:sz w:val="24"/>
          <w:szCs w:val="24"/>
        </w:rPr>
        <w:t>“</w:t>
      </w:r>
      <w:r w:rsidRPr="00B0367F">
        <w:rPr>
          <w:rStyle w:val="None"/>
          <w:rFonts w:ascii="Times New Roman" w:hAnsi="Times New Roman" w:cs="Times New Roman"/>
          <w:sz w:val="24"/>
          <w:szCs w:val="24"/>
          <w:lang w:val="it-IT"/>
        </w:rPr>
        <w:t>Term</w:t>
      </w:r>
      <w:r w:rsidRPr="00B0367F">
        <w:rPr>
          <w:rStyle w:val="None"/>
          <w:rFonts w:ascii="Times New Roman" w:hAnsi="Times New Roman" w:cs="Times New Roman"/>
          <w:sz w:val="24"/>
          <w:szCs w:val="24"/>
        </w:rPr>
        <w:t>” has the meaning set forth in Section 9.1</w:t>
      </w:r>
      <w:r w:rsidR="00CD120E">
        <w:rPr>
          <w:rStyle w:val="None"/>
          <w:rFonts w:ascii="Times New Roman" w:hAnsi="Times New Roman" w:cs="Times New Roman"/>
          <w:sz w:val="24"/>
          <w:szCs w:val="24"/>
        </w:rPr>
        <w:t xml:space="preserve"> </w:t>
      </w:r>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46" w:name="co_anchor_a599409_1"/>
      <w:bookmarkEnd w:id="46"/>
    </w:p>
    <w:p w:rsidR="00065151" w:rsidRPr="00F23D85"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F23D85">
        <w:rPr>
          <w:rStyle w:val="None"/>
          <w:rFonts w:ascii="Times New Roman" w:hAnsi="Times New Roman" w:cs="Times New Roman"/>
          <w:sz w:val="24"/>
          <w:szCs w:val="24"/>
        </w:rPr>
        <w:t>“</w:t>
      </w:r>
      <w:r w:rsidRPr="00F23D85">
        <w:rPr>
          <w:rStyle w:val="None"/>
          <w:rFonts w:ascii="Times New Roman" w:hAnsi="Times New Roman" w:cs="Times New Roman"/>
          <w:sz w:val="24"/>
          <w:szCs w:val="24"/>
          <w:lang w:val="it-IT"/>
        </w:rPr>
        <w:t>Territory</w:t>
      </w:r>
      <w:r w:rsidRPr="00F23D85">
        <w:rPr>
          <w:rStyle w:val="None"/>
          <w:rFonts w:ascii="Times New Roman" w:hAnsi="Times New Roman" w:cs="Times New Roman"/>
          <w:sz w:val="24"/>
          <w:szCs w:val="24"/>
        </w:rPr>
        <w:t>” means</w:t>
      </w:r>
      <w:r w:rsidR="00736344" w:rsidRPr="00F23D85">
        <w:rPr>
          <w:rStyle w:val="None"/>
          <w:rFonts w:ascii="Times New Roman" w:hAnsi="Times New Roman" w:cs="Times New Roman"/>
          <w:sz w:val="24"/>
          <w:szCs w:val="24"/>
        </w:rPr>
        <w:t xml:space="preserve"> </w:t>
      </w:r>
      <w:r w:rsidR="00A67376">
        <w:rPr>
          <w:rStyle w:val="None"/>
          <w:rFonts w:ascii="Times New Roman" w:hAnsi="Times New Roman" w:cs="Times New Roman"/>
          <w:sz w:val="24"/>
          <w:szCs w:val="24"/>
        </w:rPr>
        <w:t>Arizona, Maryland, New Jersey, Ohio</w:t>
      </w:r>
      <w:del w:id="47" w:author="Niki Rogers" w:date="2025-12-14T22:19:00Z">
        <w:r w:rsidR="00A67376" w:rsidDel="0002014A">
          <w:rPr>
            <w:rStyle w:val="None"/>
            <w:rFonts w:ascii="Times New Roman" w:hAnsi="Times New Roman" w:cs="Times New Roman"/>
            <w:sz w:val="24"/>
            <w:szCs w:val="24"/>
          </w:rPr>
          <w:delText>, Georgia</w:delText>
        </w:r>
      </w:del>
      <w:ins w:id="48" w:author="Niki Rogers" w:date="2025-12-14T22:19:00Z">
        <w:r w:rsidR="0002014A">
          <w:rPr>
            <w:rStyle w:val="None"/>
            <w:rFonts w:ascii="Times New Roman" w:hAnsi="Times New Roman" w:cs="Times New Roman"/>
            <w:sz w:val="24"/>
            <w:szCs w:val="24"/>
          </w:rPr>
          <w:t>, Louisiana</w:t>
        </w:r>
      </w:ins>
      <w:r w:rsidRPr="00F23D85">
        <w:rPr>
          <w:rStyle w:val="None"/>
          <w:rFonts w:ascii="Times New Roman" w:hAnsi="Times New Roman" w:cs="Times New Roman"/>
          <w:sz w:val="24"/>
          <w:szCs w:val="24"/>
        </w:rPr>
        <w:t>.</w:t>
      </w:r>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49" w:name="co_anchor_a563320_1"/>
      <w:bookmarkEnd w:id="49"/>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lastRenderedPageBreak/>
        <w:t>“Technical Contact” has the meaning set forth in Section 5.7.</w:t>
      </w:r>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50" w:name="co_anchor_a1043979_1"/>
      <w:bookmarkEnd w:id="50"/>
    </w:p>
    <w:p w:rsidR="00065151" w:rsidRPr="00B0367F" w:rsidRDefault="00EC78CD" w:rsidP="005F3EA8">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“Third-Party Materials” means materials and information, in any form or medium, that are not proprietary to Provider, including any third-party: (a) documents, data, content, or specifications; (b) Open Source Components or other software, hardware, system, network, or other product, facility, equipment, or device; and (c) accessories, components, parts, or features of any of the foregoing.</w:t>
      </w:r>
    </w:p>
    <w:p w:rsidR="00065151" w:rsidRPr="001C1763" w:rsidRDefault="00EC78CD" w:rsidP="008E6047">
      <w:pPr>
        <w:pStyle w:val="NormalWeb"/>
        <w:spacing w:before="240" w:beforeAutospacing="0" w:after="240" w:afterAutospacing="0"/>
        <w:jc w:val="both"/>
        <w:rPr>
          <w:rStyle w:val="None"/>
        </w:rPr>
      </w:pPr>
      <w:r w:rsidRPr="00B0367F">
        <w:rPr>
          <w:rStyle w:val="None"/>
        </w:rPr>
        <w:t>2.  </w:t>
      </w:r>
      <w:r w:rsidRPr="00DD2F50">
        <w:rPr>
          <w:rStyle w:val="None"/>
          <w:u w:val="single"/>
        </w:rPr>
        <w:t>Services</w:t>
      </w:r>
      <w:r w:rsidRPr="00B0367F">
        <w:rPr>
          <w:rStyle w:val="None"/>
        </w:rPr>
        <w:t>. Subject to the terms and conditions of this Agreement and the Software as a Service Agreement (Saa</w:t>
      </w:r>
      <w:r w:rsidR="005F3EA8">
        <w:rPr>
          <w:rStyle w:val="None"/>
        </w:rPr>
        <w:t>S</w:t>
      </w:r>
      <w:r w:rsidRPr="00B0367F">
        <w:rPr>
          <w:rStyle w:val="None"/>
        </w:rPr>
        <w:t>), and conditioned on Customer’s and its Representatives’ compliance therewith, Provider will provide services to Customer in the Territory as set forth in this Section 2 (the “Services”) during the Term.</w:t>
      </w:r>
      <w:bookmarkStart w:id="51" w:name="co_anchor_a768776_1"/>
      <w:bookmarkEnd w:id="51"/>
      <w:r w:rsidR="001C1763">
        <w:rPr>
          <w:rStyle w:val="None"/>
        </w:rPr>
        <w:t xml:space="preserve">  </w:t>
      </w:r>
      <w:bookmarkStart w:id="52" w:name="co_anchor_a528684_1"/>
      <w:bookmarkEnd w:id="5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cs="Times New Roman"/>
          <w:sz w:val="24"/>
          <w:szCs w:val="24"/>
        </w:rPr>
        <w:t>2.1  </w:t>
      </w:r>
      <w:r w:rsidRPr="00B0367F">
        <w:rPr>
          <w:rStyle w:val="None"/>
          <w:rFonts w:ascii="Times New Roman" w:hAnsi="Times New Roman" w:cs="Times New Roman"/>
          <w:sz w:val="24"/>
          <w:szCs w:val="24"/>
          <w:u w:val="single"/>
        </w:rPr>
        <w:t>Scope</w:t>
      </w:r>
      <w:proofErr w:type="gramEnd"/>
      <w:r w:rsidRPr="00B0367F">
        <w:rPr>
          <w:rStyle w:val="None"/>
          <w:rFonts w:ascii="Times New Roman" w:hAnsi="Times New Roman" w:cs="Times New Roman"/>
          <w:sz w:val="24"/>
          <w:szCs w:val="24"/>
          <w:u w:val="single"/>
        </w:rPr>
        <w:t xml:space="preserve"> of Services</w:t>
      </w:r>
      <w:r w:rsidRPr="00B0367F">
        <w:rPr>
          <w:rStyle w:val="None"/>
          <w:rFonts w:ascii="Times New Roman" w:hAnsi="Times New Roman" w:cs="Times New Roman"/>
          <w:sz w:val="24"/>
          <w:szCs w:val="24"/>
        </w:rPr>
        <w:t>. During the Term, Provider will use commercially reasonable efforts to Resolve any Incidents reported by Customer as follows:</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sz w:val="24"/>
          <w:szCs w:val="24"/>
        </w:rPr>
      </w:pPr>
    </w:p>
    <w:p w:rsidR="00065151" w:rsidRPr="00B0367F" w:rsidRDefault="00EC78CD" w:rsidP="00C304DA">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eastAsia="Times New Roman" w:hAnsi="Times New Roman" w:cs="Times New Roman"/>
          <w:sz w:val="24"/>
          <w:szCs w:val="24"/>
        </w:rPr>
        <w:t>a</w:t>
      </w:r>
      <w:r w:rsidR="0095446F">
        <w:rPr>
          <w:rStyle w:val="None"/>
          <w:rFonts w:ascii="Times New Roman" w:eastAsia="Times New Roman" w:hAnsi="Times New Roman" w:cs="Times New Roman"/>
          <w:sz w:val="24"/>
          <w:szCs w:val="24"/>
        </w:rPr>
        <w:t>.</w:t>
      </w:r>
      <w:r w:rsidR="0095446F">
        <w:rPr>
          <w:rStyle w:val="None"/>
          <w:rFonts w:ascii="Times New Roman" w:eastAsia="Times New Roman" w:hAnsi="Times New Roman" w:cs="Times New Roman"/>
          <w:sz w:val="24"/>
          <w:szCs w:val="24"/>
        </w:rPr>
        <w:tab/>
      </w:r>
      <w:r w:rsidRPr="00B0367F">
        <w:rPr>
          <w:rStyle w:val="None"/>
          <w:rFonts w:ascii="Times New Roman" w:eastAsia="Times New Roman" w:hAnsi="Times New Roman" w:cs="Times New Roman"/>
          <w:sz w:val="24"/>
          <w:szCs w:val="24"/>
        </w:rPr>
        <w:t xml:space="preserve">Provider will provide up to 10 hours of Second Tier Support per day by means of </w:t>
      </w:r>
      <w:r w:rsidR="00513591">
        <w:rPr>
          <w:rStyle w:val="None"/>
          <w:rFonts w:ascii="Times New Roman" w:eastAsia="Times New Roman" w:hAnsi="Times New Roman" w:cs="Times New Roman"/>
          <w:sz w:val="24"/>
          <w:szCs w:val="24"/>
        </w:rPr>
        <w:t>chat</w:t>
      </w:r>
      <w:r w:rsidRPr="00B0367F">
        <w:rPr>
          <w:rStyle w:val="None"/>
          <w:rFonts w:ascii="Times New Roman" w:eastAsia="Times New Roman" w:hAnsi="Times New Roman" w:cs="Times New Roman"/>
          <w:sz w:val="24"/>
          <w:szCs w:val="24"/>
        </w:rPr>
        <w:t>,</w:t>
      </w:r>
      <w:r w:rsidR="00513591">
        <w:rPr>
          <w:rStyle w:val="None"/>
          <w:rFonts w:ascii="Times New Roman" w:eastAsia="Times New Roman" w:hAnsi="Times New Roman" w:cs="Times New Roman"/>
          <w:sz w:val="24"/>
          <w:szCs w:val="24"/>
        </w:rPr>
        <w:t xml:space="preserve"> </w:t>
      </w:r>
      <w:r w:rsidRPr="00B0367F">
        <w:rPr>
          <w:rStyle w:val="None"/>
          <w:rFonts w:ascii="Times New Roman" w:eastAsia="Times New Roman" w:hAnsi="Times New Roman" w:cs="Times New Roman"/>
          <w:sz w:val="24"/>
          <w:szCs w:val="24"/>
        </w:rPr>
        <w:t>phone</w:t>
      </w:r>
      <w:r w:rsidR="00513591">
        <w:rPr>
          <w:rStyle w:val="None"/>
          <w:rFonts w:ascii="Times New Roman" w:eastAsia="Times New Roman" w:hAnsi="Times New Roman" w:cs="Times New Roman"/>
          <w:sz w:val="24"/>
          <w:szCs w:val="24"/>
        </w:rPr>
        <w:t>, email</w:t>
      </w:r>
      <w:r w:rsidRPr="00B0367F">
        <w:rPr>
          <w:rStyle w:val="None"/>
          <w:rFonts w:ascii="Times New Roman" w:eastAsia="Times New Roman" w:hAnsi="Times New Roman" w:cs="Times New Roman"/>
          <w:sz w:val="24"/>
          <w:szCs w:val="24"/>
        </w:rPr>
        <w:t xml:space="preserve"> or </w:t>
      </w:r>
      <w:r w:rsidR="00513591">
        <w:rPr>
          <w:rStyle w:val="None"/>
          <w:rFonts w:ascii="Times New Roman" w:eastAsia="Times New Roman" w:hAnsi="Times New Roman" w:cs="Times New Roman"/>
          <w:sz w:val="24"/>
          <w:szCs w:val="24"/>
        </w:rPr>
        <w:t>support ticket submission</w:t>
      </w:r>
      <w:r w:rsidRPr="00B0367F">
        <w:rPr>
          <w:rStyle w:val="None"/>
          <w:rFonts w:ascii="Times New Roman" w:eastAsia="Times New Roman" w:hAnsi="Times New Roman" w:cs="Times New Roman"/>
          <w:sz w:val="24"/>
          <w:szCs w:val="24"/>
        </w:rPr>
        <w:t xml:space="preserve">. Second Tier </w:t>
      </w:r>
      <w:r w:rsidR="005F3EA8">
        <w:rPr>
          <w:rStyle w:val="None"/>
          <w:rFonts w:ascii="Times New Roman" w:eastAsia="Times New Roman" w:hAnsi="Times New Roman" w:cs="Times New Roman"/>
          <w:sz w:val="24"/>
          <w:szCs w:val="24"/>
        </w:rPr>
        <w:t>S</w:t>
      </w:r>
      <w:r w:rsidRPr="00B0367F">
        <w:rPr>
          <w:rStyle w:val="None"/>
          <w:rFonts w:ascii="Times New Roman" w:eastAsia="Times New Roman" w:hAnsi="Times New Roman" w:cs="Times New Roman"/>
          <w:sz w:val="24"/>
          <w:szCs w:val="24"/>
        </w:rPr>
        <w:t xml:space="preserve">upport is available during </w:t>
      </w:r>
      <w:r w:rsidR="008255D1">
        <w:rPr>
          <w:rStyle w:val="None"/>
          <w:rFonts w:ascii="Times New Roman" w:eastAsia="Times New Roman" w:hAnsi="Times New Roman" w:cs="Times New Roman"/>
          <w:sz w:val="24"/>
          <w:szCs w:val="24"/>
        </w:rPr>
        <w:t xml:space="preserve">Normal Business Hours by </w:t>
      </w:r>
      <w:r w:rsidR="00513591">
        <w:rPr>
          <w:rStyle w:val="None"/>
          <w:rFonts w:ascii="Times New Roman" w:eastAsia="Times New Roman" w:hAnsi="Times New Roman" w:cs="Times New Roman"/>
          <w:sz w:val="24"/>
          <w:szCs w:val="24"/>
        </w:rPr>
        <w:t>chat</w:t>
      </w:r>
      <w:r w:rsidR="008255D1">
        <w:rPr>
          <w:rStyle w:val="None"/>
          <w:rFonts w:ascii="Times New Roman" w:eastAsia="Times New Roman" w:hAnsi="Times New Roman" w:cs="Times New Roman"/>
          <w:sz w:val="24"/>
          <w:szCs w:val="24"/>
        </w:rPr>
        <w:t>, phone</w:t>
      </w:r>
      <w:r w:rsidR="00513591">
        <w:rPr>
          <w:rStyle w:val="None"/>
          <w:rFonts w:ascii="Times New Roman" w:eastAsia="Times New Roman" w:hAnsi="Times New Roman" w:cs="Times New Roman"/>
          <w:sz w:val="24"/>
          <w:szCs w:val="24"/>
        </w:rPr>
        <w:t>, email</w:t>
      </w:r>
      <w:r w:rsidR="008255D1">
        <w:rPr>
          <w:rStyle w:val="None"/>
          <w:rFonts w:ascii="Times New Roman" w:eastAsia="Times New Roman" w:hAnsi="Times New Roman" w:cs="Times New Roman"/>
          <w:sz w:val="24"/>
          <w:szCs w:val="24"/>
        </w:rPr>
        <w:t xml:space="preserve"> </w:t>
      </w:r>
      <w:r w:rsidR="00513591">
        <w:rPr>
          <w:rStyle w:val="None"/>
          <w:rFonts w:ascii="Times New Roman" w:eastAsia="Times New Roman" w:hAnsi="Times New Roman" w:cs="Times New Roman"/>
          <w:sz w:val="24"/>
          <w:szCs w:val="24"/>
        </w:rPr>
        <w:t>or</w:t>
      </w:r>
      <w:r w:rsidR="008255D1">
        <w:rPr>
          <w:rStyle w:val="None"/>
          <w:rFonts w:ascii="Times New Roman" w:eastAsia="Times New Roman" w:hAnsi="Times New Roman" w:cs="Times New Roman"/>
          <w:sz w:val="24"/>
          <w:szCs w:val="24"/>
        </w:rPr>
        <w:t xml:space="preserve"> </w:t>
      </w:r>
      <w:r w:rsidR="00513591">
        <w:rPr>
          <w:rStyle w:val="None"/>
          <w:rFonts w:ascii="Times New Roman" w:eastAsia="Times New Roman" w:hAnsi="Times New Roman" w:cs="Times New Roman"/>
          <w:sz w:val="24"/>
          <w:szCs w:val="24"/>
        </w:rPr>
        <w:t>support ticket submission.</w:t>
      </w:r>
      <w:r w:rsidR="008255D1">
        <w:rPr>
          <w:rStyle w:val="None"/>
          <w:rFonts w:ascii="Times New Roman" w:eastAsia="Times New Roman" w:hAnsi="Times New Roman" w:cs="Times New Roman"/>
          <w:sz w:val="24"/>
          <w:szCs w:val="24"/>
        </w:rPr>
        <w:t xml:space="preserve"> </w:t>
      </w:r>
      <w:r w:rsidRPr="00B0367F">
        <w:rPr>
          <w:rStyle w:val="None"/>
          <w:rFonts w:ascii="Times New Roman" w:eastAsia="Times New Roman" w:hAnsi="Times New Roman" w:cs="Times New Roman"/>
          <w:sz w:val="24"/>
          <w:szCs w:val="24"/>
        </w:rPr>
        <w:t xml:space="preserve">Response </w:t>
      </w:r>
      <w:r w:rsidR="00725066">
        <w:rPr>
          <w:rStyle w:val="None"/>
          <w:rFonts w:ascii="Times New Roman" w:eastAsia="Times New Roman" w:hAnsi="Times New Roman" w:cs="Times New Roman"/>
          <w:sz w:val="24"/>
          <w:szCs w:val="24"/>
        </w:rPr>
        <w:t>T</w:t>
      </w:r>
      <w:r w:rsidRPr="00B0367F">
        <w:rPr>
          <w:rStyle w:val="None"/>
          <w:rFonts w:ascii="Times New Roman" w:eastAsia="Times New Roman" w:hAnsi="Times New Roman" w:cs="Times New Roman"/>
          <w:sz w:val="24"/>
          <w:szCs w:val="24"/>
        </w:rPr>
        <w:t xml:space="preserve">imes are only guaranteed during working hours based on Severity level of </w:t>
      </w:r>
      <w:r w:rsidR="00513591">
        <w:rPr>
          <w:rStyle w:val="None"/>
          <w:rFonts w:ascii="Times New Roman" w:eastAsia="Times New Roman" w:hAnsi="Times New Roman" w:cs="Times New Roman"/>
          <w:sz w:val="24"/>
          <w:szCs w:val="24"/>
        </w:rPr>
        <w:t xml:space="preserve">the </w:t>
      </w:r>
      <w:r w:rsidRPr="00B0367F">
        <w:rPr>
          <w:rStyle w:val="None"/>
          <w:rFonts w:ascii="Times New Roman" w:eastAsia="Times New Roman" w:hAnsi="Times New Roman" w:cs="Times New Roman"/>
          <w:sz w:val="24"/>
          <w:szCs w:val="24"/>
        </w:rPr>
        <w:t>incident.</w:t>
      </w:r>
    </w:p>
    <w:p w:rsidR="00065151" w:rsidRPr="00B0367F" w:rsidRDefault="00065151" w:rsidP="0095446F">
      <w:pPr>
        <w:pStyle w:val="BodyA"/>
        <w:widowControl w:val="0"/>
        <w:spacing w:after="0" w:line="240" w:lineRule="auto"/>
        <w:ind w:left="360" w:firstLine="360"/>
        <w:jc w:val="both"/>
        <w:rPr>
          <w:rStyle w:val="None"/>
          <w:rFonts w:ascii="Times New Roman" w:eastAsia="Times New Roman" w:hAnsi="Times New Roman" w:cs="Times New Roman"/>
          <w:color w:val="0E568C"/>
          <w:sz w:val="24"/>
          <w:szCs w:val="24"/>
          <w:u w:color="0E568C"/>
        </w:rPr>
      </w:pPr>
      <w:bookmarkStart w:id="53" w:name="co_anchor_a628864_1"/>
      <w:bookmarkEnd w:id="53"/>
    </w:p>
    <w:p w:rsidR="00065151" w:rsidRPr="00FF1F84" w:rsidRDefault="0095446F" w:rsidP="00FF1F8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d.</w:t>
      </w:r>
      <w:r>
        <w:rPr>
          <w:rStyle w:val="None"/>
          <w:rFonts w:ascii="Times New Roman" w:hAnsi="Times New Roman"/>
          <w:sz w:val="24"/>
          <w:szCs w:val="24"/>
        </w:rPr>
        <w:tab/>
      </w:r>
      <w:r w:rsidR="00EC78CD" w:rsidRPr="00B0367F">
        <w:rPr>
          <w:rStyle w:val="None"/>
          <w:rFonts w:ascii="Times New Roman" w:hAnsi="Times New Roman"/>
          <w:sz w:val="24"/>
          <w:szCs w:val="24"/>
        </w:rPr>
        <w:t>Provider will provide up to 5</w:t>
      </w:r>
      <w:r w:rsidR="00CE2F56">
        <w:rPr>
          <w:rStyle w:val="None"/>
          <w:rFonts w:ascii="Times New Roman" w:hAnsi="Times New Roman"/>
          <w:sz w:val="24"/>
          <w:szCs w:val="24"/>
        </w:rPr>
        <w:t>5</w:t>
      </w:r>
      <w:r w:rsidR="00EC78CD" w:rsidRPr="00B0367F">
        <w:rPr>
          <w:rStyle w:val="None"/>
          <w:rFonts w:ascii="Times New Roman" w:hAnsi="Times New Roman"/>
          <w:sz w:val="24"/>
          <w:szCs w:val="24"/>
        </w:rPr>
        <w:t xml:space="preserve"> hours of Second Tier Support per week</w:t>
      </w:r>
      <w:r w:rsidR="00CE2F56">
        <w:rPr>
          <w:rStyle w:val="None"/>
          <w:rFonts w:ascii="Times New Roman" w:hAnsi="Times New Roman" w:cs="Times New Roman"/>
          <w:sz w:val="24"/>
          <w:szCs w:val="24"/>
        </w:rPr>
        <w:t>. O</w:t>
      </w:r>
      <w:r w:rsidR="00CE2F56" w:rsidRPr="009777B8">
        <w:rPr>
          <w:rStyle w:val="None"/>
          <w:rFonts w:ascii="Times New Roman" w:hAnsi="Times New Roman" w:cs="Times New Roman"/>
          <w:sz w:val="24"/>
          <w:szCs w:val="24"/>
        </w:rPr>
        <w:t>n-site</w:t>
      </w:r>
      <w:r w:rsidR="00CE2F56">
        <w:rPr>
          <w:rStyle w:val="None"/>
          <w:rFonts w:ascii="Times New Roman" w:hAnsi="Times New Roman" w:cs="Times New Roman"/>
          <w:sz w:val="24"/>
          <w:szCs w:val="24"/>
        </w:rPr>
        <w:t xml:space="preserve"> support</w:t>
      </w:r>
      <w:r w:rsidR="00CE2F56" w:rsidRPr="009777B8">
        <w:rPr>
          <w:rStyle w:val="None"/>
          <w:rFonts w:ascii="Times New Roman" w:hAnsi="Times New Roman" w:cs="Times New Roman"/>
          <w:sz w:val="24"/>
          <w:szCs w:val="24"/>
        </w:rPr>
        <w:t xml:space="preserve"> at Customer’s designated location</w:t>
      </w:r>
      <w:r w:rsidR="00CE2F56">
        <w:rPr>
          <w:rStyle w:val="None"/>
          <w:rFonts w:ascii="Times New Roman" w:hAnsi="Times New Roman" w:cs="Times New Roman"/>
          <w:sz w:val="24"/>
          <w:szCs w:val="24"/>
        </w:rPr>
        <w:t>(s) may be provided</w:t>
      </w:r>
      <w:r w:rsidR="00CE2F56" w:rsidRPr="009777B8">
        <w:rPr>
          <w:rStyle w:val="None"/>
          <w:rFonts w:ascii="Times New Roman" w:hAnsi="Times New Roman" w:cs="Times New Roman"/>
          <w:sz w:val="24"/>
          <w:szCs w:val="24"/>
        </w:rPr>
        <w:t xml:space="preserve"> as determined by the sole and reasonable discretion of Provider. Subject to the terms of the SaaS, reasonable travel expenses will be provided to the Customer ahead of time and agreed on by the Parties to be reimbursed by the Customer. If travel expenses are unable to be determined ahead of time by the Parties, Customer shall reimburse Provider for all reasonable travel expenses as supported by receipts that Provider will submit to Customer. Customer shall reimburse Provider for all travel expenses within 30 days of Provider submitting to Customer receipts for such travel expenses; </w:t>
      </w:r>
    </w:p>
    <w:p w:rsidR="00FF1F84" w:rsidRPr="00B0367F" w:rsidRDefault="00FF1F84" w:rsidP="0095446F">
      <w:pPr>
        <w:pStyle w:val="BodyA"/>
        <w:widowControl w:val="0"/>
        <w:spacing w:after="0" w:line="240" w:lineRule="auto"/>
        <w:ind w:left="360" w:firstLine="360"/>
        <w:jc w:val="both"/>
        <w:rPr>
          <w:rStyle w:val="None"/>
          <w:rFonts w:ascii="Times New Roman" w:eastAsia="Times New Roman" w:hAnsi="Times New Roman" w:cs="Times New Roman"/>
          <w:color w:val="0E568C"/>
          <w:sz w:val="24"/>
          <w:szCs w:val="24"/>
          <w:u w:color="0E568C"/>
        </w:rPr>
      </w:pPr>
    </w:p>
    <w:p w:rsidR="00065151" w:rsidRPr="00B0367F" w:rsidRDefault="00C642D5"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e</w:t>
      </w:r>
      <w:r w:rsidR="0095446F">
        <w:rPr>
          <w:rStyle w:val="None"/>
          <w:rFonts w:ascii="Times New Roman" w:hAnsi="Times New Roman"/>
          <w:sz w:val="24"/>
          <w:szCs w:val="24"/>
        </w:rPr>
        <w:t>.</w:t>
      </w:r>
      <w:r w:rsidR="0095446F">
        <w:rPr>
          <w:rStyle w:val="None"/>
          <w:rFonts w:ascii="Times New Roman" w:hAnsi="Times New Roman"/>
          <w:sz w:val="24"/>
          <w:szCs w:val="24"/>
        </w:rPr>
        <w:tab/>
      </w:r>
      <w:r w:rsidR="00EC78CD" w:rsidRPr="00B0367F">
        <w:rPr>
          <w:rStyle w:val="None"/>
          <w:rFonts w:ascii="Times New Roman" w:hAnsi="Times New Roman"/>
          <w:sz w:val="24"/>
          <w:szCs w:val="24"/>
        </w:rPr>
        <w:t xml:space="preserve">Provider, in its </w:t>
      </w:r>
      <w:r w:rsidR="003A2555">
        <w:rPr>
          <w:rStyle w:val="None"/>
          <w:rFonts w:ascii="Times New Roman" w:hAnsi="Times New Roman"/>
          <w:sz w:val="24"/>
          <w:szCs w:val="24"/>
        </w:rPr>
        <w:t xml:space="preserve">sole and </w:t>
      </w:r>
      <w:r>
        <w:rPr>
          <w:rStyle w:val="None"/>
          <w:rFonts w:ascii="Times New Roman" w:hAnsi="Times New Roman"/>
          <w:sz w:val="24"/>
          <w:szCs w:val="24"/>
        </w:rPr>
        <w:t>reasonable</w:t>
      </w:r>
      <w:r w:rsidR="00EC78CD" w:rsidRPr="00B0367F">
        <w:rPr>
          <w:rStyle w:val="None"/>
          <w:rFonts w:ascii="Times New Roman" w:hAnsi="Times New Roman"/>
          <w:sz w:val="24"/>
          <w:szCs w:val="24"/>
        </w:rPr>
        <w:t xml:space="preserve"> discretion, will determine the amount of time it will need to spend to attempt to Resolve any specific Incident;</w:t>
      </w:r>
    </w:p>
    <w:p w:rsidR="00065151" w:rsidRPr="00B0367F" w:rsidRDefault="00EC78CD"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rPr>
        <w:t> </w:t>
      </w:r>
      <w:bookmarkStart w:id="54" w:name="co_anchor_a120206_1"/>
      <w:bookmarkEnd w:id="54"/>
    </w:p>
    <w:p w:rsidR="00065151" w:rsidRPr="00B0367F" w:rsidRDefault="00C642D5"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lang w:val="it-IT"/>
        </w:rPr>
        <w:t>f</w:t>
      </w:r>
      <w:r w:rsidR="0095446F">
        <w:rPr>
          <w:rStyle w:val="None"/>
          <w:rFonts w:ascii="Times New Roman" w:hAnsi="Times New Roman"/>
          <w:sz w:val="24"/>
          <w:szCs w:val="24"/>
          <w:lang w:val="it-IT"/>
        </w:rPr>
        <w:t>.</w:t>
      </w:r>
      <w:r w:rsidR="0095446F">
        <w:rPr>
          <w:rStyle w:val="None"/>
          <w:rFonts w:ascii="Times New Roman" w:hAnsi="Times New Roman"/>
          <w:sz w:val="24"/>
          <w:szCs w:val="24"/>
        </w:rPr>
        <w:tab/>
      </w:r>
      <w:r w:rsidR="00EC78CD" w:rsidRPr="00B0367F">
        <w:rPr>
          <w:rStyle w:val="None"/>
          <w:rFonts w:ascii="Times New Roman" w:hAnsi="Times New Roman"/>
          <w:sz w:val="24"/>
          <w:szCs w:val="24"/>
        </w:rPr>
        <w:t>Provider will initially encourage First Tier Support by the Customer’s internal team to attempt to Resolve the reported Incident; and</w:t>
      </w:r>
    </w:p>
    <w:p w:rsidR="00065151" w:rsidRPr="00B0367F" w:rsidRDefault="00065151"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bookmarkStart w:id="55" w:name="co_anchor_a643590_1"/>
      <w:bookmarkEnd w:id="55"/>
    </w:p>
    <w:p w:rsidR="008778C4" w:rsidRDefault="00C642D5" w:rsidP="00E74DCA">
      <w:pPr>
        <w:pStyle w:val="BodyA"/>
        <w:widowControl w:val="0"/>
        <w:spacing w:after="0" w:line="240" w:lineRule="auto"/>
        <w:ind w:left="360" w:firstLine="360"/>
        <w:jc w:val="both"/>
        <w:rPr>
          <w:ins w:id="56" w:author="Niki Rogers" w:date="2025-12-14T22:32:00Z"/>
          <w:rStyle w:val="None"/>
          <w:rFonts w:ascii="Times New Roman" w:hAnsi="Times New Roman" w:cs="Times New Roman"/>
          <w:sz w:val="24"/>
          <w:szCs w:val="24"/>
        </w:rPr>
      </w:pPr>
      <w:r>
        <w:rPr>
          <w:rStyle w:val="None"/>
          <w:rFonts w:ascii="Times New Roman" w:hAnsi="Times New Roman"/>
          <w:sz w:val="24"/>
          <w:szCs w:val="24"/>
        </w:rPr>
        <w:t>g</w:t>
      </w:r>
      <w:r w:rsidR="0095446F">
        <w:rPr>
          <w:rStyle w:val="None"/>
          <w:rFonts w:ascii="Times New Roman" w:hAnsi="Times New Roman"/>
          <w:sz w:val="24"/>
          <w:szCs w:val="24"/>
        </w:rPr>
        <w:t>.</w:t>
      </w:r>
      <w:r w:rsidR="0095446F">
        <w:rPr>
          <w:rStyle w:val="None"/>
          <w:rFonts w:ascii="Times New Roman" w:hAnsi="Times New Roman"/>
          <w:sz w:val="24"/>
          <w:szCs w:val="24"/>
        </w:rPr>
        <w:tab/>
      </w:r>
      <w:r w:rsidR="00EC78CD" w:rsidRPr="00B0367F">
        <w:rPr>
          <w:rStyle w:val="None"/>
          <w:rFonts w:ascii="Times New Roman" w:hAnsi="Times New Roman"/>
          <w:sz w:val="24"/>
          <w:szCs w:val="24"/>
        </w:rPr>
        <w:t xml:space="preserve">Provider will subsequently provide such, if any, Second Tier Support as Provider, in its </w:t>
      </w:r>
      <w:r w:rsidR="003A2555" w:rsidRPr="001C1763">
        <w:rPr>
          <w:rStyle w:val="None"/>
          <w:rFonts w:ascii="Times New Roman" w:hAnsi="Times New Roman" w:cs="Times New Roman"/>
          <w:sz w:val="24"/>
          <w:szCs w:val="24"/>
        </w:rPr>
        <w:t xml:space="preserve">sole and </w:t>
      </w:r>
      <w:r w:rsidRPr="001C1763">
        <w:rPr>
          <w:rStyle w:val="None"/>
          <w:rFonts w:ascii="Times New Roman" w:hAnsi="Times New Roman" w:cs="Times New Roman"/>
          <w:sz w:val="24"/>
          <w:szCs w:val="24"/>
        </w:rPr>
        <w:t>reasonable</w:t>
      </w:r>
      <w:r w:rsidR="00EC78CD" w:rsidRPr="001C1763">
        <w:rPr>
          <w:rStyle w:val="None"/>
          <w:rFonts w:ascii="Times New Roman" w:hAnsi="Times New Roman" w:cs="Times New Roman"/>
          <w:sz w:val="24"/>
          <w:szCs w:val="24"/>
        </w:rPr>
        <w:t xml:space="preserve"> discretion, deems necessary to attempt to Resolve the Incident</w:t>
      </w:r>
      <w:r w:rsidR="00736344" w:rsidRPr="001C1763">
        <w:rPr>
          <w:rStyle w:val="None"/>
          <w:rFonts w:ascii="Times New Roman" w:hAnsi="Times New Roman" w:cs="Times New Roman"/>
          <w:sz w:val="24"/>
          <w:szCs w:val="24"/>
        </w:rPr>
        <w:t xml:space="preserve"> (collectively, the “Support Services” as contained in Exhibit </w:t>
      </w:r>
      <w:r w:rsidR="00C84053" w:rsidRPr="001C1763">
        <w:rPr>
          <w:rStyle w:val="None"/>
          <w:rFonts w:ascii="Times New Roman" w:hAnsi="Times New Roman" w:cs="Times New Roman"/>
          <w:sz w:val="24"/>
          <w:szCs w:val="24"/>
        </w:rPr>
        <w:t>B</w:t>
      </w:r>
      <w:r w:rsidR="00736344" w:rsidRPr="001C1763">
        <w:rPr>
          <w:rStyle w:val="None"/>
          <w:rFonts w:ascii="Times New Roman" w:hAnsi="Times New Roman" w:cs="Times New Roman"/>
          <w:sz w:val="24"/>
          <w:szCs w:val="24"/>
        </w:rPr>
        <w:t xml:space="preserve"> attached hereto</w:t>
      </w:r>
      <w:r w:rsidR="009B7559" w:rsidRPr="001C1763">
        <w:rPr>
          <w:rStyle w:val="None"/>
          <w:rFonts w:ascii="Times New Roman" w:hAnsi="Times New Roman" w:cs="Times New Roman"/>
          <w:sz w:val="24"/>
          <w:szCs w:val="24"/>
        </w:rPr>
        <w:t xml:space="preserve"> and incorporated herein and made part of this </w:t>
      </w:r>
      <w:r w:rsidR="003121D5" w:rsidRPr="001C1763">
        <w:rPr>
          <w:rStyle w:val="None"/>
          <w:rFonts w:ascii="Times New Roman" w:hAnsi="Times New Roman" w:cs="Times New Roman"/>
          <w:sz w:val="24"/>
          <w:szCs w:val="24"/>
        </w:rPr>
        <w:t>SLA</w:t>
      </w:r>
      <w:r w:rsidR="00736344" w:rsidRPr="001C1763">
        <w:rPr>
          <w:rStyle w:val="None"/>
          <w:rFonts w:ascii="Times New Roman" w:hAnsi="Times New Roman" w:cs="Times New Roman"/>
          <w:sz w:val="24"/>
          <w:szCs w:val="24"/>
        </w:rPr>
        <w:t>). Anything not covered by Support Services is excluded from this Agreement.</w:t>
      </w:r>
    </w:p>
    <w:p w:rsidR="00FC361B" w:rsidRDefault="00FC361B" w:rsidP="00E74DCA">
      <w:pPr>
        <w:pStyle w:val="BodyA"/>
        <w:widowControl w:val="0"/>
        <w:spacing w:after="0" w:line="240" w:lineRule="auto"/>
        <w:ind w:left="360" w:firstLine="360"/>
        <w:jc w:val="both"/>
        <w:rPr>
          <w:ins w:id="57" w:author="Niki Rogers" w:date="2025-12-14T22:32:00Z"/>
          <w:rStyle w:val="None"/>
          <w:rFonts w:ascii="Times New Roman" w:hAnsi="Times New Roman" w:cs="Times New Roman"/>
          <w:sz w:val="24"/>
          <w:szCs w:val="24"/>
        </w:rPr>
      </w:pPr>
    </w:p>
    <w:p w:rsidR="00FC361B" w:rsidRDefault="00FC361B" w:rsidP="00FC361B">
      <w:pPr>
        <w:pStyle w:val="BodyA"/>
        <w:widowControl w:val="0"/>
        <w:spacing w:after="0" w:line="240" w:lineRule="auto"/>
        <w:ind w:left="360" w:firstLine="360"/>
        <w:jc w:val="both"/>
        <w:rPr>
          <w:ins w:id="58" w:author="Niki Rogers" w:date="2025-12-14T22:32:00Z"/>
          <w:rStyle w:val="None"/>
          <w:rFonts w:ascii="Times New Roman" w:hAnsi="Times New Roman" w:cs="Times New Roman"/>
          <w:sz w:val="24"/>
          <w:szCs w:val="24"/>
        </w:rPr>
      </w:pPr>
      <w:ins w:id="59" w:author="Niki Rogers" w:date="2025-12-14T22:32:00Z">
        <w:r>
          <w:rPr>
            <w:rStyle w:val="None"/>
            <w:rFonts w:ascii="Times New Roman" w:hAnsi="Times New Roman"/>
            <w:sz w:val="24"/>
            <w:szCs w:val="24"/>
          </w:rPr>
          <w:t xml:space="preserve">h. </w:t>
        </w:r>
        <w:r>
          <w:rPr>
            <w:rStyle w:val="None"/>
            <w:rFonts w:ascii="Times New Roman" w:hAnsi="Times New Roman"/>
            <w:sz w:val="24"/>
            <w:szCs w:val="24"/>
          </w:rPr>
          <w:tab/>
        </w:r>
        <w:r w:rsidRPr="00FC361B">
          <w:rPr>
            <w:rFonts w:ascii="Times New Roman" w:hAnsi="Times New Roman"/>
            <w:sz w:val="24"/>
            <w:szCs w:val="24"/>
          </w:rPr>
          <w:t>The Services provided under this SLA focus on addressing Errors and Incidents. The majority of the support deliverables, activities, and specific requirements are governed by the respective Statements of Work (SOWs) and Purchase Orders attached to the SaaS Agreement.</w:t>
        </w:r>
      </w:ins>
    </w:p>
    <w:p w:rsidR="00FC361B" w:rsidRDefault="00FC361B" w:rsidP="00E74DCA">
      <w:pPr>
        <w:pStyle w:val="BodyA"/>
        <w:widowControl w:val="0"/>
        <w:spacing w:after="0" w:line="240" w:lineRule="auto"/>
        <w:ind w:left="360" w:firstLine="360"/>
        <w:jc w:val="both"/>
        <w:rPr>
          <w:rStyle w:val="None"/>
          <w:rFonts w:ascii="Times New Roman" w:hAnsi="Times New Roman" w:cs="Times New Roman"/>
          <w:sz w:val="24"/>
          <w:szCs w:val="24"/>
        </w:rPr>
      </w:pPr>
    </w:p>
    <w:p w:rsidR="00E74DCA" w:rsidRDefault="00E74DCA" w:rsidP="00E74DCA">
      <w:pPr>
        <w:pStyle w:val="BodyA"/>
        <w:widowControl w:val="0"/>
        <w:spacing w:after="0" w:line="240" w:lineRule="auto"/>
        <w:ind w:left="360" w:firstLine="360"/>
        <w:jc w:val="both"/>
        <w:rPr>
          <w:rStyle w:val="None"/>
          <w:rFonts w:ascii="Times New Roman" w:hAnsi="Times New Roman" w:cs="Times New Roman"/>
          <w:sz w:val="24"/>
          <w:szCs w:val="24"/>
        </w:rPr>
      </w:pPr>
    </w:p>
    <w:p w:rsidR="00FC361B" w:rsidRDefault="00EC78CD">
      <w:pPr>
        <w:pStyle w:val="BodyA"/>
        <w:widowControl w:val="0"/>
        <w:spacing w:after="0" w:line="240" w:lineRule="auto"/>
        <w:ind w:left="360"/>
        <w:jc w:val="both"/>
        <w:rPr>
          <w:ins w:id="60" w:author="Niki Rogers" w:date="2025-12-14T22:35:00Z"/>
          <w:rFonts w:ascii="Times New Roman" w:hAnsi="Times New Roman" w:cs="Times New Roman"/>
          <w:sz w:val="24"/>
          <w:szCs w:val="24"/>
        </w:rPr>
      </w:pPr>
      <w:r w:rsidRPr="001C1763">
        <w:rPr>
          <w:rStyle w:val="None"/>
          <w:rFonts w:ascii="Times New Roman" w:hAnsi="Times New Roman" w:cs="Times New Roman"/>
          <w:sz w:val="24"/>
          <w:szCs w:val="24"/>
        </w:rPr>
        <w:t>    </w:t>
      </w:r>
      <w:proofErr w:type="gramStart"/>
      <w:r w:rsidRPr="001C1763">
        <w:rPr>
          <w:rStyle w:val="None"/>
          <w:rFonts w:ascii="Times New Roman" w:hAnsi="Times New Roman" w:cs="Times New Roman"/>
          <w:sz w:val="24"/>
          <w:szCs w:val="24"/>
        </w:rPr>
        <w:t>2.2  </w:t>
      </w:r>
      <w:ins w:id="61" w:author="Niki Rogers" w:date="2025-12-14T22:34:00Z">
        <w:r w:rsidR="00FC361B" w:rsidRPr="00FC361B">
          <w:rPr>
            <w:rFonts w:ascii="Times New Roman" w:hAnsi="Times New Roman" w:cs="Times New Roman"/>
            <w:sz w:val="24"/>
            <w:szCs w:val="24"/>
          </w:rPr>
          <w:t>Support</w:t>
        </w:r>
        <w:proofErr w:type="gramEnd"/>
        <w:r w:rsidR="00FC361B" w:rsidRPr="00FC361B">
          <w:rPr>
            <w:rFonts w:ascii="Times New Roman" w:hAnsi="Times New Roman" w:cs="Times New Roman"/>
            <w:sz w:val="24"/>
            <w:szCs w:val="24"/>
          </w:rPr>
          <w:t xml:space="preserve"> Meeting Cadence</w:t>
        </w:r>
      </w:ins>
      <w:ins w:id="62" w:author="Niki Rogers" w:date="2025-12-14T22:35:00Z">
        <w:r w:rsidR="00FC361B">
          <w:rPr>
            <w:rFonts w:ascii="Times New Roman" w:hAnsi="Times New Roman" w:cs="Times New Roman"/>
            <w:sz w:val="24"/>
            <w:szCs w:val="24"/>
          </w:rPr>
          <w:t>.</w:t>
        </w:r>
      </w:ins>
    </w:p>
    <w:p w:rsidR="00FC361B" w:rsidRDefault="00FC361B">
      <w:pPr>
        <w:pStyle w:val="NormalWeb"/>
        <w:ind w:left="720"/>
        <w:rPr>
          <w:ins w:id="63" w:author="Niki Rogers" w:date="2025-12-14T22:35:00Z"/>
        </w:rPr>
        <w:pPrChange w:id="64" w:author="Niki Rogers" w:date="2025-12-14T22:35:00Z">
          <w:pPr>
            <w:pStyle w:val="NormalWeb"/>
          </w:pPr>
        </w:pPrChange>
      </w:pPr>
      <w:ins w:id="65" w:author="Niki Rogers" w:date="2025-12-14T22:35:00Z">
        <w:r>
          <w:t xml:space="preserve">a. </w:t>
        </w:r>
        <w:r>
          <w:tab/>
          <w:t xml:space="preserve">Provider and Customer shall hold </w:t>
        </w:r>
        <w:r>
          <w:rPr>
            <w:b/>
            <w:bCs/>
          </w:rPr>
          <w:t>one (1) standing support meeting per week</w:t>
        </w:r>
        <w:r>
          <w:t>.</w:t>
        </w:r>
      </w:ins>
    </w:p>
    <w:p w:rsidR="00FC361B" w:rsidRDefault="00FC361B">
      <w:pPr>
        <w:pStyle w:val="NormalWeb"/>
        <w:ind w:left="720"/>
        <w:rPr>
          <w:ins w:id="66" w:author="Niki Rogers" w:date="2025-12-14T22:35:00Z"/>
        </w:rPr>
        <w:pPrChange w:id="67" w:author="Niki Rogers" w:date="2025-12-14T22:35:00Z">
          <w:pPr>
            <w:pStyle w:val="NormalWeb"/>
          </w:pPr>
        </w:pPrChange>
      </w:pPr>
      <w:ins w:id="68" w:author="Niki Rogers" w:date="2025-12-14T22:35:00Z">
        <w:r>
          <w:t xml:space="preserve">b. </w:t>
        </w:r>
        <w:r>
          <w:tab/>
          <w:t xml:space="preserve">Additional support calls outside of the standing weekly meeting will be on an </w:t>
        </w:r>
        <w:r>
          <w:rPr>
            <w:b/>
            <w:bCs/>
          </w:rPr>
          <w:t>as-needed basis and are at the sole discretion of the Provider.</w:t>
        </w:r>
      </w:ins>
    </w:p>
    <w:p w:rsidR="00FC361B" w:rsidRDefault="00FC361B">
      <w:pPr>
        <w:pStyle w:val="NormalWeb"/>
        <w:ind w:left="720"/>
        <w:rPr>
          <w:ins w:id="69" w:author="Niki Rogers" w:date="2025-12-14T22:34:00Z"/>
          <w:rStyle w:val="None"/>
        </w:rPr>
        <w:pPrChange w:id="70" w:author="Niki Rogers" w:date="2025-12-14T22:36:00Z">
          <w:pPr>
            <w:pStyle w:val="BodyA"/>
            <w:widowControl w:val="0"/>
            <w:spacing w:after="0" w:line="240" w:lineRule="auto"/>
            <w:ind w:left="360"/>
            <w:jc w:val="both"/>
          </w:pPr>
        </w:pPrChange>
      </w:pPr>
      <w:ins w:id="71" w:author="Niki Rogers" w:date="2025-12-14T22:35:00Z">
        <w:r>
          <w:t xml:space="preserve">c. </w:t>
        </w:r>
        <w:r>
          <w:tab/>
        </w:r>
        <w:r>
          <w:rPr>
            <w:rStyle w:val="citation-106"/>
          </w:rPr>
          <w:t>The Par</w:t>
        </w:r>
      </w:ins>
      <w:ins w:id="72" w:author="Niki Rogers" w:date="2025-12-14T22:36:00Z">
        <w:r>
          <w:rPr>
            <w:rStyle w:val="citation-106"/>
          </w:rPr>
          <w:t>ties</w:t>
        </w:r>
      </w:ins>
      <w:ins w:id="73" w:author="Niki Rogers" w:date="2025-12-14T22:35:00Z">
        <w:r>
          <w:rPr>
            <w:rStyle w:val="citation-106"/>
          </w:rPr>
          <w:t xml:space="preserve"> will communicate the need for such additional support calls </w:t>
        </w:r>
      </w:ins>
      <w:ins w:id="74" w:author="Niki Rogers" w:date="2025-12-14T22:36:00Z">
        <w:r>
          <w:rPr>
            <w:rStyle w:val="citation-106"/>
          </w:rPr>
          <w:t xml:space="preserve">and </w:t>
        </w:r>
      </w:ins>
      <w:ins w:id="75" w:author="Niki Rogers" w:date="2025-12-14T22:35:00Z">
        <w:r>
          <w:rPr>
            <w:b/>
            <w:bCs/>
          </w:rPr>
          <w:t>collaborate to determine the appropriate response and meeting cadence as needed.</w:t>
        </w:r>
      </w:ins>
    </w:p>
    <w:p w:rsidR="00FC361B" w:rsidRDefault="00FC361B">
      <w:pPr>
        <w:pStyle w:val="BodyA"/>
        <w:widowControl w:val="0"/>
        <w:spacing w:after="0" w:line="240" w:lineRule="auto"/>
        <w:ind w:left="360"/>
        <w:jc w:val="both"/>
        <w:rPr>
          <w:ins w:id="76" w:author="Niki Rogers" w:date="2025-12-14T22:34:00Z"/>
          <w:rStyle w:val="None"/>
          <w:rFonts w:ascii="Times New Roman" w:hAnsi="Times New Roman" w:cs="Times New Roman"/>
          <w:sz w:val="24"/>
          <w:szCs w:val="24"/>
        </w:rPr>
      </w:pPr>
    </w:p>
    <w:p w:rsidR="00065151" w:rsidRPr="00B0367F" w:rsidRDefault="00FC361B">
      <w:pPr>
        <w:pStyle w:val="BodyA"/>
        <w:widowControl w:val="0"/>
        <w:spacing w:after="0" w:line="240" w:lineRule="auto"/>
        <w:ind w:left="360" w:firstLine="270"/>
        <w:jc w:val="both"/>
        <w:rPr>
          <w:rStyle w:val="None"/>
          <w:rFonts w:ascii="Times New Roman" w:eastAsia="Times New Roman" w:hAnsi="Times New Roman" w:cs="Times New Roman"/>
          <w:sz w:val="24"/>
          <w:szCs w:val="24"/>
        </w:rPr>
        <w:pPrChange w:id="77" w:author="Niki Rogers" w:date="2025-12-14T22:34:00Z">
          <w:pPr>
            <w:pStyle w:val="BodyA"/>
            <w:widowControl w:val="0"/>
            <w:spacing w:after="0" w:line="240" w:lineRule="auto"/>
            <w:ind w:left="360"/>
            <w:jc w:val="both"/>
          </w:pPr>
        </w:pPrChange>
      </w:pPr>
      <w:ins w:id="78" w:author="Niki Rogers" w:date="2025-12-14T22:34:00Z">
        <w:r>
          <w:rPr>
            <w:rStyle w:val="None"/>
            <w:rFonts w:ascii="Times New Roman" w:hAnsi="Times New Roman" w:cs="Times New Roman"/>
            <w:sz w:val="24"/>
            <w:szCs w:val="24"/>
          </w:rPr>
          <w:t xml:space="preserve">2.3 </w:t>
        </w:r>
      </w:ins>
      <w:r w:rsidR="00EC78CD" w:rsidRPr="001C1763">
        <w:rPr>
          <w:rStyle w:val="None"/>
          <w:rFonts w:ascii="Times New Roman" w:hAnsi="Times New Roman" w:cs="Times New Roman"/>
          <w:sz w:val="24"/>
          <w:szCs w:val="24"/>
          <w:u w:val="single"/>
        </w:rPr>
        <w:t>Response Time</w:t>
      </w:r>
      <w:r w:rsidR="00EC78CD" w:rsidRPr="001C1763">
        <w:rPr>
          <w:rStyle w:val="None"/>
          <w:rFonts w:ascii="Times New Roman" w:hAnsi="Times New Roman" w:cs="Times New Roman"/>
          <w:sz w:val="24"/>
          <w:szCs w:val="24"/>
        </w:rPr>
        <w:t xml:space="preserve">. </w:t>
      </w:r>
      <w:r w:rsidR="008315C8" w:rsidRPr="001C1763">
        <w:rPr>
          <w:rStyle w:val="None"/>
          <w:rFonts w:ascii="Times New Roman" w:hAnsi="Times New Roman" w:cs="Times New Roman"/>
          <w:sz w:val="24"/>
          <w:szCs w:val="24"/>
        </w:rPr>
        <w:t>Provider’s obligation to respond to any Incident shall be measured from when the Customer reports a problem or Incident to Provider to when the Provider begins to address the problem or Incident</w:t>
      </w:r>
      <w:r w:rsidR="008315C8" w:rsidRPr="00B0367F">
        <w:rPr>
          <w:rStyle w:val="None"/>
          <w:rFonts w:ascii="Times New Roman" w:hAnsi="Times New Roman"/>
          <w:sz w:val="24"/>
          <w:szCs w:val="24"/>
        </w:rPr>
        <w:t xml:space="preserve"> (“Response Time”). </w:t>
      </w:r>
      <w:r w:rsidR="00EC78CD" w:rsidRPr="00B0367F">
        <w:rPr>
          <w:rStyle w:val="None"/>
          <w:rFonts w:ascii="Times New Roman" w:hAnsi="Times New Roman"/>
          <w:sz w:val="24"/>
          <w:szCs w:val="24"/>
        </w:rPr>
        <w:t>During</w:t>
      </w:r>
      <w:r w:rsidR="00AB38D7">
        <w:rPr>
          <w:rStyle w:val="None"/>
          <w:rFonts w:ascii="Times New Roman" w:hAnsi="Times New Roman"/>
          <w:sz w:val="24"/>
          <w:szCs w:val="24"/>
        </w:rPr>
        <w:t xml:space="preserve"> the </w:t>
      </w:r>
      <w:r w:rsidR="00EC78CD" w:rsidRPr="00B0367F">
        <w:rPr>
          <w:rStyle w:val="None"/>
          <w:rFonts w:ascii="Times New Roman" w:hAnsi="Times New Roman"/>
          <w:sz w:val="24"/>
          <w:szCs w:val="24"/>
        </w:rPr>
        <w:t>Term</w:t>
      </w:r>
      <w:r w:rsidR="0030516A">
        <w:rPr>
          <w:rStyle w:val="None"/>
          <w:rFonts w:ascii="Times New Roman" w:hAnsi="Times New Roman"/>
          <w:sz w:val="24"/>
          <w:szCs w:val="24"/>
        </w:rPr>
        <w:t>,</w:t>
      </w:r>
      <w:r w:rsidR="00EC78CD" w:rsidRPr="00B0367F">
        <w:rPr>
          <w:rStyle w:val="None"/>
          <w:rFonts w:ascii="Times New Roman" w:hAnsi="Times New Roman"/>
          <w:sz w:val="24"/>
          <w:szCs w:val="24"/>
        </w:rPr>
        <w:t xml:space="preserve"> Provider shall use commercially reasonable efforts to Respond to Incidents reported by Customer within the following timeframes: </w:t>
      </w:r>
    </w:p>
    <w:p w:rsidR="00065151" w:rsidRDefault="00065151">
      <w:pPr>
        <w:pStyle w:val="BodyA"/>
        <w:widowControl w:val="0"/>
        <w:spacing w:after="0" w:line="240" w:lineRule="auto"/>
        <w:ind w:left="720"/>
        <w:jc w:val="both"/>
        <w:rPr>
          <w:rStyle w:val="None"/>
          <w:rFonts w:ascii="Times New Roman" w:eastAsia="Times New Roman" w:hAnsi="Times New Roman" w:cs="Times New Roman"/>
          <w:color w:val="0E568C"/>
          <w:u w:color="0E568C"/>
          <w:shd w:val="clear" w:color="auto" w:fill="FFFF00"/>
        </w:rPr>
      </w:pPr>
      <w:bookmarkStart w:id="79" w:name="co_anchor_a807219_1"/>
      <w:bookmarkEnd w:id="79"/>
    </w:p>
    <w:p w:rsidR="00065151" w:rsidRPr="00B0367F" w:rsidRDefault="0095446F"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a.</w:t>
      </w:r>
      <w:r>
        <w:rPr>
          <w:rStyle w:val="None"/>
          <w:rFonts w:ascii="Times New Roman" w:hAnsi="Times New Roman"/>
          <w:sz w:val="24"/>
          <w:szCs w:val="24"/>
        </w:rPr>
        <w:tab/>
      </w:r>
      <w:r w:rsidR="00EC78CD" w:rsidRPr="00B0367F">
        <w:rPr>
          <w:rStyle w:val="None"/>
          <w:rFonts w:ascii="Times New Roman" w:hAnsi="Times New Roman"/>
          <w:sz w:val="24"/>
          <w:szCs w:val="24"/>
        </w:rPr>
        <w:t xml:space="preserve">for a Severity Level One Incident, within two (2) hours of Provider’s receipt of Customer’s notification during Normal Business Hours; </w:t>
      </w:r>
    </w:p>
    <w:p w:rsidR="00065151" w:rsidRPr="00B0367F" w:rsidRDefault="00EC78CD"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80" w:name="co_anchor_a561548_1"/>
      <w:bookmarkEnd w:id="80"/>
    </w:p>
    <w:p w:rsidR="00065151" w:rsidRPr="00B0367F" w:rsidRDefault="00EC78CD"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shd w:val="clear" w:color="auto" w:fill="FFFF00"/>
        </w:rPr>
      </w:pPr>
      <w:r w:rsidRPr="00B0367F">
        <w:rPr>
          <w:rStyle w:val="None"/>
          <w:rFonts w:ascii="Times New Roman" w:hAnsi="Times New Roman"/>
          <w:sz w:val="24"/>
          <w:szCs w:val="24"/>
        </w:rPr>
        <w:t>b</w:t>
      </w:r>
      <w:r w:rsidR="0095446F">
        <w:rPr>
          <w:rStyle w:val="None"/>
          <w:rFonts w:ascii="Times New Roman" w:hAnsi="Times New Roman"/>
          <w:sz w:val="24"/>
          <w:szCs w:val="24"/>
        </w:rPr>
        <w:t>.</w:t>
      </w:r>
      <w:r w:rsidR="0095446F">
        <w:rPr>
          <w:rStyle w:val="None"/>
          <w:rFonts w:ascii="Times New Roman" w:hAnsi="Times New Roman"/>
          <w:sz w:val="24"/>
          <w:szCs w:val="24"/>
        </w:rPr>
        <w:tab/>
      </w:r>
      <w:r w:rsidRPr="00B0367F">
        <w:rPr>
          <w:rStyle w:val="None"/>
          <w:rFonts w:ascii="Times New Roman" w:hAnsi="Times New Roman"/>
          <w:sz w:val="24"/>
          <w:szCs w:val="24"/>
        </w:rPr>
        <w:t>for a Severity Level Two Incident, within eight (</w:t>
      </w:r>
      <w:ins w:id="81" w:author="Sergei Tokmakov, Esq." w:date="2025-12-15T03:54:00Z">
        <w:r w:rsidR="00813B9C">
          <w:rPr>
            <w:rStyle w:val="None"/>
            <w:rFonts w:ascii="Times New Roman" w:hAnsi="Times New Roman"/>
            <w:sz w:val="24"/>
            <w:szCs w:val="24"/>
          </w:rPr>
          <w:t>8</w:t>
        </w:r>
      </w:ins>
      <w:del w:id="82" w:author="Sergei Tokmakov, Esq." w:date="2025-12-15T03:54:00Z">
        <w:r w:rsidR="00C304DA" w:rsidDel="00813B9C">
          <w:rPr>
            <w:rStyle w:val="None"/>
            <w:rFonts w:ascii="Times New Roman" w:hAnsi="Times New Roman"/>
            <w:sz w:val="24"/>
            <w:szCs w:val="24"/>
          </w:rPr>
          <w:delText>1</w:delText>
        </w:r>
      </w:del>
      <w:r w:rsidRPr="00B0367F">
        <w:rPr>
          <w:rStyle w:val="None"/>
          <w:rFonts w:ascii="Times New Roman" w:hAnsi="Times New Roman"/>
          <w:sz w:val="24"/>
          <w:szCs w:val="24"/>
        </w:rPr>
        <w:t xml:space="preserve">) </w:t>
      </w:r>
      <w:del w:id="83" w:author="Sergei Tokmakov, Esq." w:date="2025-12-15T03:54:00Z">
        <w:r w:rsidR="00C304DA" w:rsidDel="00813B9C">
          <w:rPr>
            <w:rStyle w:val="None"/>
            <w:rFonts w:ascii="Times New Roman" w:hAnsi="Times New Roman"/>
            <w:sz w:val="24"/>
            <w:szCs w:val="24"/>
          </w:rPr>
          <w:delText>business day</w:delText>
        </w:r>
      </w:del>
      <w:ins w:id="84" w:author="Sergei Tokmakov, Esq." w:date="2025-12-15T03:54:00Z">
        <w:r w:rsidR="00813B9C">
          <w:rPr>
            <w:rStyle w:val="None"/>
            <w:rFonts w:ascii="Times New Roman" w:hAnsi="Times New Roman"/>
            <w:sz w:val="24"/>
            <w:szCs w:val="24"/>
          </w:rPr>
          <w:t>hours</w:t>
        </w:r>
      </w:ins>
      <w:r w:rsidRPr="00B0367F">
        <w:rPr>
          <w:rStyle w:val="None"/>
          <w:rFonts w:ascii="Times New Roman" w:hAnsi="Times New Roman"/>
          <w:sz w:val="24"/>
          <w:szCs w:val="24"/>
        </w:rPr>
        <w:t xml:space="preserve"> of Provider’s receipt of Customer’s notification during Normal Business Hours; </w:t>
      </w:r>
    </w:p>
    <w:p w:rsidR="00065151" w:rsidRPr="00B0367F" w:rsidRDefault="00EC78CD"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85" w:name="_GoBack"/>
      <w:bookmarkEnd w:id="85"/>
    </w:p>
    <w:p w:rsidR="00065151" w:rsidRPr="00B0367F" w:rsidRDefault="00EC78CD"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bookmarkStart w:id="86" w:name="co_anchor_a298561_1"/>
      <w:bookmarkEnd w:id="86"/>
      <w:r w:rsidRPr="00B0367F">
        <w:rPr>
          <w:rStyle w:val="None"/>
          <w:rFonts w:ascii="Times New Roman" w:hAnsi="Times New Roman"/>
          <w:sz w:val="24"/>
          <w:szCs w:val="24"/>
        </w:rPr>
        <w:t>c</w:t>
      </w:r>
      <w:r w:rsidR="0095446F">
        <w:rPr>
          <w:rStyle w:val="None"/>
          <w:rFonts w:ascii="Times New Roman" w:hAnsi="Times New Roman"/>
          <w:sz w:val="24"/>
          <w:szCs w:val="24"/>
        </w:rPr>
        <w:t>.</w:t>
      </w:r>
      <w:r w:rsidR="0095446F">
        <w:rPr>
          <w:rStyle w:val="None"/>
          <w:rFonts w:ascii="Times New Roman" w:hAnsi="Times New Roman"/>
          <w:sz w:val="24"/>
          <w:szCs w:val="24"/>
        </w:rPr>
        <w:tab/>
      </w:r>
      <w:r w:rsidRPr="00B0367F">
        <w:rPr>
          <w:rStyle w:val="None"/>
          <w:rFonts w:ascii="Times New Roman" w:hAnsi="Times New Roman"/>
          <w:sz w:val="24"/>
          <w:szCs w:val="24"/>
        </w:rPr>
        <w:t>for a Severity Level Three Incident, within one (</w:t>
      </w:r>
      <w:ins w:id="87" w:author="Sergei Tokmakov, Esq." w:date="2025-12-15T03:55:00Z">
        <w:r w:rsidR="00813B9C">
          <w:rPr>
            <w:rStyle w:val="None"/>
            <w:rFonts w:ascii="Times New Roman" w:hAnsi="Times New Roman"/>
            <w:sz w:val="24"/>
            <w:szCs w:val="24"/>
          </w:rPr>
          <w:t>1</w:t>
        </w:r>
      </w:ins>
      <w:del w:id="88" w:author="Sergei Tokmakov, Esq." w:date="2025-12-15T03:55:00Z">
        <w:r w:rsidR="00C304DA" w:rsidDel="00813B9C">
          <w:rPr>
            <w:rStyle w:val="None"/>
            <w:rFonts w:ascii="Times New Roman" w:hAnsi="Times New Roman"/>
            <w:sz w:val="24"/>
            <w:szCs w:val="24"/>
          </w:rPr>
          <w:delText>3</w:delText>
        </w:r>
      </w:del>
      <w:r w:rsidRPr="00B0367F">
        <w:rPr>
          <w:rStyle w:val="None"/>
          <w:rFonts w:ascii="Times New Roman" w:hAnsi="Times New Roman"/>
          <w:sz w:val="24"/>
          <w:szCs w:val="24"/>
        </w:rPr>
        <w:t>) business day of Provider’s receipt of Customer’s notification during Normal Business Hours.</w:t>
      </w:r>
    </w:p>
    <w:p w:rsidR="00065151" w:rsidRPr="00B0367F" w:rsidRDefault="00065151"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p>
    <w:p w:rsidR="00065151" w:rsidRDefault="00EC78CD" w:rsidP="0095446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d</w:t>
      </w:r>
      <w:r w:rsidR="0095446F">
        <w:rPr>
          <w:rStyle w:val="None"/>
          <w:rFonts w:ascii="Times New Roman" w:hAnsi="Times New Roman"/>
          <w:sz w:val="24"/>
          <w:szCs w:val="24"/>
        </w:rPr>
        <w:t>.</w:t>
      </w:r>
      <w:r w:rsidR="0095446F">
        <w:rPr>
          <w:rStyle w:val="None"/>
          <w:rFonts w:ascii="Times New Roman" w:hAnsi="Times New Roman"/>
          <w:sz w:val="24"/>
          <w:szCs w:val="24"/>
        </w:rPr>
        <w:tab/>
      </w:r>
      <w:r w:rsidRPr="00B0367F">
        <w:rPr>
          <w:rStyle w:val="None"/>
          <w:rFonts w:ascii="Times New Roman" w:hAnsi="Times New Roman"/>
          <w:sz w:val="24"/>
          <w:szCs w:val="24"/>
        </w:rPr>
        <w:t>for a Severity Level Four Incident, within two (</w:t>
      </w:r>
      <w:ins w:id="89" w:author="Sergei Tokmakov, Esq." w:date="2025-12-15T03:55:00Z">
        <w:r w:rsidR="00813B9C">
          <w:rPr>
            <w:rStyle w:val="None"/>
            <w:rFonts w:ascii="Times New Roman" w:hAnsi="Times New Roman"/>
            <w:sz w:val="24"/>
            <w:szCs w:val="24"/>
          </w:rPr>
          <w:t>2</w:t>
        </w:r>
      </w:ins>
      <w:del w:id="90" w:author="Sergei Tokmakov, Esq." w:date="2025-12-15T03:55:00Z">
        <w:r w:rsidR="00C304DA" w:rsidDel="00813B9C">
          <w:rPr>
            <w:rStyle w:val="None"/>
            <w:rFonts w:ascii="Times New Roman" w:hAnsi="Times New Roman"/>
            <w:sz w:val="24"/>
            <w:szCs w:val="24"/>
          </w:rPr>
          <w:delText>5</w:delText>
        </w:r>
      </w:del>
      <w:r w:rsidRPr="00B0367F">
        <w:rPr>
          <w:rStyle w:val="None"/>
          <w:rFonts w:ascii="Times New Roman" w:hAnsi="Times New Roman"/>
          <w:sz w:val="24"/>
          <w:szCs w:val="24"/>
        </w:rPr>
        <w:t>) business days of Provider’s receipt of Customer’s notification during Normal Business Hours.</w:t>
      </w:r>
    </w:p>
    <w:p w:rsidR="00FF1F84" w:rsidRDefault="00FF1F84" w:rsidP="0095446F">
      <w:pPr>
        <w:pStyle w:val="BodyA"/>
        <w:widowControl w:val="0"/>
        <w:spacing w:after="0" w:line="240" w:lineRule="auto"/>
        <w:ind w:left="360" w:firstLine="360"/>
        <w:jc w:val="both"/>
        <w:rPr>
          <w:rStyle w:val="None"/>
          <w:rFonts w:ascii="Times New Roman" w:hAnsi="Times New Roman"/>
          <w:sz w:val="24"/>
          <w:szCs w:val="24"/>
        </w:rPr>
      </w:pPr>
    </w:p>
    <w:p w:rsidR="00FF1F84" w:rsidRPr="00B0367F" w:rsidRDefault="00FF1F84" w:rsidP="0095446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e.</w:t>
      </w:r>
      <w:r>
        <w:rPr>
          <w:rStyle w:val="None"/>
          <w:rFonts w:ascii="Times New Roman" w:hAnsi="Times New Roman"/>
          <w:sz w:val="24"/>
          <w:szCs w:val="24"/>
        </w:rPr>
        <w:tab/>
      </w:r>
      <w:r w:rsidRPr="00FF1F84">
        <w:rPr>
          <w:rFonts w:ascii="Times New Roman" w:hAnsi="Times New Roman"/>
          <w:sz w:val="24"/>
          <w:szCs w:val="24"/>
        </w:rPr>
        <w:t>The Provider makes no guarantees regarding response times for inquiries or incidents that do not fall within the Provider’s defined scope of responsibility. The Customer is obligated to actively monitor support requests and address matters that fall under the Customer's external responsibilities.</w:t>
      </w:r>
    </w:p>
    <w:p w:rsidR="00065151" w:rsidRDefault="00EC78CD">
      <w:pPr>
        <w:pStyle w:val="BodyA"/>
        <w:widowControl w:val="0"/>
        <w:spacing w:after="0" w:line="240" w:lineRule="auto"/>
        <w:ind w:left="720"/>
        <w:jc w:val="both"/>
        <w:rPr>
          <w:rStyle w:val="None"/>
          <w:rFonts w:ascii="Times New Roman" w:eastAsia="Times New Roman" w:hAnsi="Times New Roman" w:cs="Times New Roman"/>
        </w:rPr>
      </w:pPr>
      <w:r>
        <w:rPr>
          <w:rStyle w:val="None"/>
          <w:rFonts w:ascii="Times New Roman" w:hAnsi="Times New Roman"/>
        </w:rPr>
        <w:t> </w:t>
      </w:r>
      <w:bookmarkStart w:id="91" w:name="co_anchor_a768539_1"/>
      <w:bookmarkEnd w:id="91"/>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r w:rsidRPr="00B0367F">
        <w:rPr>
          <w:rStyle w:val="None"/>
          <w:rFonts w:ascii="Times New Roman" w:hAnsi="Times New Roman"/>
          <w:sz w:val="24"/>
          <w:szCs w:val="24"/>
        </w:rPr>
        <w:t>2.</w:t>
      </w:r>
      <w:ins w:id="92" w:author="Niki Rogers" w:date="2025-12-14T22:34:00Z">
        <w:r w:rsidR="00FC361B">
          <w:rPr>
            <w:rStyle w:val="None"/>
            <w:rFonts w:ascii="Times New Roman" w:hAnsi="Times New Roman"/>
            <w:sz w:val="24"/>
            <w:szCs w:val="24"/>
          </w:rPr>
          <w:t>4</w:t>
        </w:r>
      </w:ins>
      <w:del w:id="93" w:author="Niki Rogers" w:date="2025-12-14T22:34:00Z">
        <w:r w:rsidRPr="00B0367F" w:rsidDel="00FC361B">
          <w:rPr>
            <w:rStyle w:val="None"/>
            <w:rFonts w:ascii="Times New Roman" w:hAnsi="Times New Roman"/>
            <w:sz w:val="24"/>
            <w:szCs w:val="24"/>
          </w:rPr>
          <w:delText>3</w:delText>
        </w:r>
      </w:del>
      <w:r w:rsidRPr="00B0367F">
        <w:rPr>
          <w:rStyle w:val="None"/>
          <w:rFonts w:ascii="Times New Roman" w:hAnsi="Times New Roman"/>
          <w:sz w:val="24"/>
          <w:szCs w:val="24"/>
        </w:rPr>
        <w:t>  </w:t>
      </w:r>
      <w:r w:rsidRPr="00B0367F">
        <w:rPr>
          <w:rStyle w:val="None"/>
          <w:rFonts w:ascii="Times New Roman" w:hAnsi="Times New Roman"/>
          <w:sz w:val="24"/>
          <w:szCs w:val="24"/>
          <w:u w:val="single"/>
        </w:rPr>
        <w:t>Remote Services</w:t>
      </w:r>
      <w:r w:rsidRPr="00B0367F">
        <w:rPr>
          <w:rStyle w:val="None"/>
          <w:rFonts w:ascii="Times New Roman" w:hAnsi="Times New Roman"/>
          <w:sz w:val="24"/>
          <w:szCs w:val="24"/>
        </w:rPr>
        <w:t>. Customer acknowledges and agrees that Provider may provide Remote Services to Customer to assist in analyzing and Resolving any Incident. Customer agrees to provide Provider with access to Customer’</w:t>
      </w:r>
      <w:r w:rsidRPr="00B0367F">
        <w:rPr>
          <w:rStyle w:val="None"/>
          <w:rFonts w:ascii="Times New Roman" w:hAnsi="Times New Roman"/>
          <w:sz w:val="24"/>
          <w:szCs w:val="24"/>
          <w:lang w:val="pt-PT"/>
        </w:rPr>
        <w:t>s computers</w:t>
      </w:r>
      <w:r w:rsidRPr="00B0367F">
        <w:rPr>
          <w:rStyle w:val="None"/>
          <w:rFonts w:ascii="Times New Roman" w:hAnsi="Times New Roman"/>
          <w:sz w:val="24"/>
          <w:szCs w:val="24"/>
        </w:rPr>
        <w:t xml:space="preserve"> to install and use remote access software (</w:t>
      </w:r>
      <w:r w:rsidR="00425B08">
        <w:rPr>
          <w:rStyle w:val="None"/>
          <w:rFonts w:ascii="Times New Roman" w:hAnsi="Times New Roman"/>
          <w:sz w:val="24"/>
          <w:szCs w:val="24"/>
        </w:rPr>
        <w:t>“</w:t>
      </w:r>
      <w:r w:rsidRPr="00B0367F">
        <w:rPr>
          <w:rStyle w:val="None"/>
          <w:rFonts w:ascii="Times New Roman" w:hAnsi="Times New Roman"/>
          <w:sz w:val="24"/>
          <w:szCs w:val="24"/>
        </w:rPr>
        <w:t>Remote Access Software”) necessary for Provider to provide the Remote Services to Customer. The Remote Access Software contains technological measures designed to collect and transmit to Provider certain diagnostic, technical, usage, and related information, including information about Customer’s computers, systems, network, and any Third-Party Materials, relating to or derived from Customer’s use of Software. Customer acknowledges and agrees that: (a) Provider may collect, maintain, process, and use this information in the course of</w:t>
      </w:r>
      <w:r w:rsidR="008D694C">
        <w:rPr>
          <w:rStyle w:val="None"/>
          <w:rFonts w:ascii="Times New Roman" w:hAnsi="Times New Roman"/>
          <w:sz w:val="24"/>
          <w:szCs w:val="24"/>
        </w:rPr>
        <w:t>, and for the sole purpose of,</w:t>
      </w:r>
      <w:r w:rsidRPr="00B0367F">
        <w:rPr>
          <w:rStyle w:val="None"/>
          <w:rFonts w:ascii="Times New Roman" w:hAnsi="Times New Roman"/>
          <w:sz w:val="24"/>
          <w:szCs w:val="24"/>
        </w:rPr>
        <w:t xml:space="preserve"> performing the Services under this Agreement, provided that Provider shall only access, control, and gather such information that it believes to be necessary to assist in analyzing and Resolving an Incident; and (b) all or portions of the Remote </w:t>
      </w:r>
      <w:r w:rsidRPr="00B0367F">
        <w:rPr>
          <w:rStyle w:val="None"/>
          <w:rFonts w:ascii="Times New Roman" w:hAnsi="Times New Roman"/>
          <w:sz w:val="24"/>
          <w:szCs w:val="24"/>
        </w:rPr>
        <w:lastRenderedPageBreak/>
        <w:t>Access Software may remain on Customer’</w:t>
      </w:r>
      <w:r w:rsidRPr="00B0367F">
        <w:rPr>
          <w:rStyle w:val="None"/>
          <w:rFonts w:ascii="Times New Roman" w:hAnsi="Times New Roman"/>
          <w:sz w:val="24"/>
          <w:szCs w:val="24"/>
          <w:lang w:val="pt-PT"/>
        </w:rPr>
        <w:t xml:space="preserve">s computers </w:t>
      </w:r>
      <w:r w:rsidRPr="00B0367F">
        <w:rPr>
          <w:rStyle w:val="None"/>
          <w:rFonts w:ascii="Times New Roman" w:hAnsi="Times New Roman"/>
          <w:sz w:val="24"/>
          <w:szCs w:val="24"/>
        </w:rPr>
        <w:t xml:space="preserve">after an Incident is Resolved. </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94" w:name="co_anchor_a1052889_1"/>
      <w:bookmarkEnd w:id="94"/>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2.</w:t>
      </w:r>
      <w:ins w:id="95" w:author="Niki Rogers" w:date="2025-12-14T22:34:00Z">
        <w:r w:rsidR="00FC361B">
          <w:rPr>
            <w:rStyle w:val="None"/>
            <w:rFonts w:ascii="Times New Roman" w:hAnsi="Times New Roman"/>
            <w:sz w:val="24"/>
            <w:szCs w:val="24"/>
          </w:rPr>
          <w:t>5</w:t>
        </w:r>
      </w:ins>
      <w:del w:id="96" w:author="Niki Rogers" w:date="2025-12-14T22:34:00Z">
        <w:r w:rsidRPr="00B0367F" w:rsidDel="00FC361B">
          <w:rPr>
            <w:rStyle w:val="None"/>
            <w:rFonts w:ascii="Times New Roman" w:hAnsi="Times New Roman"/>
            <w:sz w:val="24"/>
            <w:szCs w:val="24"/>
          </w:rPr>
          <w:delText>4</w:delText>
        </w:r>
      </w:del>
      <w:r w:rsidRPr="00B0367F">
        <w:rPr>
          <w:rStyle w:val="None"/>
          <w:rFonts w:ascii="Times New Roman" w:hAnsi="Times New Roman"/>
          <w:sz w:val="24"/>
          <w:szCs w:val="24"/>
        </w:rPr>
        <w:t>  </w:t>
      </w:r>
      <w:r w:rsidRPr="00B0367F">
        <w:rPr>
          <w:rStyle w:val="None"/>
          <w:rFonts w:ascii="Times New Roman" w:hAnsi="Times New Roman"/>
          <w:sz w:val="24"/>
          <w:szCs w:val="24"/>
          <w:u w:val="single"/>
        </w:rPr>
        <w:t>Optional Support Services</w:t>
      </w:r>
      <w:r w:rsidRPr="00B0367F">
        <w:rPr>
          <w:rStyle w:val="None"/>
          <w:rFonts w:ascii="Times New Roman" w:hAnsi="Times New Roman"/>
          <w:sz w:val="24"/>
          <w:szCs w:val="24"/>
        </w:rPr>
        <w:t>. Provider, in its sole discretion, may provide Optional Support Services to Customer on Customer’s request, at Provider’s standard hourly rates then in effect. The terms and conditions of th</w:t>
      </w:r>
      <w:r w:rsidR="00A35518">
        <w:rPr>
          <w:rStyle w:val="None"/>
          <w:rFonts w:ascii="Times New Roman" w:hAnsi="Times New Roman"/>
          <w:sz w:val="24"/>
          <w:szCs w:val="24"/>
        </w:rPr>
        <w:t>e</w:t>
      </w:r>
      <w:r w:rsidRPr="00B0367F">
        <w:rPr>
          <w:rStyle w:val="None"/>
          <w:rFonts w:ascii="Times New Roman" w:hAnsi="Times New Roman"/>
          <w:sz w:val="24"/>
          <w:szCs w:val="24"/>
        </w:rPr>
        <w:t xml:space="preserve"> Agreement govern the provision of any Optional Support Services delivered by Provider to Customer. </w:t>
      </w:r>
      <w:bookmarkStart w:id="97" w:name="co_anchor_a657680_1"/>
      <w:bookmarkEnd w:id="97"/>
      <w:r w:rsidRPr="00B0367F">
        <w:rPr>
          <w:rStyle w:val="None"/>
          <w:rFonts w:ascii="Times New Roman" w:hAnsi="Times New Roman"/>
          <w:sz w:val="24"/>
          <w:szCs w:val="24"/>
        </w:rPr>
        <w:t>(</w:t>
      </w:r>
      <w:r w:rsidRPr="003121D5">
        <w:rPr>
          <w:rStyle w:val="None"/>
          <w:rFonts w:ascii="Times New Roman" w:hAnsi="Times New Roman"/>
          <w:i/>
          <w:iCs/>
          <w:sz w:val="24"/>
          <w:szCs w:val="24"/>
        </w:rPr>
        <w:t>See</w:t>
      </w:r>
      <w:r w:rsidRPr="00B0367F">
        <w:rPr>
          <w:rStyle w:val="None"/>
          <w:rFonts w:ascii="Times New Roman" w:hAnsi="Times New Roman"/>
          <w:sz w:val="24"/>
          <w:szCs w:val="24"/>
        </w:rPr>
        <w:t xml:space="preserve"> Exhibit A, attached hereto and incorporated herein and made part of </w:t>
      </w:r>
      <w:r w:rsidR="00AB38D7" w:rsidRPr="00B0367F">
        <w:rPr>
          <w:rStyle w:val="None"/>
          <w:rFonts w:ascii="Times New Roman" w:hAnsi="Times New Roman"/>
          <w:sz w:val="24"/>
          <w:szCs w:val="24"/>
        </w:rPr>
        <w:t>this</w:t>
      </w:r>
      <w:r w:rsidR="00AB38D7">
        <w:rPr>
          <w:rStyle w:val="None"/>
          <w:rFonts w:ascii="Times New Roman" w:hAnsi="Times New Roman"/>
          <w:sz w:val="24"/>
          <w:szCs w:val="24"/>
        </w:rPr>
        <w:t xml:space="preserve"> Agreement</w:t>
      </w:r>
      <w:r w:rsidRPr="00B0367F">
        <w:rPr>
          <w:rStyle w:val="None"/>
          <w:rFonts w:ascii="Times New Roman" w:hAnsi="Times New Roman"/>
          <w:sz w:val="24"/>
          <w:szCs w:val="24"/>
        </w:rPr>
        <w:t>.)</w:t>
      </w:r>
    </w:p>
    <w:p w:rsidR="00065151" w:rsidRDefault="00065151">
      <w:pPr>
        <w:pStyle w:val="BodyA"/>
        <w:widowControl w:val="0"/>
        <w:spacing w:after="0" w:line="240" w:lineRule="auto"/>
        <w:ind w:left="360"/>
        <w:jc w:val="both"/>
        <w:rPr>
          <w:rStyle w:val="None"/>
          <w:rFonts w:ascii="Times New Roman" w:eastAsia="Times New Roman" w:hAnsi="Times New Roman" w:cs="Times New Roman"/>
          <w:shd w:val="clear" w:color="auto" w:fill="FFFF00"/>
        </w:rPr>
      </w:pPr>
    </w:p>
    <w:p w:rsidR="000A20CC" w:rsidRDefault="00EC78CD" w:rsidP="000A20CC">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2.</w:t>
      </w:r>
      <w:ins w:id="98" w:author="Niki Rogers" w:date="2025-12-14T22:34:00Z">
        <w:r w:rsidR="00FC361B">
          <w:rPr>
            <w:rStyle w:val="None"/>
            <w:rFonts w:ascii="Times New Roman" w:hAnsi="Times New Roman"/>
            <w:sz w:val="24"/>
            <w:szCs w:val="24"/>
          </w:rPr>
          <w:t>6</w:t>
        </w:r>
      </w:ins>
      <w:del w:id="99" w:author="Niki Rogers" w:date="2025-12-14T22:34:00Z">
        <w:r w:rsidRPr="00B0367F" w:rsidDel="00FC361B">
          <w:rPr>
            <w:rStyle w:val="None"/>
            <w:rFonts w:ascii="Times New Roman" w:hAnsi="Times New Roman"/>
            <w:sz w:val="24"/>
            <w:szCs w:val="24"/>
          </w:rPr>
          <w:delText>5</w:delText>
        </w:r>
      </w:del>
      <w:r w:rsidRPr="00B0367F">
        <w:rPr>
          <w:rStyle w:val="None"/>
          <w:rFonts w:ascii="Times New Roman" w:hAnsi="Times New Roman"/>
          <w:sz w:val="24"/>
          <w:szCs w:val="24"/>
        </w:rPr>
        <w:t>  </w:t>
      </w:r>
      <w:r w:rsidRPr="00B0367F">
        <w:rPr>
          <w:rStyle w:val="None"/>
          <w:rFonts w:ascii="Times New Roman" w:hAnsi="Times New Roman"/>
          <w:sz w:val="24"/>
          <w:szCs w:val="24"/>
          <w:u w:val="single"/>
        </w:rPr>
        <w:t>Training</w:t>
      </w:r>
      <w:r w:rsidRPr="00B0367F">
        <w:rPr>
          <w:rStyle w:val="None"/>
          <w:rFonts w:ascii="Times New Roman" w:hAnsi="Times New Roman"/>
          <w:sz w:val="24"/>
          <w:szCs w:val="24"/>
        </w:rPr>
        <w:t xml:space="preserve">. </w:t>
      </w:r>
      <w:ins w:id="100" w:author="Niki Rogers" w:date="2025-12-14T22:38:00Z">
        <w:r w:rsidR="00FC361B" w:rsidRPr="00FC361B">
          <w:rPr>
            <w:rFonts w:ascii="Times New Roman" w:hAnsi="Times New Roman"/>
            <w:sz w:val="24"/>
            <w:szCs w:val="24"/>
          </w:rPr>
          <w:t xml:space="preserve">The scope, duration, schedule, and format of all Customer onboarding training, including training for administrators and departmental leads, will be explicitly defined in the applicable </w:t>
        </w:r>
        <w:r w:rsidR="00FC361B" w:rsidRPr="00FC361B">
          <w:rPr>
            <w:rFonts w:ascii="Times New Roman" w:hAnsi="Times New Roman"/>
            <w:b/>
            <w:bCs/>
            <w:sz w:val="24"/>
            <w:szCs w:val="24"/>
          </w:rPr>
          <w:t>Statement of Work (SOW)</w:t>
        </w:r>
        <w:r w:rsidR="00FC361B" w:rsidRPr="00FC361B">
          <w:rPr>
            <w:rFonts w:ascii="Times New Roman" w:hAnsi="Times New Roman"/>
            <w:sz w:val="24"/>
            <w:szCs w:val="24"/>
          </w:rPr>
          <w:t xml:space="preserve"> associated with the Software as a Service Agreement. Provider shall provide the training set forth in such SOW. Customer will also have access to a robust knowledge base which includes how-to articles, videos, FAQ's and the ability to submit support tickets.</w:t>
        </w:r>
      </w:ins>
      <w:del w:id="101" w:author="Niki Rogers" w:date="2025-12-14T22:38:00Z">
        <w:r w:rsidRPr="00B0367F" w:rsidDel="00FC361B">
          <w:rPr>
            <w:rStyle w:val="None"/>
            <w:rFonts w:ascii="Times New Roman" w:hAnsi="Times New Roman"/>
            <w:sz w:val="24"/>
            <w:szCs w:val="24"/>
          </w:rPr>
          <w:delText xml:space="preserve">During Customer </w:delText>
        </w:r>
        <w:r w:rsidR="00950581" w:rsidDel="00FC361B">
          <w:rPr>
            <w:rStyle w:val="None"/>
            <w:rFonts w:ascii="Times New Roman" w:hAnsi="Times New Roman"/>
            <w:sz w:val="24"/>
            <w:szCs w:val="24"/>
          </w:rPr>
          <w:delText>o</w:delText>
        </w:r>
        <w:r w:rsidRPr="00B0367F" w:rsidDel="00FC361B">
          <w:rPr>
            <w:rStyle w:val="None"/>
            <w:rFonts w:ascii="Times New Roman" w:hAnsi="Times New Roman"/>
            <w:sz w:val="24"/>
            <w:szCs w:val="24"/>
          </w:rPr>
          <w:delText xml:space="preserve">nboarding, Provider shall provide up-to </w:delText>
        </w:r>
        <w:r w:rsidR="00FC0AB4" w:rsidRPr="00B0367F" w:rsidDel="00FC361B">
          <w:rPr>
            <w:rStyle w:val="None"/>
            <w:rFonts w:ascii="Times New Roman" w:hAnsi="Times New Roman"/>
            <w:sz w:val="24"/>
            <w:szCs w:val="24"/>
          </w:rPr>
          <w:delText xml:space="preserve">8 </w:delText>
        </w:r>
        <w:r w:rsidRPr="00B0367F" w:rsidDel="00FC361B">
          <w:rPr>
            <w:rStyle w:val="None"/>
            <w:rFonts w:ascii="Times New Roman" w:hAnsi="Times New Roman"/>
            <w:sz w:val="24"/>
            <w:szCs w:val="24"/>
          </w:rPr>
          <w:delText xml:space="preserve">hours of extensive training with the Customer’s administrators covering all aspects of the Services including oversight of department workflows, managing user roles and permissions, and relevant administrative processes. The Provider will also provide up-to </w:delText>
        </w:r>
        <w:r w:rsidR="00FC0AB4" w:rsidRPr="00B0367F" w:rsidDel="00FC361B">
          <w:rPr>
            <w:rStyle w:val="None"/>
            <w:rFonts w:ascii="Times New Roman" w:hAnsi="Times New Roman"/>
            <w:sz w:val="24"/>
            <w:szCs w:val="24"/>
          </w:rPr>
          <w:delText xml:space="preserve">2 </w:delText>
        </w:r>
        <w:r w:rsidRPr="00B0367F" w:rsidDel="00FC361B">
          <w:rPr>
            <w:rStyle w:val="None"/>
            <w:rFonts w:ascii="Times New Roman" w:hAnsi="Times New Roman"/>
            <w:sz w:val="24"/>
            <w:szCs w:val="24"/>
          </w:rPr>
          <w:delText xml:space="preserve">hours onboarding training with each departmental lead. This time will be used to review all </w:delText>
        </w:r>
        <w:r w:rsidR="00950581" w:rsidDel="00FC361B">
          <w:rPr>
            <w:rStyle w:val="None"/>
            <w:rFonts w:ascii="Times New Roman" w:hAnsi="Times New Roman"/>
            <w:sz w:val="24"/>
            <w:szCs w:val="24"/>
          </w:rPr>
          <w:delText xml:space="preserve">of </w:delText>
        </w:r>
        <w:r w:rsidRPr="00B0367F" w:rsidDel="00FC361B">
          <w:rPr>
            <w:rStyle w:val="None"/>
            <w:rFonts w:ascii="Times New Roman" w:hAnsi="Times New Roman"/>
            <w:sz w:val="24"/>
            <w:szCs w:val="24"/>
          </w:rPr>
          <w:delText>the functionality</w:delText>
        </w:r>
        <w:r w:rsidR="00950581" w:rsidDel="00FC361B">
          <w:rPr>
            <w:rStyle w:val="None"/>
            <w:rFonts w:ascii="Times New Roman" w:hAnsi="Times New Roman"/>
            <w:sz w:val="24"/>
            <w:szCs w:val="24"/>
          </w:rPr>
          <w:delText xml:space="preserve"> of the Software</w:delText>
        </w:r>
        <w:r w:rsidRPr="00B0367F" w:rsidDel="00FC361B">
          <w:rPr>
            <w:rStyle w:val="None"/>
            <w:rFonts w:ascii="Times New Roman" w:hAnsi="Times New Roman"/>
            <w:sz w:val="24"/>
            <w:szCs w:val="24"/>
          </w:rPr>
          <w:delText xml:space="preserve">, how the system operates, answer questions and establish clear communication with </w:delText>
        </w:r>
        <w:r w:rsidR="00950581" w:rsidDel="00FC361B">
          <w:rPr>
            <w:rStyle w:val="None"/>
            <w:rFonts w:ascii="Times New Roman" w:hAnsi="Times New Roman"/>
            <w:sz w:val="24"/>
            <w:szCs w:val="24"/>
          </w:rPr>
          <w:delText>Provider’s</w:delText>
        </w:r>
        <w:r w:rsidRPr="00B0367F" w:rsidDel="00FC361B">
          <w:rPr>
            <w:rStyle w:val="None"/>
            <w:rFonts w:ascii="Times New Roman" w:hAnsi="Times New Roman"/>
            <w:sz w:val="24"/>
            <w:szCs w:val="24"/>
          </w:rPr>
          <w:delText xml:space="preserve"> support team moving forward. </w:delText>
        </w:r>
        <w:r w:rsidR="00950581" w:rsidDel="00FC361B">
          <w:rPr>
            <w:rStyle w:val="None"/>
            <w:rFonts w:ascii="Times New Roman" w:hAnsi="Times New Roman"/>
            <w:sz w:val="24"/>
            <w:szCs w:val="24"/>
          </w:rPr>
          <w:delText>Customer</w:delText>
        </w:r>
        <w:r w:rsidRPr="00B0367F" w:rsidDel="00FC361B">
          <w:rPr>
            <w:rStyle w:val="None"/>
            <w:rFonts w:ascii="Times New Roman" w:hAnsi="Times New Roman"/>
            <w:sz w:val="24"/>
            <w:szCs w:val="24"/>
          </w:rPr>
          <w:delText xml:space="preserve"> will also have access to a robust knowledge base which includes how-to articles, videos, FAQ's and the ability to submit </w:delText>
        </w:r>
        <w:r w:rsidR="00761F38" w:rsidDel="00FC361B">
          <w:rPr>
            <w:rStyle w:val="None"/>
            <w:rFonts w:ascii="Times New Roman" w:hAnsi="Times New Roman"/>
            <w:sz w:val="24"/>
            <w:szCs w:val="24"/>
          </w:rPr>
          <w:delText>support</w:delText>
        </w:r>
        <w:r w:rsidRPr="00B0367F" w:rsidDel="00FC361B">
          <w:rPr>
            <w:rStyle w:val="None"/>
            <w:rFonts w:ascii="Times New Roman" w:hAnsi="Times New Roman"/>
            <w:sz w:val="24"/>
            <w:szCs w:val="24"/>
          </w:rPr>
          <w:delText xml:space="preserve"> tickets.</w:delText>
        </w:r>
      </w:del>
    </w:p>
    <w:p w:rsidR="000A20CC" w:rsidRDefault="000A20CC" w:rsidP="000A20CC">
      <w:pPr>
        <w:pStyle w:val="BodyA"/>
        <w:widowControl w:val="0"/>
        <w:spacing w:after="0" w:line="240" w:lineRule="auto"/>
        <w:ind w:left="360"/>
        <w:jc w:val="both"/>
        <w:rPr>
          <w:rStyle w:val="None"/>
          <w:rFonts w:ascii="Times New Roman" w:eastAsia="Times New Roman" w:hAnsi="Times New Roman" w:cs="Times New Roman"/>
          <w:sz w:val="24"/>
          <w:szCs w:val="24"/>
        </w:rPr>
      </w:pPr>
    </w:p>
    <w:p w:rsidR="00950581" w:rsidRDefault="000A20CC" w:rsidP="000A20CC">
      <w:pPr>
        <w:pStyle w:val="BodyA"/>
        <w:widowControl w:val="0"/>
        <w:spacing w:after="0" w:line="240" w:lineRule="auto"/>
        <w:ind w:left="360"/>
        <w:jc w:val="both"/>
        <w:rPr>
          <w:rFonts w:ascii="Times New Roman" w:hAnsi="Times New Roman"/>
          <w:sz w:val="24"/>
          <w:szCs w:val="24"/>
        </w:rPr>
      </w:pPr>
      <w:r>
        <w:rPr>
          <w:rFonts w:ascii="Times New Roman" w:hAnsi="Times New Roman"/>
          <w:sz w:val="24"/>
          <w:szCs w:val="24"/>
        </w:rPr>
        <w:t>Training</w:t>
      </w:r>
      <w:r w:rsidRPr="000A20CC">
        <w:rPr>
          <w:rFonts w:ascii="Times New Roman" w:hAnsi="Times New Roman"/>
          <w:sz w:val="24"/>
          <w:szCs w:val="24"/>
        </w:rPr>
        <w:t xml:space="preserve"> for newly developed features will be provided on a case-by-case basis, tailored to meet the specific requirements of the Customer. These sessions will be structured to ensure the effective adoption and utilization of new functionalities. The scope, schedule, and delivery format of such training will be determined through mutual agreement between the Parties.</w:t>
      </w:r>
      <w:r>
        <w:rPr>
          <w:rFonts w:ascii="Times New Roman" w:eastAsia="Times New Roman" w:hAnsi="Times New Roman" w:cs="Times New Roman"/>
          <w:sz w:val="24"/>
          <w:szCs w:val="24"/>
        </w:rPr>
        <w:t xml:space="preserve"> </w:t>
      </w:r>
      <w:r w:rsidRPr="000A20CC">
        <w:rPr>
          <w:rFonts w:ascii="Times New Roman" w:hAnsi="Times New Roman"/>
          <w:sz w:val="24"/>
          <w:szCs w:val="24"/>
        </w:rPr>
        <w:t>The Provider will collaborate with the Customer to identify additional training needs and to empower the Customer's designated team to manage and support the implementation of new features. All training sessions will be conducted remotely during the Provider’s Normal Business Hours on mutually agreed dates.</w:t>
      </w:r>
      <w:r>
        <w:rPr>
          <w:rFonts w:ascii="Times New Roman" w:hAnsi="Times New Roman"/>
          <w:sz w:val="24"/>
          <w:szCs w:val="24"/>
        </w:rPr>
        <w:t xml:space="preserve"> </w:t>
      </w:r>
      <w:r w:rsidRPr="000A20CC">
        <w:rPr>
          <w:rFonts w:ascii="Times New Roman" w:hAnsi="Times New Roman"/>
          <w:sz w:val="24"/>
          <w:szCs w:val="24"/>
        </w:rPr>
        <w:t xml:space="preserve">Feature-specific training will be delivered to the Customer’s designated leadership team to establish and develop “Salve Experts” within the organization. These experts will act as the Customer’s </w:t>
      </w:r>
      <w:r>
        <w:rPr>
          <w:rFonts w:ascii="Times New Roman" w:hAnsi="Times New Roman"/>
          <w:sz w:val="24"/>
          <w:szCs w:val="24"/>
        </w:rPr>
        <w:t xml:space="preserve">own </w:t>
      </w:r>
      <w:r w:rsidRPr="000A20CC">
        <w:rPr>
          <w:rFonts w:ascii="Times New Roman" w:hAnsi="Times New Roman"/>
          <w:sz w:val="24"/>
          <w:szCs w:val="24"/>
        </w:rPr>
        <w:t>First Tier Support for all new features. During these sessions, further training requirements may be identified, and additional sessions may be arranged as needed to address requirements.</w:t>
      </w:r>
    </w:p>
    <w:p w:rsidR="000A20CC" w:rsidRPr="000A20CC" w:rsidRDefault="000A20CC" w:rsidP="000A20CC">
      <w:pPr>
        <w:pStyle w:val="BodyA"/>
        <w:widowControl w:val="0"/>
        <w:spacing w:after="0" w:line="240" w:lineRule="auto"/>
        <w:ind w:left="360"/>
        <w:jc w:val="both"/>
        <w:rPr>
          <w:rStyle w:val="None"/>
          <w:rFonts w:ascii="Times New Roman" w:eastAsia="Times New Roman" w:hAnsi="Times New Roman" w:cs="Times New Roman"/>
          <w:sz w:val="24"/>
          <w:szCs w:val="24"/>
        </w:rPr>
      </w:pPr>
    </w:p>
    <w:p w:rsidR="00065151" w:rsidRPr="00B0367F" w:rsidRDefault="00EC78CD" w:rsidP="00654D23">
      <w:pPr>
        <w:pStyle w:val="BodyA"/>
        <w:widowControl w:val="0"/>
        <w:spacing w:after="0" w:line="240" w:lineRule="auto"/>
        <w:ind w:left="360" w:firstLine="360"/>
        <w:jc w:val="both"/>
        <w:rPr>
          <w:rStyle w:val="None"/>
          <w:rFonts w:ascii="Times New Roman" w:eastAsia="Times New Roman" w:hAnsi="Times New Roman" w:cs="Times New Roman"/>
          <w:sz w:val="24"/>
          <w:szCs w:val="24"/>
        </w:rPr>
      </w:pPr>
      <w:bookmarkStart w:id="102" w:name="co_anchor_a390647_1"/>
      <w:bookmarkEnd w:id="102"/>
      <w:r w:rsidRPr="00B0367F">
        <w:rPr>
          <w:rStyle w:val="None"/>
          <w:rFonts w:ascii="Times New Roman" w:hAnsi="Times New Roman"/>
          <w:sz w:val="24"/>
          <w:szCs w:val="24"/>
        </w:rPr>
        <w:t>2.</w:t>
      </w:r>
      <w:ins w:id="103" w:author="Niki Rogers" w:date="2025-12-14T22:34:00Z">
        <w:r w:rsidR="00FC361B">
          <w:rPr>
            <w:rStyle w:val="None"/>
            <w:rFonts w:ascii="Times New Roman" w:hAnsi="Times New Roman"/>
            <w:sz w:val="24"/>
            <w:szCs w:val="24"/>
          </w:rPr>
          <w:t>7</w:t>
        </w:r>
      </w:ins>
      <w:del w:id="104" w:author="Niki Rogers" w:date="2025-12-14T22:34:00Z">
        <w:r w:rsidRPr="00B0367F" w:rsidDel="00FC361B">
          <w:rPr>
            <w:rStyle w:val="None"/>
            <w:rFonts w:ascii="Times New Roman" w:hAnsi="Times New Roman"/>
            <w:sz w:val="24"/>
            <w:szCs w:val="24"/>
          </w:rPr>
          <w:delText>6</w:delText>
        </w:r>
      </w:del>
      <w:r w:rsidRPr="00B0367F">
        <w:rPr>
          <w:rStyle w:val="None"/>
          <w:rFonts w:ascii="Times New Roman" w:hAnsi="Times New Roman"/>
          <w:sz w:val="24"/>
          <w:szCs w:val="24"/>
        </w:rPr>
        <w:t>  </w:t>
      </w:r>
      <w:r w:rsidRPr="00B0367F">
        <w:rPr>
          <w:rStyle w:val="None"/>
          <w:rFonts w:ascii="Times New Roman" w:hAnsi="Times New Roman"/>
          <w:sz w:val="24"/>
          <w:szCs w:val="24"/>
          <w:u w:val="single"/>
        </w:rPr>
        <w:t>Maintenance Releases</w:t>
      </w:r>
      <w:r w:rsidRPr="00B0367F">
        <w:rPr>
          <w:rStyle w:val="None"/>
          <w:rFonts w:ascii="Times New Roman" w:hAnsi="Times New Roman"/>
          <w:sz w:val="24"/>
          <w:szCs w:val="24"/>
        </w:rPr>
        <w:t>. During</w:t>
      </w:r>
      <w:r w:rsidR="00AB38D7">
        <w:rPr>
          <w:rStyle w:val="None"/>
          <w:rFonts w:ascii="Times New Roman" w:hAnsi="Times New Roman"/>
          <w:sz w:val="24"/>
          <w:szCs w:val="24"/>
        </w:rPr>
        <w:t xml:space="preserve"> the</w:t>
      </w:r>
      <w:r w:rsidR="007C6F20">
        <w:rPr>
          <w:rStyle w:val="None"/>
          <w:rFonts w:ascii="Times New Roman" w:hAnsi="Times New Roman"/>
          <w:sz w:val="24"/>
          <w:szCs w:val="24"/>
        </w:rPr>
        <w:t xml:space="preserve"> </w:t>
      </w:r>
      <w:r w:rsidRPr="00B0367F">
        <w:rPr>
          <w:rStyle w:val="None"/>
          <w:rFonts w:ascii="Times New Roman" w:hAnsi="Times New Roman"/>
          <w:sz w:val="24"/>
          <w:szCs w:val="24"/>
        </w:rPr>
        <w:t xml:space="preserve">Term, Provider will provide Customer with all Maintenance Releases under the terms and conditions set forth in the Software License Agreement. Customer does not have any right under or in connection with this </w:t>
      </w:r>
      <w:r w:rsidR="00DC61D3">
        <w:rPr>
          <w:rStyle w:val="None"/>
          <w:rFonts w:ascii="Times New Roman" w:hAnsi="Times New Roman"/>
          <w:sz w:val="24"/>
          <w:szCs w:val="24"/>
        </w:rPr>
        <w:t>Agreement</w:t>
      </w:r>
      <w:r w:rsidRPr="00B0367F">
        <w:rPr>
          <w:rStyle w:val="None"/>
          <w:rFonts w:ascii="Times New Roman" w:hAnsi="Times New Roman"/>
          <w:sz w:val="24"/>
          <w:szCs w:val="24"/>
        </w:rPr>
        <w:t xml:space="preserve"> to receive any New Versions of the Software that Provider may, in its sole discretion, release from time to time.</w:t>
      </w:r>
    </w:p>
    <w:p w:rsidR="00065151" w:rsidRPr="00B0367F" w:rsidRDefault="00EC78CD" w:rsidP="00654D23">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05" w:name="co_anchor_a131705_1"/>
      <w:bookmarkEnd w:id="105"/>
    </w:p>
    <w:p w:rsidR="00065151" w:rsidRPr="00060364" w:rsidRDefault="00EC78CD" w:rsidP="00654D23">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2.</w:t>
      </w:r>
      <w:ins w:id="106" w:author="Niki Rogers" w:date="2025-12-14T22:34:00Z">
        <w:r w:rsidR="00FC361B">
          <w:rPr>
            <w:rStyle w:val="None"/>
            <w:rFonts w:ascii="Times New Roman" w:hAnsi="Times New Roman"/>
            <w:sz w:val="24"/>
            <w:szCs w:val="24"/>
          </w:rPr>
          <w:t>8</w:t>
        </w:r>
      </w:ins>
      <w:del w:id="107" w:author="Niki Rogers" w:date="2025-12-14T22:34:00Z">
        <w:r w:rsidRPr="00B0367F" w:rsidDel="00FC361B">
          <w:rPr>
            <w:rStyle w:val="None"/>
            <w:rFonts w:ascii="Times New Roman" w:hAnsi="Times New Roman"/>
            <w:sz w:val="24"/>
            <w:szCs w:val="24"/>
          </w:rPr>
          <w:delText>7</w:delText>
        </w:r>
      </w:del>
      <w:r w:rsidRPr="00B0367F">
        <w:rPr>
          <w:rStyle w:val="None"/>
          <w:rFonts w:ascii="Times New Roman" w:hAnsi="Times New Roman"/>
          <w:sz w:val="24"/>
          <w:szCs w:val="24"/>
        </w:rPr>
        <w:t>  </w:t>
      </w:r>
      <w:r w:rsidRPr="00060364">
        <w:rPr>
          <w:rStyle w:val="None"/>
          <w:rFonts w:ascii="Times New Roman" w:hAnsi="Times New Roman"/>
          <w:sz w:val="24"/>
          <w:szCs w:val="24"/>
          <w:u w:val="single"/>
        </w:rPr>
        <w:t>Service Changes</w:t>
      </w:r>
      <w:r w:rsidRPr="00060364">
        <w:rPr>
          <w:rStyle w:val="None"/>
          <w:rFonts w:ascii="Times New Roman" w:hAnsi="Times New Roman"/>
          <w:sz w:val="24"/>
          <w:szCs w:val="24"/>
        </w:rPr>
        <w:t xml:space="preserve">. Provider may, in its sole discretion, change any aspect of the Services or their performance on one (1) </w:t>
      </w:r>
      <w:r w:rsidR="00870238">
        <w:rPr>
          <w:rStyle w:val="None"/>
          <w:rFonts w:ascii="Times New Roman" w:hAnsi="Times New Roman"/>
          <w:sz w:val="24"/>
          <w:szCs w:val="24"/>
        </w:rPr>
        <w:t xml:space="preserve">business </w:t>
      </w:r>
      <w:r w:rsidRPr="00060364">
        <w:rPr>
          <w:rStyle w:val="None"/>
          <w:rFonts w:ascii="Times New Roman" w:hAnsi="Times New Roman"/>
          <w:sz w:val="24"/>
          <w:szCs w:val="24"/>
        </w:rPr>
        <w:t>day</w:t>
      </w:r>
      <w:r w:rsidR="00870238">
        <w:rPr>
          <w:rStyle w:val="None"/>
          <w:rFonts w:ascii="Times New Roman" w:hAnsi="Times New Roman"/>
          <w:sz w:val="24"/>
          <w:szCs w:val="24"/>
        </w:rPr>
        <w:t>’</w:t>
      </w:r>
      <w:r w:rsidRPr="00060364">
        <w:rPr>
          <w:rStyle w:val="None"/>
          <w:rFonts w:ascii="Times New Roman" w:hAnsi="Times New Roman"/>
          <w:sz w:val="24"/>
          <w:szCs w:val="24"/>
        </w:rPr>
        <w:t>s prior written notice to Customer, provided that no such change materially reduces or otherwise has a material adverse effect on the: (a) Provider’s level of effort in performing the Services; (b) Provider’s obligation to provide the Services under this Agreement; or (c) Customer’s rights under this Agreement.</w:t>
      </w:r>
    </w:p>
    <w:p w:rsidR="00065151" w:rsidRDefault="00EC78CD" w:rsidP="00654D23">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lastRenderedPageBreak/>
        <w:t> </w:t>
      </w:r>
      <w:bookmarkStart w:id="108" w:name="co_anchor_a715916_1"/>
      <w:bookmarkEnd w:id="108"/>
    </w:p>
    <w:p w:rsidR="00065151" w:rsidRPr="00060364" w:rsidRDefault="00EC78CD" w:rsidP="00654D23">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2.</w:t>
      </w:r>
      <w:ins w:id="109" w:author="Niki Rogers" w:date="2025-12-14T22:34:00Z">
        <w:r w:rsidR="00FC361B">
          <w:rPr>
            <w:rStyle w:val="None"/>
            <w:rFonts w:ascii="Times New Roman" w:hAnsi="Times New Roman"/>
            <w:sz w:val="24"/>
            <w:szCs w:val="24"/>
          </w:rPr>
          <w:t>9</w:t>
        </w:r>
      </w:ins>
      <w:del w:id="110" w:author="Niki Rogers" w:date="2025-12-14T22:34:00Z">
        <w:r w:rsidRPr="00060364" w:rsidDel="00FC361B">
          <w:rPr>
            <w:rStyle w:val="None"/>
            <w:rFonts w:ascii="Times New Roman" w:hAnsi="Times New Roman"/>
            <w:sz w:val="24"/>
            <w:szCs w:val="24"/>
          </w:rPr>
          <w:delText>8</w:delText>
        </w:r>
      </w:del>
      <w:r w:rsidRPr="00060364">
        <w:rPr>
          <w:rStyle w:val="None"/>
          <w:rFonts w:ascii="Times New Roman" w:hAnsi="Times New Roman"/>
          <w:sz w:val="24"/>
          <w:szCs w:val="24"/>
        </w:rPr>
        <w:t>  </w:t>
      </w:r>
      <w:r w:rsidRPr="00060364">
        <w:rPr>
          <w:rStyle w:val="None"/>
          <w:rFonts w:ascii="Times New Roman" w:hAnsi="Times New Roman"/>
          <w:sz w:val="24"/>
          <w:szCs w:val="24"/>
          <w:u w:val="single"/>
        </w:rPr>
        <w:t>Subcontractors</w:t>
      </w:r>
      <w:r w:rsidRPr="00060364">
        <w:rPr>
          <w:rStyle w:val="None"/>
          <w:rFonts w:ascii="Times New Roman" w:hAnsi="Times New Roman"/>
          <w:sz w:val="24"/>
          <w:szCs w:val="24"/>
        </w:rPr>
        <w:t>. Provider may, in its sole discretion, perform any of the Services by or through third parties (each, a “</w:t>
      </w:r>
      <w:r w:rsidRPr="00055A87">
        <w:rPr>
          <w:rStyle w:val="None"/>
          <w:rFonts w:ascii="Times New Roman" w:hAnsi="Times New Roman"/>
          <w:sz w:val="24"/>
          <w:szCs w:val="24"/>
        </w:rPr>
        <w:t>Subcontractor</w:t>
      </w:r>
      <w:r w:rsidRPr="00060364">
        <w:rPr>
          <w:rStyle w:val="None"/>
          <w:rFonts w:ascii="Times New Roman" w:hAnsi="Times New Roman"/>
          <w:sz w:val="24"/>
          <w:szCs w:val="24"/>
        </w:rPr>
        <w:t>”) or any other Provider Personnel.</w:t>
      </w:r>
    </w:p>
    <w:p w:rsidR="00065151" w:rsidRPr="00060364" w:rsidRDefault="00EC78CD" w:rsidP="00654D23">
      <w:pPr>
        <w:pStyle w:val="BodyA"/>
        <w:widowControl w:val="0"/>
        <w:spacing w:after="0" w:line="240" w:lineRule="auto"/>
        <w:ind w:left="360"/>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 </w:t>
      </w:r>
      <w:bookmarkStart w:id="111" w:name="co_anchor_a554932_1"/>
      <w:bookmarkEnd w:id="111"/>
    </w:p>
    <w:p w:rsidR="00065151" w:rsidRPr="00060364" w:rsidRDefault="00EC78CD" w:rsidP="00654D23">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2.</w:t>
      </w:r>
      <w:ins w:id="112" w:author="Niki Rogers" w:date="2025-12-14T22:34:00Z">
        <w:r w:rsidR="00FC361B">
          <w:rPr>
            <w:rStyle w:val="None"/>
            <w:rFonts w:ascii="Times New Roman" w:hAnsi="Times New Roman"/>
            <w:sz w:val="24"/>
            <w:szCs w:val="24"/>
          </w:rPr>
          <w:t>10</w:t>
        </w:r>
      </w:ins>
      <w:del w:id="113" w:author="Niki Rogers" w:date="2025-12-14T22:34:00Z">
        <w:r w:rsidRPr="00060364" w:rsidDel="00FC361B">
          <w:rPr>
            <w:rStyle w:val="None"/>
            <w:rFonts w:ascii="Times New Roman" w:hAnsi="Times New Roman"/>
            <w:sz w:val="24"/>
            <w:szCs w:val="24"/>
          </w:rPr>
          <w:delText>9</w:delText>
        </w:r>
      </w:del>
      <w:r w:rsidRPr="00060364">
        <w:rPr>
          <w:rStyle w:val="None"/>
          <w:rFonts w:ascii="Times New Roman" w:hAnsi="Times New Roman"/>
          <w:sz w:val="24"/>
          <w:szCs w:val="24"/>
        </w:rPr>
        <w:t>  </w:t>
      </w:r>
      <w:r w:rsidRPr="00060364">
        <w:rPr>
          <w:rStyle w:val="None"/>
          <w:rFonts w:ascii="Times New Roman" w:hAnsi="Times New Roman"/>
          <w:sz w:val="24"/>
          <w:szCs w:val="24"/>
          <w:u w:val="single"/>
        </w:rPr>
        <w:t>Open Source Components</w:t>
      </w:r>
      <w:r w:rsidRPr="00060364">
        <w:rPr>
          <w:rStyle w:val="None"/>
          <w:rFonts w:ascii="Times New Roman" w:hAnsi="Times New Roman"/>
          <w:sz w:val="24"/>
          <w:szCs w:val="24"/>
        </w:rPr>
        <w:t>. The Deliverables may include Open Source Components licensed under the names of open source licenses (each an “Open Source License”) (</w:t>
      </w:r>
      <w:r w:rsidR="00654D23">
        <w:rPr>
          <w:rStyle w:val="None"/>
          <w:rFonts w:ascii="Times New Roman" w:hAnsi="Times New Roman"/>
          <w:i/>
          <w:iCs/>
          <w:sz w:val="24"/>
          <w:szCs w:val="24"/>
        </w:rPr>
        <w:t>see</w:t>
      </w:r>
      <w:r w:rsidR="00654D23">
        <w:rPr>
          <w:rStyle w:val="None"/>
          <w:rFonts w:ascii="Times New Roman" w:hAnsi="Times New Roman"/>
          <w:sz w:val="24"/>
          <w:szCs w:val="24"/>
        </w:rPr>
        <w:t xml:space="preserve"> </w:t>
      </w:r>
      <w:r w:rsidRPr="00060364">
        <w:rPr>
          <w:rStyle w:val="None"/>
          <w:rFonts w:ascii="Times New Roman" w:hAnsi="Times New Roman"/>
          <w:sz w:val="24"/>
          <w:szCs w:val="24"/>
        </w:rPr>
        <w:t xml:space="preserve">Exhibit </w:t>
      </w:r>
      <w:r w:rsidR="008C5779">
        <w:rPr>
          <w:rStyle w:val="None"/>
          <w:rFonts w:ascii="Times New Roman" w:hAnsi="Times New Roman"/>
          <w:sz w:val="24"/>
          <w:szCs w:val="24"/>
        </w:rPr>
        <w:t>E</w:t>
      </w:r>
      <w:r w:rsidR="00654D23">
        <w:rPr>
          <w:rStyle w:val="None"/>
          <w:rFonts w:ascii="Times New Roman" w:hAnsi="Times New Roman"/>
          <w:sz w:val="24"/>
          <w:szCs w:val="24"/>
        </w:rPr>
        <w:t xml:space="preserve"> attached hereto</w:t>
      </w:r>
      <w:r w:rsidR="00654D23" w:rsidRPr="009B7559">
        <w:rPr>
          <w:rStyle w:val="None"/>
          <w:rFonts w:ascii="Times New Roman" w:hAnsi="Times New Roman"/>
          <w:sz w:val="24"/>
          <w:szCs w:val="24"/>
        </w:rPr>
        <w:t xml:space="preserve"> </w:t>
      </w:r>
      <w:r w:rsidR="00654D23" w:rsidRPr="00B0367F">
        <w:rPr>
          <w:rStyle w:val="None"/>
          <w:rFonts w:ascii="Times New Roman" w:hAnsi="Times New Roman"/>
          <w:sz w:val="24"/>
          <w:szCs w:val="24"/>
        </w:rPr>
        <w:t>and incorporated herein</w:t>
      </w:r>
      <w:r w:rsidRPr="00060364">
        <w:rPr>
          <w:rStyle w:val="None"/>
          <w:rFonts w:ascii="Times New Roman" w:hAnsi="Times New Roman"/>
          <w:sz w:val="24"/>
          <w:szCs w:val="24"/>
        </w:rPr>
        <w:t>). Any use of the Open Source Components by Customer is governed by, and subject to, the terms and conditions of the Open Source License(s).</w:t>
      </w:r>
      <w:r w:rsidR="00654D23">
        <w:rPr>
          <w:rStyle w:val="None"/>
          <w:rFonts w:ascii="Times New Roman" w:hAnsi="Times New Roman"/>
          <w:sz w:val="24"/>
          <w:szCs w:val="24"/>
        </w:rPr>
        <w:t xml:space="preserve">  </w:t>
      </w:r>
      <w:r w:rsidRPr="00060364">
        <w:rPr>
          <w:rStyle w:val="None"/>
          <w:rFonts w:ascii="Times New Roman" w:hAnsi="Times New Roman"/>
          <w:sz w:val="24"/>
          <w:szCs w:val="24"/>
        </w:rPr>
        <w:t xml:space="preserve"> </w:t>
      </w:r>
    </w:p>
    <w:p w:rsidR="00065151" w:rsidRPr="00060364"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 </w:t>
      </w:r>
      <w:bookmarkStart w:id="114" w:name="co_anchor_a67617_1"/>
      <w:bookmarkEnd w:id="114"/>
    </w:p>
    <w:p w:rsidR="00065151" w:rsidRPr="00060364"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3.  </w:t>
      </w:r>
      <w:r w:rsidRPr="00060364">
        <w:rPr>
          <w:rStyle w:val="None"/>
          <w:rFonts w:ascii="Times New Roman" w:hAnsi="Times New Roman"/>
          <w:sz w:val="24"/>
          <w:szCs w:val="24"/>
          <w:u w:val="single"/>
          <w:lang w:val="fr-FR"/>
        </w:rPr>
        <w:t>Limitations</w:t>
      </w:r>
      <w:r w:rsidRPr="00060364">
        <w:rPr>
          <w:rStyle w:val="None"/>
          <w:rFonts w:ascii="Times New Roman" w:hAnsi="Times New Roman"/>
          <w:sz w:val="24"/>
          <w:szCs w:val="24"/>
        </w:rPr>
        <w:t>.</w:t>
      </w:r>
    </w:p>
    <w:p w:rsidR="00065151" w:rsidRPr="00060364"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 </w:t>
      </w:r>
      <w:bookmarkStart w:id="115" w:name="co_anchor_a604274_1"/>
      <w:bookmarkEnd w:id="115"/>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060364">
        <w:rPr>
          <w:rStyle w:val="None"/>
          <w:rFonts w:ascii="Times New Roman" w:hAnsi="Times New Roman"/>
          <w:sz w:val="24"/>
          <w:szCs w:val="24"/>
        </w:rPr>
        <w:t>    </w:t>
      </w:r>
      <w:proofErr w:type="gramStart"/>
      <w:r w:rsidRPr="00060364">
        <w:rPr>
          <w:rStyle w:val="None"/>
          <w:rFonts w:ascii="Times New Roman" w:hAnsi="Times New Roman"/>
          <w:sz w:val="24"/>
          <w:szCs w:val="24"/>
        </w:rPr>
        <w:t>3.1  </w:t>
      </w:r>
      <w:r w:rsidRPr="00060364">
        <w:rPr>
          <w:rStyle w:val="None"/>
          <w:rFonts w:ascii="Times New Roman" w:hAnsi="Times New Roman"/>
          <w:sz w:val="24"/>
          <w:szCs w:val="24"/>
          <w:u w:val="single"/>
        </w:rPr>
        <w:t>Incidents</w:t>
      </w:r>
      <w:proofErr w:type="gramEnd"/>
      <w:r w:rsidRPr="00060364">
        <w:rPr>
          <w:rStyle w:val="None"/>
          <w:rFonts w:ascii="Times New Roman" w:hAnsi="Times New Roman"/>
          <w:sz w:val="24"/>
          <w:szCs w:val="24"/>
        </w:rPr>
        <w:t xml:space="preserve">. Provider has the sole right to determine, in its reasonable discretion: (a) what </w:t>
      </w:r>
      <w:r w:rsidRPr="00B0367F">
        <w:rPr>
          <w:rStyle w:val="None"/>
          <w:rFonts w:ascii="Times New Roman" w:hAnsi="Times New Roman"/>
          <w:sz w:val="24"/>
          <w:szCs w:val="24"/>
        </w:rPr>
        <w:t>constitutes an Incident; and (b) when an Incident is deemed to be Resolved.</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116" w:name="co_anchor_a894943_1"/>
      <w:bookmarkEnd w:id="116"/>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3.2  </w:t>
      </w:r>
      <w:r w:rsidRPr="00B0367F">
        <w:rPr>
          <w:rStyle w:val="None"/>
          <w:rFonts w:ascii="Times New Roman" w:hAnsi="Times New Roman"/>
          <w:sz w:val="24"/>
          <w:szCs w:val="24"/>
          <w:u w:val="single"/>
        </w:rPr>
        <w:t>Response</w:t>
      </w:r>
      <w:proofErr w:type="gramEnd"/>
      <w:r w:rsidRPr="00B0367F">
        <w:rPr>
          <w:rStyle w:val="None"/>
          <w:rFonts w:ascii="Times New Roman" w:hAnsi="Times New Roman"/>
          <w:sz w:val="24"/>
          <w:szCs w:val="24"/>
          <w:u w:val="single"/>
        </w:rPr>
        <w:t xml:space="preserve"> Time and Resolution</w:t>
      </w:r>
      <w:r w:rsidRPr="00B0367F">
        <w:rPr>
          <w:rStyle w:val="None"/>
          <w:rFonts w:ascii="Times New Roman" w:hAnsi="Times New Roman"/>
          <w:sz w:val="24"/>
          <w:szCs w:val="24"/>
        </w:rPr>
        <w:t xml:space="preserve">. Provider will use commercially reasonable efforts to: (a) Respond within the applicable Response </w:t>
      </w:r>
      <w:r w:rsidR="008315C8" w:rsidRPr="00B0367F">
        <w:rPr>
          <w:rStyle w:val="None"/>
          <w:rFonts w:ascii="Times New Roman" w:hAnsi="Times New Roman"/>
          <w:sz w:val="24"/>
          <w:szCs w:val="24"/>
        </w:rPr>
        <w:t>T</w:t>
      </w:r>
      <w:r w:rsidRPr="00B0367F">
        <w:rPr>
          <w:rStyle w:val="None"/>
          <w:rFonts w:ascii="Times New Roman" w:hAnsi="Times New Roman"/>
          <w:sz w:val="24"/>
          <w:szCs w:val="24"/>
        </w:rPr>
        <w:t>ime provided in Section 2.2; and (b) Resolve an Incident, but does not guarantee that it will be able to Respond within that specific time period or that any Incident will be Resolved.</w:t>
      </w:r>
    </w:p>
    <w:p w:rsidR="00065151" w:rsidRPr="00C304DA" w:rsidRDefault="00EC78CD" w:rsidP="00C304DA">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17" w:name="co_anchor_a542460_1"/>
      <w:bookmarkStart w:id="118" w:name="co_anchor_a515104_1"/>
      <w:bookmarkEnd w:id="117"/>
      <w:bookmarkEnd w:id="118"/>
    </w:p>
    <w:p w:rsidR="00DF0EDF" w:rsidRPr="00B0367F" w:rsidRDefault="00EC78CD">
      <w:pPr>
        <w:pStyle w:val="BodyA"/>
        <w:widowControl w:val="0"/>
        <w:spacing w:after="0" w:line="240" w:lineRule="auto"/>
        <w:ind w:left="360"/>
        <w:jc w:val="both"/>
        <w:rPr>
          <w:rStyle w:val="None"/>
          <w:rFonts w:ascii="Times New Roman" w:hAnsi="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3.4  </w:t>
      </w:r>
      <w:r w:rsidRPr="00B0367F">
        <w:rPr>
          <w:rStyle w:val="None"/>
          <w:rFonts w:ascii="Times New Roman" w:hAnsi="Times New Roman"/>
          <w:sz w:val="24"/>
          <w:szCs w:val="24"/>
          <w:u w:val="single"/>
        </w:rPr>
        <w:t>Effect</w:t>
      </w:r>
      <w:proofErr w:type="gramEnd"/>
      <w:r w:rsidRPr="00B0367F">
        <w:rPr>
          <w:rStyle w:val="None"/>
          <w:rFonts w:ascii="Times New Roman" w:hAnsi="Times New Roman"/>
          <w:sz w:val="24"/>
          <w:szCs w:val="24"/>
          <w:u w:val="single"/>
        </w:rPr>
        <w:t xml:space="preserve"> of Customer Failure or Delay</w:t>
      </w:r>
      <w:r w:rsidRPr="00B0367F">
        <w:rPr>
          <w:rStyle w:val="None"/>
          <w:rFonts w:ascii="Times New Roman" w:hAnsi="Times New Roman"/>
          <w:sz w:val="24"/>
          <w:szCs w:val="24"/>
        </w:rPr>
        <w:t xml:space="preserve">. Provider is not responsible or liable for any </w:t>
      </w:r>
      <w:r w:rsidR="00DF0EDF" w:rsidRPr="00B0367F">
        <w:rPr>
          <w:rStyle w:val="None"/>
          <w:rFonts w:ascii="Times New Roman" w:hAnsi="Times New Roman"/>
          <w:sz w:val="24"/>
          <w:szCs w:val="24"/>
        </w:rPr>
        <w:t>of the following:</w:t>
      </w:r>
    </w:p>
    <w:p w:rsidR="00DF0EDF" w:rsidRPr="00B0367F" w:rsidRDefault="00DF0EDF">
      <w:pPr>
        <w:pStyle w:val="BodyA"/>
        <w:widowControl w:val="0"/>
        <w:spacing w:after="0" w:line="240" w:lineRule="auto"/>
        <w:ind w:left="360"/>
        <w:jc w:val="both"/>
        <w:rPr>
          <w:rStyle w:val="None"/>
          <w:rFonts w:ascii="Times New Roman" w:hAnsi="Times New Roman"/>
          <w:sz w:val="24"/>
          <w:szCs w:val="24"/>
        </w:rPr>
      </w:pP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a.</w:t>
      </w:r>
      <w:r w:rsidRPr="00B0367F">
        <w:rPr>
          <w:rStyle w:val="None"/>
          <w:rFonts w:ascii="Times New Roman" w:hAnsi="Times New Roman"/>
          <w:sz w:val="24"/>
          <w:szCs w:val="24"/>
        </w:rPr>
        <w:tab/>
        <w:t xml:space="preserve">Delay or failure of performance caused in whole or in part by any delay or failure to perform any of Customer’s obligations under </w:t>
      </w:r>
      <w:r w:rsidR="007C6F20">
        <w:rPr>
          <w:rStyle w:val="None"/>
          <w:rFonts w:ascii="Times New Roman" w:hAnsi="Times New Roman"/>
          <w:sz w:val="24"/>
          <w:szCs w:val="24"/>
        </w:rPr>
        <w:t xml:space="preserve">the </w:t>
      </w:r>
      <w:r w:rsidR="00AB38D7">
        <w:rPr>
          <w:rStyle w:val="None"/>
          <w:rFonts w:ascii="Times New Roman" w:hAnsi="Times New Roman"/>
          <w:sz w:val="24"/>
          <w:szCs w:val="24"/>
        </w:rPr>
        <w:t>Agreement in</w:t>
      </w:r>
      <w:r w:rsidRPr="00B0367F">
        <w:rPr>
          <w:rStyle w:val="None"/>
          <w:rFonts w:ascii="Times New Roman" w:hAnsi="Times New Roman"/>
          <w:sz w:val="24"/>
          <w:szCs w:val="24"/>
        </w:rPr>
        <w:t xml:space="preserve"> accordance with the </w:t>
      </w:r>
      <w:r w:rsidR="00B10C4C">
        <w:rPr>
          <w:rStyle w:val="None"/>
          <w:rFonts w:ascii="Times New Roman" w:hAnsi="Times New Roman"/>
          <w:sz w:val="24"/>
          <w:szCs w:val="24"/>
        </w:rPr>
        <w:t xml:space="preserve">applicable </w:t>
      </w:r>
      <w:r w:rsidRPr="00B0367F">
        <w:rPr>
          <w:rStyle w:val="None"/>
          <w:rFonts w:ascii="Times New Roman" w:hAnsi="Times New Roman"/>
          <w:sz w:val="24"/>
          <w:szCs w:val="24"/>
        </w:rPr>
        <w:t>terms and conditions;</w:t>
      </w: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b.</w:t>
      </w:r>
      <w:r w:rsidRPr="00B0367F">
        <w:rPr>
          <w:rStyle w:val="None"/>
          <w:rFonts w:ascii="Times New Roman" w:hAnsi="Times New Roman"/>
          <w:sz w:val="24"/>
          <w:szCs w:val="24"/>
        </w:rPr>
        <w:tab/>
      </w:r>
      <w:r w:rsidR="0068538B" w:rsidRPr="00B0367F">
        <w:rPr>
          <w:rStyle w:val="None"/>
          <w:rFonts w:ascii="Times New Roman" w:hAnsi="Times New Roman"/>
          <w:sz w:val="24"/>
          <w:szCs w:val="24"/>
        </w:rPr>
        <w:t>Customer’s failure to provide accurate or complete information to Provider</w:t>
      </w:r>
      <w:r w:rsidRPr="00B0367F">
        <w:rPr>
          <w:rStyle w:val="None"/>
          <w:rFonts w:ascii="Times New Roman" w:hAnsi="Times New Roman"/>
          <w:sz w:val="24"/>
          <w:szCs w:val="24"/>
        </w:rPr>
        <w:t>;</w:t>
      </w: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c.</w:t>
      </w:r>
      <w:r w:rsidRPr="00B0367F">
        <w:rPr>
          <w:rStyle w:val="None"/>
          <w:rFonts w:ascii="Times New Roman" w:hAnsi="Times New Roman"/>
          <w:sz w:val="24"/>
          <w:szCs w:val="24"/>
        </w:rPr>
        <w:tab/>
        <w:t>Customer’s failure to properly train its employees</w:t>
      </w:r>
      <w:r w:rsidR="00761F38">
        <w:rPr>
          <w:rStyle w:val="None"/>
          <w:rFonts w:ascii="Times New Roman" w:hAnsi="Times New Roman"/>
          <w:sz w:val="24"/>
          <w:szCs w:val="24"/>
        </w:rPr>
        <w:t xml:space="preserve"> or vendors</w:t>
      </w:r>
      <w:r w:rsidRPr="00B0367F">
        <w:rPr>
          <w:rStyle w:val="None"/>
          <w:rFonts w:ascii="Times New Roman" w:hAnsi="Times New Roman"/>
          <w:sz w:val="24"/>
          <w:szCs w:val="24"/>
        </w:rPr>
        <w:t>;</w:t>
      </w: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d.</w:t>
      </w:r>
      <w:r w:rsidRPr="00B0367F">
        <w:rPr>
          <w:rStyle w:val="None"/>
          <w:rFonts w:ascii="Times New Roman" w:hAnsi="Times New Roman"/>
          <w:sz w:val="24"/>
          <w:szCs w:val="24"/>
        </w:rPr>
        <w:tab/>
        <w:t>Internet connection issue</w:t>
      </w:r>
      <w:r w:rsidR="00C12A05" w:rsidRPr="00B0367F">
        <w:rPr>
          <w:rStyle w:val="None"/>
          <w:rFonts w:ascii="Times New Roman" w:hAnsi="Times New Roman"/>
          <w:sz w:val="24"/>
          <w:szCs w:val="24"/>
        </w:rPr>
        <w:t>s</w:t>
      </w:r>
      <w:r w:rsidRPr="00B0367F">
        <w:rPr>
          <w:rStyle w:val="None"/>
          <w:rFonts w:ascii="Times New Roman" w:hAnsi="Times New Roman"/>
          <w:sz w:val="24"/>
          <w:szCs w:val="24"/>
        </w:rPr>
        <w:t>;</w:t>
      </w:r>
      <w:r w:rsidR="009A589C">
        <w:rPr>
          <w:rStyle w:val="None"/>
          <w:rFonts w:ascii="Times New Roman" w:hAnsi="Times New Roman"/>
          <w:sz w:val="24"/>
          <w:szCs w:val="24"/>
        </w:rPr>
        <w:t xml:space="preserve"> or</w:t>
      </w:r>
    </w:p>
    <w:p w:rsidR="00DF0EDF"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p>
    <w:p w:rsidR="00C12A05" w:rsidRPr="00B0367F" w:rsidRDefault="00DF0EDF" w:rsidP="00DF0ED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e.</w:t>
      </w:r>
      <w:r w:rsidRPr="00B0367F">
        <w:rPr>
          <w:rStyle w:val="None"/>
          <w:rFonts w:ascii="Times New Roman" w:hAnsi="Times New Roman"/>
          <w:sz w:val="24"/>
          <w:szCs w:val="24"/>
        </w:rPr>
        <w:tab/>
      </w:r>
      <w:r w:rsidR="00C12A05" w:rsidRPr="00B0367F">
        <w:rPr>
          <w:rStyle w:val="None"/>
          <w:rFonts w:ascii="Times New Roman" w:hAnsi="Times New Roman"/>
          <w:sz w:val="24"/>
          <w:szCs w:val="24"/>
        </w:rPr>
        <w:t xml:space="preserve">Any failure by a </w:t>
      </w:r>
      <w:r w:rsidR="009A589C" w:rsidRPr="00655E37">
        <w:rPr>
          <w:rStyle w:val="None"/>
          <w:rFonts w:ascii="Times New Roman" w:hAnsi="Times New Roman"/>
          <w:sz w:val="24"/>
          <w:szCs w:val="24"/>
        </w:rPr>
        <w:t xml:space="preserve">Customer-retained </w:t>
      </w:r>
      <w:r w:rsidR="00C12A05" w:rsidRPr="00B0367F">
        <w:rPr>
          <w:rStyle w:val="None"/>
          <w:rFonts w:ascii="Times New Roman" w:hAnsi="Times New Roman"/>
          <w:sz w:val="24"/>
          <w:szCs w:val="24"/>
        </w:rPr>
        <w:t>third-party service provider or integration partner</w:t>
      </w:r>
      <w:r w:rsidR="009A589C">
        <w:rPr>
          <w:rStyle w:val="None"/>
          <w:rFonts w:ascii="Times New Roman" w:hAnsi="Times New Roman"/>
          <w:sz w:val="24"/>
          <w:szCs w:val="24"/>
        </w:rPr>
        <w:t>.</w:t>
      </w:r>
      <w:r w:rsidRPr="00B0367F">
        <w:rPr>
          <w:rStyle w:val="None"/>
          <w:rFonts w:ascii="Times New Roman" w:hAnsi="Times New Roman"/>
          <w:sz w:val="24"/>
          <w:szCs w:val="24"/>
        </w:rPr>
        <w:t xml:space="preserve"> </w:t>
      </w:r>
    </w:p>
    <w:p w:rsidR="00C12A05" w:rsidRPr="00B0367F" w:rsidRDefault="00C12A05" w:rsidP="00DF0EDF">
      <w:pPr>
        <w:pStyle w:val="BodyA"/>
        <w:widowControl w:val="0"/>
        <w:spacing w:after="0" w:line="240" w:lineRule="auto"/>
        <w:ind w:left="360" w:firstLine="360"/>
        <w:jc w:val="both"/>
        <w:rPr>
          <w:rStyle w:val="None"/>
          <w:rFonts w:ascii="Times New Roman" w:hAnsi="Times New Roman"/>
          <w:sz w:val="24"/>
          <w:szCs w:val="24"/>
          <w:highlight w:val="yellow"/>
        </w:rPr>
      </w:pPr>
    </w:p>
    <w:p w:rsidR="00065151" w:rsidRPr="00B0367F" w:rsidRDefault="00EC78CD" w:rsidP="00B0367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(each, a “Customer Failure”).</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
    <w:p w:rsidR="00065151" w:rsidRPr="00B0367F" w:rsidRDefault="00EC78CD" w:rsidP="008E6047">
      <w:pPr>
        <w:pStyle w:val="BodyA"/>
        <w:widowControl w:val="0"/>
        <w:spacing w:after="0" w:line="240" w:lineRule="auto"/>
        <w:jc w:val="both"/>
        <w:rPr>
          <w:rStyle w:val="None"/>
          <w:rFonts w:ascii="Times New Roman" w:eastAsia="Times New Roman" w:hAnsi="Times New Roman" w:cs="Times New Roman"/>
          <w:sz w:val="24"/>
          <w:szCs w:val="24"/>
        </w:rPr>
      </w:pPr>
      <w:bookmarkStart w:id="119" w:name="co_anchor_a339515_1"/>
      <w:bookmarkEnd w:id="119"/>
      <w:r w:rsidRPr="00B0367F">
        <w:rPr>
          <w:rStyle w:val="None"/>
          <w:rFonts w:ascii="Times New Roman" w:hAnsi="Times New Roman"/>
          <w:sz w:val="24"/>
          <w:szCs w:val="24"/>
        </w:rPr>
        <w:t>4.  </w:t>
      </w:r>
      <w:r w:rsidRPr="00B0367F">
        <w:rPr>
          <w:rStyle w:val="None"/>
          <w:rFonts w:ascii="Times New Roman" w:hAnsi="Times New Roman"/>
          <w:sz w:val="24"/>
          <w:szCs w:val="24"/>
          <w:u w:val="single"/>
        </w:rPr>
        <w:t>Exceptions</w:t>
      </w:r>
      <w:r w:rsidRPr="00B0367F">
        <w:rPr>
          <w:rStyle w:val="None"/>
          <w:rFonts w:ascii="Times New Roman" w:hAnsi="Times New Roman"/>
          <w:sz w:val="24"/>
          <w:szCs w:val="24"/>
        </w:rPr>
        <w:t>. Provider has no obligation to provide Services relating to Errors that, in whole or in part, arise out of or result from any of the following (each a “Service Exception”):</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20" w:name="co_anchor_a618634_1"/>
      <w:bookmarkEnd w:id="120"/>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a</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060364">
        <w:rPr>
          <w:rStyle w:val="None"/>
          <w:rFonts w:ascii="Times New Roman" w:hAnsi="Times New Roman"/>
          <w:b/>
          <w:bCs/>
          <w:i/>
          <w:iCs/>
          <w:sz w:val="24"/>
          <w:szCs w:val="24"/>
          <w:u w:val="single"/>
        </w:rPr>
        <w:t xml:space="preserve">Outside Integrations and Code Modifications: Any changes or customizations to code by the Customer within the Customer’s tech stack and any </w:t>
      </w:r>
      <w:r w:rsidR="00B6314B">
        <w:rPr>
          <w:rStyle w:val="None"/>
          <w:rFonts w:ascii="Times New Roman" w:hAnsi="Times New Roman"/>
          <w:b/>
          <w:bCs/>
          <w:i/>
          <w:iCs/>
          <w:sz w:val="24"/>
          <w:szCs w:val="24"/>
          <w:u w:val="single"/>
        </w:rPr>
        <w:t>I</w:t>
      </w:r>
      <w:r w:rsidRPr="00060364">
        <w:rPr>
          <w:rStyle w:val="None"/>
          <w:rFonts w:ascii="Times New Roman" w:hAnsi="Times New Roman"/>
          <w:b/>
          <w:bCs/>
          <w:i/>
          <w:iCs/>
          <w:sz w:val="24"/>
          <w:szCs w:val="24"/>
          <w:u w:val="single"/>
        </w:rPr>
        <w:t xml:space="preserve">ntegrations created outside of </w:t>
      </w:r>
      <w:r w:rsidR="009A589C">
        <w:rPr>
          <w:rStyle w:val="None"/>
          <w:rFonts w:ascii="Times New Roman" w:hAnsi="Times New Roman"/>
          <w:b/>
          <w:bCs/>
          <w:i/>
          <w:iCs/>
          <w:sz w:val="24"/>
          <w:szCs w:val="24"/>
          <w:u w:val="single"/>
        </w:rPr>
        <w:t>Provider Personnel</w:t>
      </w:r>
      <w:r w:rsidRPr="00060364">
        <w:rPr>
          <w:rStyle w:val="None"/>
          <w:rFonts w:ascii="Times New Roman" w:hAnsi="Times New Roman"/>
          <w:b/>
          <w:bCs/>
          <w:i/>
          <w:iCs/>
          <w:sz w:val="24"/>
          <w:szCs w:val="24"/>
          <w:u w:val="single"/>
        </w:rPr>
        <w:t xml:space="preserve"> will not be supported under this SLA</w:t>
      </w:r>
      <w:r w:rsidR="00591C25">
        <w:rPr>
          <w:rStyle w:val="None"/>
          <w:rFonts w:ascii="Times New Roman" w:hAnsi="Times New Roman"/>
          <w:b/>
          <w:bCs/>
          <w:i/>
          <w:iCs/>
          <w:sz w:val="24"/>
          <w:szCs w:val="24"/>
          <w:u w:val="single"/>
        </w:rPr>
        <w:t>,</w:t>
      </w:r>
      <w:r w:rsidRPr="00060364">
        <w:rPr>
          <w:rStyle w:val="None"/>
          <w:rFonts w:ascii="Times New Roman" w:hAnsi="Times New Roman"/>
          <w:b/>
          <w:bCs/>
          <w:i/>
          <w:iCs/>
          <w:sz w:val="24"/>
          <w:szCs w:val="24"/>
          <w:u w:val="single"/>
        </w:rPr>
        <w:t xml:space="preserve"> and the Provider will not be held liable for any damages resulting from these unauthorized modifications.</w:t>
      </w:r>
    </w:p>
    <w:p w:rsidR="00065151" w:rsidRPr="00B0367F" w:rsidRDefault="00065151"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00B66CFF">
        <w:rPr>
          <w:rStyle w:val="None"/>
          <w:rFonts w:ascii="Times New Roman" w:hAnsi="Times New Roman"/>
          <w:sz w:val="24"/>
          <w:szCs w:val="24"/>
        </w:rPr>
        <w:t>.</w:t>
      </w:r>
      <w:r w:rsidRPr="00B0367F">
        <w:rPr>
          <w:rStyle w:val="None"/>
          <w:rFonts w:ascii="Times New Roman" w:hAnsi="Times New Roman"/>
          <w:sz w:val="24"/>
          <w:szCs w:val="24"/>
        </w:rPr>
        <w:t xml:space="preserve"> </w:t>
      </w:r>
      <w:r w:rsidR="00B66CFF">
        <w:rPr>
          <w:rStyle w:val="None"/>
          <w:rFonts w:ascii="Times New Roman" w:hAnsi="Times New Roman"/>
          <w:sz w:val="24"/>
          <w:szCs w:val="24"/>
        </w:rPr>
        <w:tab/>
      </w:r>
      <w:r w:rsidRPr="00B0367F">
        <w:rPr>
          <w:rStyle w:val="None"/>
          <w:rFonts w:ascii="Times New Roman" w:hAnsi="Times New Roman"/>
          <w:sz w:val="24"/>
          <w:szCs w:val="24"/>
        </w:rPr>
        <w:t xml:space="preserve">Software, or the media on which it is provided, that is modified or damaged by </w:t>
      </w:r>
      <w:r w:rsidRPr="00B0367F">
        <w:rPr>
          <w:rStyle w:val="None"/>
          <w:rFonts w:ascii="Times New Roman" w:hAnsi="Times New Roman"/>
          <w:sz w:val="24"/>
          <w:szCs w:val="24"/>
        </w:rPr>
        <w:lastRenderedPageBreak/>
        <w:t xml:space="preserve">Customer or </w:t>
      </w:r>
      <w:r w:rsidRPr="00655E37">
        <w:rPr>
          <w:rStyle w:val="None"/>
          <w:rFonts w:ascii="Times New Roman" w:hAnsi="Times New Roman"/>
          <w:sz w:val="24"/>
          <w:szCs w:val="24"/>
        </w:rPr>
        <w:t xml:space="preserve">any </w:t>
      </w:r>
      <w:r w:rsidR="009A589C" w:rsidRPr="00655E37">
        <w:rPr>
          <w:rStyle w:val="None"/>
          <w:rFonts w:ascii="Times New Roman" w:hAnsi="Times New Roman"/>
          <w:sz w:val="24"/>
          <w:szCs w:val="24"/>
        </w:rPr>
        <w:t xml:space="preserve">Customer-retained </w:t>
      </w:r>
      <w:r w:rsidRPr="00655E37">
        <w:rPr>
          <w:rStyle w:val="None"/>
          <w:rFonts w:ascii="Times New Roman" w:hAnsi="Times New Roman"/>
          <w:sz w:val="24"/>
          <w:szCs w:val="24"/>
        </w:rPr>
        <w:t>third</w:t>
      </w:r>
      <w:r w:rsidRPr="00B0367F">
        <w:rPr>
          <w:rStyle w:val="None"/>
          <w:rFonts w:ascii="Times New Roman" w:hAnsi="Times New Roman"/>
          <w:sz w:val="24"/>
          <w:szCs w:val="24"/>
        </w:rPr>
        <w:t xml:space="preserve"> party; </w:t>
      </w:r>
      <w:bookmarkStart w:id="121" w:name="co_anchor_a1013843_1"/>
      <w:bookmarkEnd w:id="121"/>
    </w:p>
    <w:p w:rsidR="00065151" w:rsidRPr="00B0367F" w:rsidRDefault="00065151"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c</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any operation or use of, or other activity relating to, the Software other than as specified in the Documentation, including any incorporation in the Software of, or combination, operation or use of the Software in or with, any technology (including any software, hardware, firmware, system, or network) or service not specified for Customer’s use in the Documentation, unless otherwise expressly permitted in writing by Provider; </w:t>
      </w:r>
      <w:bookmarkStart w:id="122" w:name="co_anchor_a430146_1"/>
      <w:bookmarkEnd w:id="122"/>
    </w:p>
    <w:p w:rsidR="00065151" w:rsidRPr="00B0367F" w:rsidRDefault="00065151"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d</w:t>
      </w:r>
      <w:r w:rsidR="00B66CFF">
        <w:rPr>
          <w:rStyle w:val="None"/>
          <w:rFonts w:ascii="Times New Roman" w:hAnsi="Times New Roman"/>
          <w:sz w:val="24"/>
          <w:szCs w:val="24"/>
          <w:lang w:val="it-IT"/>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 xml:space="preserve">any Third-Party </w:t>
      </w:r>
      <w:r w:rsidR="009A2317">
        <w:rPr>
          <w:rStyle w:val="None"/>
          <w:rFonts w:ascii="Times New Roman" w:hAnsi="Times New Roman"/>
          <w:sz w:val="24"/>
          <w:szCs w:val="24"/>
        </w:rPr>
        <w:t xml:space="preserve">Integrations or </w:t>
      </w:r>
      <w:r w:rsidRPr="00B0367F">
        <w:rPr>
          <w:rStyle w:val="None"/>
          <w:rFonts w:ascii="Times New Roman" w:hAnsi="Times New Roman"/>
          <w:sz w:val="24"/>
          <w:szCs w:val="24"/>
        </w:rPr>
        <w:t>Materials;</w:t>
      </w:r>
    </w:p>
    <w:p w:rsidR="00065151"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rPr>
      </w:pPr>
      <w:r>
        <w:rPr>
          <w:rStyle w:val="None"/>
          <w:rFonts w:ascii="Times New Roman" w:hAnsi="Times New Roman"/>
        </w:rPr>
        <w:t> </w:t>
      </w:r>
      <w:bookmarkStart w:id="123" w:name="co_anchor_a828215_1"/>
      <w:bookmarkEnd w:id="123"/>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e</w:t>
      </w:r>
      <w:r w:rsidR="00B66CFF">
        <w:rPr>
          <w:rStyle w:val="None"/>
          <w:rFonts w:ascii="Times New Roman" w:hAnsi="Times New Roman"/>
          <w:sz w:val="24"/>
          <w:szCs w:val="24"/>
        </w:rPr>
        <w:t>.</w:t>
      </w:r>
      <w:r w:rsidR="00B66CFF">
        <w:rPr>
          <w:rStyle w:val="None"/>
          <w:rFonts w:ascii="Times New Roman" w:hAnsi="Times New Roman"/>
          <w:sz w:val="24"/>
          <w:szCs w:val="24"/>
        </w:rPr>
        <w:tab/>
      </w:r>
      <w:r w:rsidRPr="00B0367F">
        <w:rPr>
          <w:rStyle w:val="None"/>
          <w:rFonts w:ascii="Times New Roman" w:hAnsi="Times New Roman"/>
          <w:sz w:val="24"/>
          <w:szCs w:val="24"/>
        </w:rPr>
        <w:t>any negligence, abuse, misapplication, or misuse of the Software other than by Provider Personnel, including any Customer use of the Software other than as specified in the Documentation;</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f</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any Customer Failure, including Customer’s failure to promptly install any Maintenance Release that Provider has previously made available to Customer;</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24" w:name="co_anchor_a875905_1"/>
      <w:bookmarkEnd w:id="124"/>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g</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 xml:space="preserve">the operation of, or access to, Customer’s or </w:t>
      </w:r>
      <w:r w:rsidRPr="00655E37">
        <w:rPr>
          <w:rStyle w:val="None"/>
          <w:rFonts w:ascii="Times New Roman" w:hAnsi="Times New Roman"/>
          <w:sz w:val="24"/>
          <w:szCs w:val="24"/>
        </w:rPr>
        <w:t xml:space="preserve">a </w:t>
      </w:r>
      <w:r w:rsidR="00B66CFF" w:rsidRPr="00655E37">
        <w:rPr>
          <w:rStyle w:val="None"/>
          <w:rFonts w:ascii="Times New Roman" w:hAnsi="Times New Roman"/>
          <w:sz w:val="24"/>
          <w:szCs w:val="24"/>
        </w:rPr>
        <w:t xml:space="preserve">Customer-retained </w:t>
      </w:r>
      <w:r w:rsidRPr="00B0367F">
        <w:rPr>
          <w:rStyle w:val="None"/>
          <w:rFonts w:ascii="Times New Roman" w:hAnsi="Times New Roman"/>
          <w:sz w:val="24"/>
          <w:szCs w:val="24"/>
        </w:rPr>
        <w:t>third party’s system or network;</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25" w:name="co_anchor_a917711_1"/>
      <w:bookmarkEnd w:id="125"/>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h</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any relocation, installation or integration of the Software other than by Provider Personnel;</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26" w:name="co_anchor_a613639_1"/>
      <w:bookmarkEnd w:id="126"/>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i</w:t>
      </w:r>
      <w:r w:rsidR="00B66CFF">
        <w:rPr>
          <w:rStyle w:val="None"/>
          <w:rFonts w:ascii="Times New Roman" w:hAnsi="Times New Roman"/>
          <w:sz w:val="24"/>
          <w:szCs w:val="24"/>
          <w:lang w:val="it-IT"/>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any Open Source Licenses or Components</w:t>
      </w:r>
      <w:r w:rsidR="007C6F20">
        <w:rPr>
          <w:rStyle w:val="None"/>
          <w:rFonts w:ascii="Times New Roman" w:hAnsi="Times New Roman"/>
          <w:sz w:val="24"/>
          <w:szCs w:val="24"/>
        </w:rPr>
        <w:t>,</w:t>
      </w:r>
      <w:r w:rsidR="00B6314B">
        <w:rPr>
          <w:rStyle w:val="None"/>
          <w:rFonts w:ascii="Times New Roman" w:hAnsi="Times New Roman"/>
          <w:sz w:val="24"/>
          <w:szCs w:val="24"/>
        </w:rPr>
        <w:t xml:space="preserve"> beta s</w:t>
      </w:r>
      <w:r w:rsidR="00251674">
        <w:rPr>
          <w:rStyle w:val="None"/>
          <w:rFonts w:ascii="Times New Roman" w:hAnsi="Times New Roman"/>
          <w:sz w:val="24"/>
          <w:szCs w:val="24"/>
        </w:rPr>
        <w:t>oftware, software that Provider makes available for demonstration purposes, temporary software modules, or software for which Provider does not receive a license fee</w:t>
      </w:r>
      <w:r w:rsidRPr="00B0367F">
        <w:rPr>
          <w:rStyle w:val="None"/>
          <w:rFonts w:ascii="Times New Roman" w:hAnsi="Times New Roman"/>
          <w:sz w:val="24"/>
          <w:szCs w:val="24"/>
        </w:rPr>
        <w:t>;</w:t>
      </w:r>
    </w:p>
    <w:p w:rsidR="00065151" w:rsidRPr="00B0367F" w:rsidRDefault="00EC78C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27" w:name="co_anchor_a116612_1"/>
      <w:bookmarkEnd w:id="127"/>
    </w:p>
    <w:p w:rsidR="00C713AD" w:rsidRPr="00B0367F" w:rsidRDefault="00EC78CD" w:rsidP="00B66CFF">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j</w:t>
      </w:r>
      <w:r w:rsidR="00B66CFF">
        <w:rPr>
          <w:rStyle w:val="None"/>
          <w:rFonts w:ascii="Times New Roman" w:hAnsi="Times New Roman"/>
          <w:sz w:val="24"/>
          <w:szCs w:val="24"/>
        </w:rPr>
        <w:t>.</w:t>
      </w:r>
      <w:r w:rsidRPr="00B0367F">
        <w:rPr>
          <w:rStyle w:val="None"/>
          <w:rFonts w:ascii="Times New Roman" w:hAnsi="Times New Roman"/>
          <w:sz w:val="24"/>
          <w:szCs w:val="24"/>
        </w:rPr>
        <w:t>  </w:t>
      </w:r>
      <w:r w:rsidR="00B66CFF">
        <w:rPr>
          <w:rStyle w:val="None"/>
          <w:rFonts w:ascii="Times New Roman" w:hAnsi="Times New Roman"/>
          <w:sz w:val="24"/>
          <w:szCs w:val="24"/>
        </w:rPr>
        <w:tab/>
      </w:r>
      <w:r w:rsidRPr="00B0367F">
        <w:rPr>
          <w:rStyle w:val="None"/>
          <w:rFonts w:ascii="Times New Roman" w:hAnsi="Times New Roman"/>
          <w:sz w:val="24"/>
          <w:szCs w:val="24"/>
        </w:rPr>
        <w:t xml:space="preserve">any breach of or noncompliance with any material provision of this Agreement or the Software License Agreement by Customer or any of its Representatives; </w:t>
      </w:r>
    </w:p>
    <w:p w:rsidR="00C713AD" w:rsidRPr="00B0367F" w:rsidRDefault="00C713AD" w:rsidP="00B66CFF">
      <w:pPr>
        <w:pStyle w:val="BodyA"/>
        <w:widowControl w:val="0"/>
        <w:spacing w:after="0" w:line="240" w:lineRule="auto"/>
        <w:ind w:left="360" w:firstLine="360"/>
        <w:jc w:val="both"/>
        <w:rPr>
          <w:rStyle w:val="None"/>
          <w:rFonts w:ascii="Times New Roman" w:hAnsi="Times New Roman"/>
          <w:sz w:val="24"/>
          <w:szCs w:val="24"/>
        </w:rPr>
      </w:pPr>
    </w:p>
    <w:p w:rsidR="00065151" w:rsidRPr="00B0367F" w:rsidRDefault="00C713AD" w:rsidP="00B66CF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k</w:t>
      </w:r>
      <w:r w:rsidR="00B66CFF">
        <w:rPr>
          <w:rStyle w:val="None"/>
          <w:rFonts w:ascii="Times New Roman" w:hAnsi="Times New Roman"/>
          <w:sz w:val="24"/>
          <w:szCs w:val="24"/>
        </w:rPr>
        <w:t>.</w:t>
      </w:r>
      <w:r w:rsidRPr="00B0367F">
        <w:rPr>
          <w:rStyle w:val="None"/>
          <w:rFonts w:ascii="Times New Roman" w:hAnsi="Times New Roman"/>
          <w:sz w:val="24"/>
          <w:szCs w:val="24"/>
        </w:rPr>
        <w:t xml:space="preserve"> </w:t>
      </w:r>
      <w:r w:rsidR="00B66CFF">
        <w:rPr>
          <w:rStyle w:val="None"/>
          <w:rFonts w:ascii="Times New Roman" w:hAnsi="Times New Roman"/>
          <w:sz w:val="24"/>
          <w:szCs w:val="24"/>
        </w:rPr>
        <w:tab/>
      </w:r>
      <w:r w:rsidRPr="00B0367F">
        <w:rPr>
          <w:rStyle w:val="None"/>
          <w:rFonts w:ascii="Times New Roman" w:hAnsi="Times New Roman"/>
          <w:sz w:val="24"/>
          <w:szCs w:val="24"/>
        </w:rPr>
        <w:t xml:space="preserve">outages not timely reported by Customer; </w:t>
      </w:r>
      <w:del w:id="128" w:author="Sergei Tokmakov, Esq." w:date="2025-12-15T03:00:00Z">
        <w:r w:rsidRPr="00B0367F" w:rsidDel="0068640B">
          <w:rPr>
            <w:rStyle w:val="None"/>
            <w:rFonts w:ascii="Times New Roman" w:hAnsi="Times New Roman"/>
            <w:sz w:val="24"/>
            <w:szCs w:val="24"/>
          </w:rPr>
          <w:delText>or </w:delText>
        </w:r>
      </w:del>
    </w:p>
    <w:p w:rsidR="00065151" w:rsidRPr="00B0367F" w:rsidRDefault="00065151" w:rsidP="00B66CFF">
      <w:pPr>
        <w:pStyle w:val="BodyA"/>
        <w:widowControl w:val="0"/>
        <w:spacing w:after="0" w:line="240" w:lineRule="auto"/>
        <w:ind w:left="360" w:firstLine="360"/>
        <w:jc w:val="both"/>
        <w:rPr>
          <w:rStyle w:val="None"/>
          <w:rFonts w:ascii="Times New Roman" w:eastAsia="Times New Roman" w:hAnsi="Times New Roman" w:cs="Times New Roman"/>
          <w:color w:val="0E568C"/>
          <w:sz w:val="24"/>
          <w:szCs w:val="24"/>
          <w:u w:color="0E568C"/>
        </w:rPr>
      </w:pPr>
      <w:bookmarkStart w:id="129" w:name="co_anchor_a778854_1"/>
      <w:bookmarkEnd w:id="129"/>
    </w:p>
    <w:p w:rsidR="0068640B" w:rsidRDefault="00C713AD" w:rsidP="00B66CFF">
      <w:pPr>
        <w:pStyle w:val="BodyA"/>
        <w:widowControl w:val="0"/>
        <w:spacing w:after="0" w:line="240" w:lineRule="auto"/>
        <w:ind w:left="360" w:firstLine="360"/>
        <w:jc w:val="both"/>
        <w:rPr>
          <w:ins w:id="130" w:author="Sergei Tokmakov, Esq." w:date="2025-12-15T03:00:00Z"/>
          <w:rStyle w:val="None"/>
          <w:rFonts w:ascii="Times New Roman" w:hAnsi="Times New Roman"/>
          <w:sz w:val="24"/>
          <w:szCs w:val="24"/>
        </w:rPr>
      </w:pPr>
      <w:r w:rsidRPr="00B0367F">
        <w:rPr>
          <w:rStyle w:val="None"/>
          <w:rFonts w:ascii="Times New Roman" w:hAnsi="Times New Roman"/>
          <w:sz w:val="24"/>
          <w:szCs w:val="24"/>
        </w:rPr>
        <w:t>l</w:t>
      </w:r>
      <w:r w:rsidR="00B66CFF">
        <w:rPr>
          <w:rStyle w:val="None"/>
          <w:rFonts w:ascii="Times New Roman" w:hAnsi="Times New Roman"/>
          <w:sz w:val="24"/>
          <w:szCs w:val="24"/>
        </w:rPr>
        <w:t>.</w:t>
      </w:r>
      <w:r w:rsidR="00EC78CD" w:rsidRPr="00B0367F">
        <w:rPr>
          <w:rStyle w:val="None"/>
          <w:rFonts w:ascii="Times New Roman" w:hAnsi="Times New Roman"/>
          <w:sz w:val="24"/>
          <w:szCs w:val="24"/>
        </w:rPr>
        <w:t>  </w:t>
      </w:r>
      <w:r w:rsidR="00B66CFF">
        <w:rPr>
          <w:rStyle w:val="None"/>
          <w:rFonts w:ascii="Times New Roman" w:hAnsi="Times New Roman"/>
          <w:sz w:val="24"/>
          <w:szCs w:val="24"/>
        </w:rPr>
        <w:tab/>
      </w:r>
      <w:r w:rsidR="00EC78CD" w:rsidRPr="00B0367F">
        <w:rPr>
          <w:rStyle w:val="None"/>
          <w:rFonts w:ascii="Times New Roman" w:hAnsi="Times New Roman"/>
          <w:sz w:val="24"/>
          <w:szCs w:val="24"/>
        </w:rPr>
        <w:t>any Force Majeure Event (including abnormal physical or electrical stress</w:t>
      </w:r>
      <w:r w:rsidRPr="00B0367F">
        <w:rPr>
          <w:rStyle w:val="None"/>
          <w:rFonts w:ascii="Times New Roman" w:hAnsi="Times New Roman"/>
          <w:sz w:val="24"/>
          <w:szCs w:val="24"/>
        </w:rPr>
        <w:t xml:space="preserve"> or access issues created by power failures or outages or problems resulting from telecommunications providers</w:t>
      </w:r>
      <w:r w:rsidR="000A1E97" w:rsidRPr="00B0367F">
        <w:rPr>
          <w:rStyle w:val="None"/>
          <w:rFonts w:ascii="Times New Roman" w:hAnsi="Times New Roman"/>
          <w:sz w:val="24"/>
          <w:szCs w:val="24"/>
        </w:rPr>
        <w:t>, power or utility companies</w:t>
      </w:r>
      <w:r w:rsidR="00EC78CD" w:rsidRPr="00B0367F">
        <w:rPr>
          <w:rStyle w:val="None"/>
          <w:rFonts w:ascii="Times New Roman" w:hAnsi="Times New Roman"/>
          <w:sz w:val="24"/>
          <w:szCs w:val="24"/>
        </w:rPr>
        <w:t>)</w:t>
      </w:r>
      <w:ins w:id="131" w:author="Sergei Tokmakov, Esq." w:date="2025-12-15T03:00:00Z">
        <w:r w:rsidR="0068640B">
          <w:rPr>
            <w:rStyle w:val="None"/>
            <w:rFonts w:ascii="Times New Roman" w:hAnsi="Times New Roman"/>
            <w:sz w:val="24"/>
            <w:szCs w:val="24"/>
          </w:rPr>
          <w:t>;</w:t>
        </w:r>
      </w:ins>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Change w:id="132" w:author="Sergei Tokmakov, Esq." w:date="2025-12-15T03:01:00Z">
          <w:pPr>
            <w:pStyle w:val="BodyA"/>
            <w:widowControl w:val="0"/>
            <w:spacing w:after="0" w:line="240" w:lineRule="auto"/>
            <w:ind w:left="360" w:firstLine="360"/>
            <w:jc w:val="both"/>
          </w:pPr>
        </w:pPrChange>
      </w:pPr>
      <w:del w:id="133" w:author="Sergei Tokmakov, Esq." w:date="2025-12-15T03:00:00Z">
        <w:r w:rsidRPr="00B0367F" w:rsidDel="0068640B">
          <w:rPr>
            <w:rStyle w:val="None"/>
            <w:rFonts w:ascii="Times New Roman" w:hAnsi="Times New Roman"/>
            <w:sz w:val="24"/>
            <w:szCs w:val="24"/>
          </w:rPr>
          <w:delText>.</w:delText>
        </w:r>
      </w:del>
      <w:r w:rsidRPr="00B0367F">
        <w:rPr>
          <w:rStyle w:val="None"/>
          <w:rFonts w:ascii="Times New Roman" w:hAnsi="Times New Roman"/>
          <w:sz w:val="24"/>
          <w:szCs w:val="24"/>
        </w:rPr>
        <w:t> </w:t>
      </w:r>
    </w:p>
    <w:p w:rsidR="003B6B3F" w:rsidRDefault="00E13DFA">
      <w:pPr>
        <w:pStyle w:val="BodyA"/>
        <w:widowControl w:val="0"/>
        <w:spacing w:after="0" w:line="240" w:lineRule="auto"/>
        <w:ind w:left="360" w:firstLine="360"/>
        <w:jc w:val="both"/>
        <w:rPr>
          <w:ins w:id="134" w:author="Sergei Tokmakov, Esq." w:date="2025-12-15T03:01:00Z"/>
          <w:rFonts w:ascii="Times New Roman" w:hAnsi="Times New Roman" w:cs="Times New Roman"/>
          <w:sz w:val="24"/>
          <w:szCs w:val="24"/>
        </w:rPr>
      </w:pPr>
      <w:ins w:id="135" w:author="Sergei Tokmakov, Esq." w:date="2025-12-16T09:00:00Z">
        <w:r>
          <w:rPr>
            <w:rFonts w:ascii="Times New Roman" w:hAnsi="Times New Roman" w:cs="Times New Roman"/>
            <w:sz w:val="24"/>
            <w:szCs w:val="24"/>
          </w:rPr>
          <w:t>m.</w:t>
        </w:r>
        <w:r>
          <w:rPr>
            <w:rFonts w:ascii="Times New Roman" w:hAnsi="Times New Roman" w:cs="Times New Roman"/>
            <w:sz w:val="24"/>
            <w:szCs w:val="24"/>
          </w:rPr>
          <w:tab/>
          <w:t>Third-Party Integration System Outages: Any unavailability, degradation, or outage of third-party integrated systems (including Dutchie, Treez, Springbig, Klaviyo, Sage, Precoro, LeafTrade, Canix, Order.co, or other third-party systems integrated under any SOW), whether planned or unplanned;</w:t>
        </w:r>
      </w:ins>
    </w:p>
    <w:p w:rsidR="0068640B" w:rsidRDefault="0068640B">
      <w:pPr>
        <w:pStyle w:val="BodyA"/>
        <w:widowControl w:val="0"/>
        <w:spacing w:after="0" w:line="240" w:lineRule="auto"/>
        <w:ind w:left="360" w:firstLine="360"/>
        <w:jc w:val="both"/>
      </w:pPr>
    </w:p>
    <w:p w:rsidR="003B6B3F" w:rsidRDefault="00E13DFA">
      <w:pPr>
        <w:pStyle w:val="BodyA"/>
        <w:widowControl w:val="0"/>
        <w:spacing w:after="0" w:line="240" w:lineRule="auto"/>
        <w:ind w:left="360" w:firstLine="360"/>
        <w:jc w:val="both"/>
      </w:pPr>
      <w:ins w:id="136" w:author="Sergei Tokmakov, Esq." w:date="2025-12-16T09:00:00Z">
        <w:r>
          <w:rPr>
            <w:rFonts w:ascii="Times New Roman" w:hAnsi="Times New Roman" w:cs="Times New Roman"/>
            <w:sz w:val="24"/>
            <w:szCs w:val="24"/>
          </w:rPr>
          <w:t>n.</w:t>
        </w:r>
        <w:r>
          <w:rPr>
            <w:rFonts w:ascii="Times New Roman" w:hAnsi="Times New Roman" w:cs="Times New Roman"/>
            <w:sz w:val="24"/>
            <w:szCs w:val="24"/>
          </w:rPr>
          <w:tab/>
          <w:t>Third-Party Rate Limiting: Rate limits, API throttling, or usage caps imposed by third-party systems;</w:t>
        </w:r>
      </w:ins>
    </w:p>
    <w:p w:rsidR="0068640B" w:rsidRDefault="0068640B">
      <w:pPr>
        <w:pStyle w:val="BodyA"/>
        <w:widowControl w:val="0"/>
        <w:spacing w:after="0" w:line="240" w:lineRule="auto"/>
        <w:ind w:left="360" w:firstLine="360"/>
        <w:jc w:val="both"/>
        <w:rPr>
          <w:ins w:id="137" w:author="Sergei Tokmakov, Esq." w:date="2025-12-15T03:01:00Z"/>
          <w:rFonts w:ascii="Times New Roman" w:hAnsi="Times New Roman" w:cs="Times New Roman"/>
          <w:sz w:val="24"/>
          <w:szCs w:val="24"/>
        </w:rPr>
      </w:pPr>
    </w:p>
    <w:p w:rsidR="003B6B3F" w:rsidRDefault="00E13DFA">
      <w:pPr>
        <w:pStyle w:val="BodyA"/>
        <w:widowControl w:val="0"/>
        <w:spacing w:after="0" w:line="240" w:lineRule="auto"/>
        <w:ind w:left="360" w:firstLine="360"/>
        <w:jc w:val="both"/>
      </w:pPr>
      <w:ins w:id="138" w:author="Sergei Tokmakov, Esq." w:date="2025-12-16T09:00:00Z">
        <w:r>
          <w:rPr>
            <w:rFonts w:ascii="Times New Roman" w:hAnsi="Times New Roman" w:cs="Times New Roman"/>
            <w:sz w:val="24"/>
            <w:szCs w:val="24"/>
          </w:rPr>
          <w:t>o.</w:t>
        </w:r>
        <w:r>
          <w:rPr>
            <w:rFonts w:ascii="Times New Roman" w:hAnsi="Times New Roman" w:cs="Times New Roman"/>
            <w:sz w:val="24"/>
            <w:szCs w:val="24"/>
          </w:rPr>
          <w:tab/>
          <w:t>Third-Party Authentication Issues: Expiration, revocation, or invalidation of API credentials, OAuth tokens, or authentication mechanisms for third-party systems;</w:t>
        </w:r>
      </w:ins>
    </w:p>
    <w:p w:rsidR="0068640B" w:rsidRDefault="0068640B">
      <w:pPr>
        <w:pStyle w:val="BodyA"/>
        <w:widowControl w:val="0"/>
        <w:spacing w:after="0" w:line="240" w:lineRule="auto"/>
        <w:ind w:left="360" w:firstLine="360"/>
        <w:jc w:val="both"/>
        <w:rPr>
          <w:ins w:id="139" w:author="Sergei Tokmakov, Esq." w:date="2025-12-15T03:01:00Z"/>
          <w:rFonts w:ascii="Times New Roman" w:hAnsi="Times New Roman" w:cs="Times New Roman"/>
          <w:sz w:val="24"/>
          <w:szCs w:val="24"/>
        </w:rPr>
      </w:pPr>
    </w:p>
    <w:p w:rsidR="003B6B3F" w:rsidRDefault="00E13DFA">
      <w:pPr>
        <w:pStyle w:val="BodyA"/>
        <w:widowControl w:val="0"/>
        <w:spacing w:after="0" w:line="240" w:lineRule="auto"/>
        <w:ind w:left="360" w:firstLine="360"/>
        <w:jc w:val="both"/>
        <w:rPr>
          <w:ins w:id="140" w:author="Sergei Tokmakov, Esq." w:date="2025-12-15T03:01:00Z"/>
          <w:rFonts w:ascii="Times New Roman" w:hAnsi="Times New Roman" w:cs="Times New Roman"/>
          <w:sz w:val="24"/>
          <w:szCs w:val="24"/>
        </w:rPr>
      </w:pPr>
      <w:ins w:id="141" w:author="Sergei Tokmakov, Esq." w:date="2025-12-16T09:00:00Z">
        <w:r>
          <w:rPr>
            <w:rFonts w:ascii="Times New Roman" w:hAnsi="Times New Roman" w:cs="Times New Roman"/>
            <w:sz w:val="24"/>
            <w:szCs w:val="24"/>
          </w:rPr>
          <w:lastRenderedPageBreak/>
          <w:t>p.</w:t>
        </w:r>
        <w:r>
          <w:rPr>
            <w:rFonts w:ascii="Times New Roman" w:hAnsi="Times New Roman" w:cs="Times New Roman"/>
            <w:sz w:val="24"/>
            <w:szCs w:val="24"/>
          </w:rPr>
          <w:tab/>
          <w:t>Third-Party API Changes: Changes to third-party API endpoints, data schemas, field structures, or methods;</w:t>
        </w:r>
      </w:ins>
    </w:p>
    <w:p w:rsidR="0068640B" w:rsidRDefault="0068640B">
      <w:pPr>
        <w:pStyle w:val="BodyA"/>
        <w:widowControl w:val="0"/>
        <w:spacing w:after="0" w:line="240" w:lineRule="auto"/>
        <w:ind w:left="360" w:firstLine="360"/>
        <w:jc w:val="both"/>
      </w:pPr>
    </w:p>
    <w:p w:rsidR="003B6B3F" w:rsidRDefault="00E13DFA">
      <w:pPr>
        <w:pStyle w:val="BodyA"/>
        <w:widowControl w:val="0"/>
        <w:spacing w:after="0" w:line="240" w:lineRule="auto"/>
        <w:ind w:left="360" w:firstLine="360"/>
        <w:jc w:val="both"/>
      </w:pPr>
      <w:ins w:id="142" w:author="Sergei Tokmakov, Esq." w:date="2025-12-16T09:00:00Z">
        <w:r>
          <w:rPr>
            <w:rFonts w:ascii="Times New Roman" w:hAnsi="Times New Roman" w:cs="Times New Roman"/>
            <w:sz w:val="24"/>
            <w:szCs w:val="24"/>
          </w:rPr>
          <w:t>q.</w:t>
        </w:r>
        <w:r>
          <w:rPr>
            <w:rFonts w:ascii="Times New Roman" w:hAnsi="Times New Roman" w:cs="Times New Roman"/>
            <w:sz w:val="24"/>
            <w:szCs w:val="24"/>
          </w:rPr>
          <w:tab/>
          <w:t>Third-Party Performance Issues: Slow response times, timeouts, or degraded performance of third-party systems; and</w:t>
        </w:r>
      </w:ins>
    </w:p>
    <w:p w:rsidR="0068640B" w:rsidRDefault="0068640B">
      <w:pPr>
        <w:pStyle w:val="BodyA"/>
        <w:widowControl w:val="0"/>
        <w:spacing w:after="0" w:line="240" w:lineRule="auto"/>
        <w:ind w:left="360" w:firstLine="360"/>
        <w:jc w:val="both"/>
        <w:rPr>
          <w:ins w:id="143" w:author="Sergei Tokmakov, Esq." w:date="2025-12-15T03:01:00Z"/>
          <w:rFonts w:ascii="Times New Roman" w:hAnsi="Times New Roman" w:cs="Times New Roman"/>
          <w:sz w:val="24"/>
          <w:szCs w:val="24"/>
        </w:rPr>
      </w:pPr>
    </w:p>
    <w:p w:rsidR="003B6B3F" w:rsidRDefault="00E13DFA">
      <w:pPr>
        <w:pStyle w:val="BodyA"/>
        <w:widowControl w:val="0"/>
        <w:spacing w:after="0" w:line="240" w:lineRule="auto"/>
        <w:ind w:left="360" w:firstLine="360"/>
        <w:jc w:val="both"/>
      </w:pPr>
      <w:ins w:id="144" w:author="Sergei Tokmakov, Esq." w:date="2025-12-16T09:00:00Z">
        <w:r>
          <w:rPr>
            <w:rFonts w:ascii="Times New Roman" w:hAnsi="Times New Roman" w:cs="Times New Roman"/>
            <w:sz w:val="24"/>
            <w:szCs w:val="24"/>
          </w:rPr>
          <w:t>r.</w:t>
        </w:r>
        <w:r>
          <w:rPr>
            <w:rFonts w:ascii="Times New Roman" w:hAnsi="Times New Roman" w:cs="Times New Roman"/>
            <w:sz w:val="24"/>
            <w:szCs w:val="24"/>
          </w:rPr>
          <w:tab/>
          <w:t>Third-Party Policy Changes: Changes to third-party terms, policies, or business decisions restricting API access.</w:t>
        </w:r>
      </w:ins>
    </w:p>
    <w:p w:rsidR="003B6B3F" w:rsidRDefault="00E13DFA">
      <w:pPr>
        <w:pStyle w:val="BodyA"/>
        <w:spacing w:before="240" w:after="0" w:line="240" w:lineRule="auto"/>
        <w:ind w:left="360"/>
        <w:jc w:val="both"/>
        <w:pPrChange w:id="145" w:author="Sergei Tokmakov, Esq." w:date="2025-12-15T03:01:00Z">
          <w:pPr>
            <w:pStyle w:val="BodyA"/>
            <w:spacing w:before="240" w:after="0" w:line="240" w:lineRule="auto"/>
            <w:jc w:val="both"/>
          </w:pPr>
        </w:pPrChange>
      </w:pPr>
      <w:ins w:id="146" w:author="Sergei Tokmakov, Esq." w:date="2025-12-16T09:00:00Z">
        <w:r>
          <w:rPr>
            <w:rFonts w:ascii="Times New Roman" w:hAnsi="Times New Roman" w:cs="Times New Roman"/>
            <w:sz w:val="24"/>
            <w:szCs w:val="24"/>
          </w:rPr>
          <w:t>For clarity, Provider's obligation during such third-party issues is limited to commercially reasonable efforts to monitor, notify Customer, and restore service when the third-party system returns to normal operation. Downtime caused by third-party integration issues shall not be counted toward Uptime calculations and shall not entitle Customer to Service Credits.</w:t>
        </w:r>
      </w:ins>
    </w:p>
    <w:p w:rsidR="00065151" w:rsidRPr="00B0367F" w:rsidRDefault="00065151">
      <w:pPr>
        <w:pStyle w:val="BodyA"/>
        <w:widowControl w:val="0"/>
        <w:spacing w:after="0" w:line="240" w:lineRule="auto"/>
        <w:jc w:val="both"/>
        <w:rPr>
          <w:rStyle w:val="None"/>
          <w:rFonts w:ascii="Times New Roman" w:eastAsia="Times New Roman" w:hAnsi="Times New Roman" w:cs="Times New Roman"/>
          <w:color w:val="0E568C"/>
          <w:sz w:val="24"/>
          <w:szCs w:val="24"/>
          <w:u w:color="0E568C"/>
        </w:rPr>
      </w:pPr>
      <w:bookmarkStart w:id="147" w:name="co_anchor_a730678_1"/>
      <w:bookmarkEnd w:id="147"/>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Pr>
          <w:rStyle w:val="None"/>
          <w:rFonts w:ascii="Times New Roman" w:hAnsi="Times New Roman"/>
        </w:rPr>
        <w:t>5.  </w:t>
      </w:r>
      <w:r w:rsidRPr="00B0367F">
        <w:rPr>
          <w:rStyle w:val="None"/>
          <w:rFonts w:ascii="Times New Roman" w:hAnsi="Times New Roman"/>
          <w:sz w:val="24"/>
          <w:szCs w:val="24"/>
          <w:u w:val="single"/>
        </w:rPr>
        <w:t>Customer Obligations</w:t>
      </w:r>
      <w:r w:rsidRPr="00B0367F">
        <w:rPr>
          <w:rStyle w:val="None"/>
          <w:rFonts w:ascii="Times New Roman" w:hAnsi="Times New Roman"/>
          <w:sz w:val="24"/>
          <w:szCs w:val="24"/>
        </w:rPr>
        <w:t>.</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148" w:name="co_anchor_a164568_1"/>
      <w:bookmarkEnd w:id="14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5.1  </w:t>
      </w:r>
      <w:r w:rsidRPr="00B0367F">
        <w:rPr>
          <w:rStyle w:val="None"/>
          <w:rFonts w:ascii="Times New Roman" w:hAnsi="Times New Roman"/>
          <w:sz w:val="24"/>
          <w:szCs w:val="24"/>
          <w:u w:val="single"/>
        </w:rPr>
        <w:t>Notification</w:t>
      </w:r>
      <w:proofErr w:type="gramEnd"/>
      <w:r w:rsidRPr="00B0367F">
        <w:rPr>
          <w:rStyle w:val="None"/>
          <w:rFonts w:ascii="Times New Roman" w:hAnsi="Times New Roman"/>
          <w:sz w:val="24"/>
          <w:szCs w:val="24"/>
        </w:rPr>
        <w:t>. Customer shall immediately notify Provider of any Error and provide Provider with reasonable detail of the nature and circumstances of the Error.</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49" w:name="co_anchor_a1004348_1"/>
      <w:bookmarkEnd w:id="149"/>
    </w:p>
    <w:p w:rsidR="00B82CB5" w:rsidRPr="00B0367F" w:rsidRDefault="00EC78CD">
      <w:pPr>
        <w:pStyle w:val="BodyA"/>
        <w:widowControl w:val="0"/>
        <w:spacing w:after="0" w:line="240" w:lineRule="auto"/>
        <w:ind w:left="360"/>
        <w:jc w:val="both"/>
        <w:rPr>
          <w:rStyle w:val="None"/>
          <w:rFonts w:ascii="Times New Roman" w:hAnsi="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5.2  </w:t>
      </w:r>
      <w:r w:rsidRPr="00B0367F">
        <w:rPr>
          <w:rStyle w:val="None"/>
          <w:rFonts w:ascii="Times New Roman" w:hAnsi="Times New Roman"/>
          <w:sz w:val="24"/>
          <w:szCs w:val="24"/>
          <w:u w:val="single"/>
        </w:rPr>
        <w:t>Compliance</w:t>
      </w:r>
      <w:proofErr w:type="gramEnd"/>
      <w:r w:rsidRPr="00B0367F">
        <w:rPr>
          <w:rStyle w:val="None"/>
          <w:rFonts w:ascii="Times New Roman" w:hAnsi="Times New Roman"/>
          <w:sz w:val="24"/>
          <w:szCs w:val="24"/>
        </w:rPr>
        <w:t xml:space="preserve">. </w:t>
      </w:r>
    </w:p>
    <w:p w:rsidR="00B82CB5" w:rsidRPr="00B0367F" w:rsidRDefault="00B82CB5" w:rsidP="00B82CB5">
      <w:pPr>
        <w:pStyle w:val="BodyA"/>
        <w:widowControl w:val="0"/>
        <w:spacing w:after="0" w:line="240" w:lineRule="auto"/>
        <w:ind w:left="360" w:firstLine="360"/>
        <w:jc w:val="both"/>
        <w:rPr>
          <w:rStyle w:val="None"/>
          <w:rFonts w:ascii="Times New Roman" w:hAnsi="Times New Roman"/>
          <w:sz w:val="24"/>
          <w:szCs w:val="24"/>
        </w:rPr>
      </w:pPr>
    </w:p>
    <w:p w:rsidR="00065151" w:rsidRPr="00B0367F" w:rsidRDefault="00B82CB5" w:rsidP="00B82CB5">
      <w:pPr>
        <w:pStyle w:val="BodyA"/>
        <w:widowControl w:val="0"/>
        <w:spacing w:after="0" w:line="240" w:lineRule="auto"/>
        <w:ind w:left="360" w:firstLine="360"/>
        <w:jc w:val="both"/>
        <w:rPr>
          <w:rStyle w:val="None"/>
          <w:rFonts w:ascii="Times New Roman" w:hAnsi="Times New Roman"/>
          <w:sz w:val="24"/>
          <w:szCs w:val="24"/>
        </w:rPr>
      </w:pPr>
      <w:r w:rsidRPr="00B0367F">
        <w:rPr>
          <w:rStyle w:val="None"/>
          <w:rFonts w:ascii="Times New Roman" w:hAnsi="Times New Roman"/>
          <w:sz w:val="24"/>
          <w:szCs w:val="24"/>
        </w:rPr>
        <w:t>a.</w:t>
      </w:r>
      <w:r w:rsidRPr="00B0367F">
        <w:rPr>
          <w:rStyle w:val="None"/>
          <w:rFonts w:ascii="Times New Roman" w:hAnsi="Times New Roman"/>
          <w:sz w:val="24"/>
          <w:szCs w:val="24"/>
        </w:rPr>
        <w:tab/>
        <w:t xml:space="preserve">Customer shall comply with all terms and conditions of </w:t>
      </w:r>
      <w:r w:rsidR="00AB38D7" w:rsidRPr="00B0367F">
        <w:rPr>
          <w:rStyle w:val="None"/>
          <w:rFonts w:ascii="Times New Roman" w:hAnsi="Times New Roman"/>
          <w:sz w:val="24"/>
          <w:szCs w:val="24"/>
        </w:rPr>
        <w:t>this</w:t>
      </w:r>
      <w:r w:rsidR="00AB38D7">
        <w:rPr>
          <w:rStyle w:val="None"/>
          <w:rFonts w:ascii="Times New Roman" w:hAnsi="Times New Roman"/>
          <w:sz w:val="24"/>
          <w:szCs w:val="24"/>
        </w:rPr>
        <w:t xml:space="preserve"> Agreement</w:t>
      </w:r>
      <w:r w:rsidRPr="00B0367F">
        <w:rPr>
          <w:rStyle w:val="None"/>
          <w:rFonts w:ascii="Times New Roman" w:hAnsi="Times New Roman"/>
          <w:sz w:val="24"/>
          <w:szCs w:val="24"/>
        </w:rPr>
        <w:t xml:space="preserve">. </w:t>
      </w:r>
    </w:p>
    <w:p w:rsidR="00B82CB5" w:rsidRPr="00B0367F" w:rsidRDefault="00B82CB5" w:rsidP="00B82CB5">
      <w:pPr>
        <w:pStyle w:val="BodyA"/>
        <w:widowControl w:val="0"/>
        <w:spacing w:after="0" w:line="240" w:lineRule="auto"/>
        <w:ind w:left="360" w:firstLine="360"/>
        <w:jc w:val="both"/>
        <w:rPr>
          <w:rStyle w:val="None"/>
          <w:rFonts w:ascii="Times New Roman" w:hAnsi="Times New Roman"/>
          <w:sz w:val="24"/>
          <w:szCs w:val="24"/>
        </w:rPr>
      </w:pPr>
    </w:p>
    <w:p w:rsidR="00B82CB5" w:rsidRPr="00B0367F" w:rsidRDefault="00B82CB5" w:rsidP="00B0367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Pr="00B0367F">
        <w:rPr>
          <w:rStyle w:val="None"/>
          <w:rFonts w:ascii="Times New Roman" w:hAnsi="Times New Roman"/>
          <w:sz w:val="24"/>
          <w:szCs w:val="24"/>
        </w:rPr>
        <w:tab/>
        <w:t>Customer represents, warrants, and covenants that it is responsible for its own regulatory</w:t>
      </w:r>
      <w:r w:rsidR="00700EB3" w:rsidRPr="00B0367F">
        <w:rPr>
          <w:rStyle w:val="None"/>
          <w:rFonts w:ascii="Times New Roman" w:hAnsi="Times New Roman"/>
          <w:sz w:val="24"/>
          <w:szCs w:val="24"/>
        </w:rPr>
        <w:t xml:space="preserve"> and legal</w:t>
      </w:r>
      <w:r w:rsidRPr="00B0367F">
        <w:rPr>
          <w:rStyle w:val="None"/>
          <w:rFonts w:ascii="Times New Roman" w:hAnsi="Times New Roman"/>
          <w:sz w:val="24"/>
          <w:szCs w:val="24"/>
        </w:rPr>
        <w:t xml:space="preserve"> compliance and is in compliance with all </w:t>
      </w:r>
      <w:r w:rsidR="003571C0">
        <w:rPr>
          <w:rStyle w:val="None"/>
          <w:rFonts w:ascii="Times New Roman" w:hAnsi="Times New Roman"/>
          <w:sz w:val="24"/>
          <w:szCs w:val="24"/>
        </w:rPr>
        <w:t xml:space="preserve">of </w:t>
      </w:r>
      <w:r w:rsidRPr="00B0367F">
        <w:rPr>
          <w:rStyle w:val="None"/>
          <w:rFonts w:ascii="Times New Roman" w:hAnsi="Times New Roman"/>
          <w:sz w:val="24"/>
          <w:szCs w:val="24"/>
        </w:rPr>
        <w:t>its legal and regulatory obligations.</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0" w:name="co_anchor_a485008_1"/>
      <w:bookmarkEnd w:id="150"/>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5.3  </w:t>
      </w:r>
      <w:r w:rsidRPr="00B0367F">
        <w:rPr>
          <w:rStyle w:val="None"/>
          <w:rFonts w:ascii="Times New Roman" w:hAnsi="Times New Roman"/>
          <w:sz w:val="24"/>
          <w:szCs w:val="24"/>
          <w:u w:val="single"/>
        </w:rPr>
        <w:t>Use</w:t>
      </w:r>
      <w:proofErr w:type="gramEnd"/>
      <w:r w:rsidRPr="00B0367F">
        <w:rPr>
          <w:rStyle w:val="None"/>
          <w:rFonts w:ascii="Times New Roman" w:hAnsi="Times New Roman"/>
          <w:sz w:val="24"/>
          <w:szCs w:val="24"/>
        </w:rPr>
        <w:t>. Customer shall use the Software solely in accordance with the terms and conditions set forth in</w:t>
      </w:r>
      <w:r w:rsidR="007C6F20">
        <w:rPr>
          <w:rStyle w:val="None"/>
          <w:rFonts w:ascii="Times New Roman" w:hAnsi="Times New Roman"/>
          <w:sz w:val="24"/>
          <w:szCs w:val="24"/>
        </w:rPr>
        <w:t xml:space="preserve"> </w:t>
      </w:r>
      <w:r w:rsidR="009A2317">
        <w:rPr>
          <w:rStyle w:val="None"/>
          <w:rFonts w:ascii="Times New Roman" w:hAnsi="Times New Roman"/>
          <w:sz w:val="24"/>
          <w:szCs w:val="24"/>
        </w:rPr>
        <w:t>this Agreement</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1" w:name="co_anchor_a777449_1"/>
      <w:bookmarkEnd w:id="151"/>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5.4  </w:t>
      </w:r>
      <w:r w:rsidRPr="00B0367F">
        <w:rPr>
          <w:rStyle w:val="None"/>
          <w:rFonts w:ascii="Times New Roman" w:hAnsi="Times New Roman"/>
          <w:sz w:val="24"/>
          <w:szCs w:val="24"/>
          <w:u w:val="single"/>
        </w:rPr>
        <w:t>Environment</w:t>
      </w:r>
      <w:proofErr w:type="gramEnd"/>
      <w:r w:rsidRPr="00B0367F">
        <w:rPr>
          <w:rStyle w:val="None"/>
          <w:rFonts w:ascii="Times New Roman" w:hAnsi="Times New Roman"/>
          <w:sz w:val="24"/>
          <w:szCs w:val="24"/>
        </w:rPr>
        <w:t>. Customer shall set up, maintain, and operate in good repair and in accordance with the Documentation all environmental conditions and components, including all networks, systems, and hardware, in or through which: (a) the Software operates; and/or (b) the Customer accesses or uses any of the Services.</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152" w:name="co_anchor_a634547_1"/>
      <w:bookmarkEnd w:id="15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5.5  </w:t>
      </w:r>
      <w:r w:rsidRPr="00B0367F">
        <w:rPr>
          <w:rStyle w:val="None"/>
          <w:rFonts w:ascii="Times New Roman" w:hAnsi="Times New Roman"/>
          <w:sz w:val="24"/>
          <w:szCs w:val="24"/>
          <w:u w:val="single"/>
          <w:lang w:val="it-IT"/>
        </w:rPr>
        <w:t>Access</w:t>
      </w:r>
      <w:proofErr w:type="gramEnd"/>
      <w:r w:rsidRPr="00B0367F">
        <w:rPr>
          <w:rStyle w:val="None"/>
          <w:rFonts w:ascii="Times New Roman" w:hAnsi="Times New Roman"/>
          <w:sz w:val="24"/>
          <w:szCs w:val="24"/>
        </w:rPr>
        <w:t>. In connection with the performance of the Services, Customer shall provide Provider Personnel with all such cooperation and assistance as they may reasonably request, or otherwise may reasonably be required, to enable Provider to perform its obligations (including the provision of the Services), and exercise its rights, under and in accordance with the terms and conditions of this Agreement, including:</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3" w:name="co_anchor_a328833_1"/>
      <w:bookmarkEnd w:id="153"/>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a</w:t>
      </w:r>
      <w:r w:rsidR="00DB3D1C">
        <w:rPr>
          <w:rStyle w:val="None"/>
          <w:rFonts w:ascii="Times New Roman" w:hAnsi="Times New Roman"/>
          <w:sz w:val="24"/>
          <w:szCs w:val="24"/>
        </w:rPr>
        <w:t>.</w:t>
      </w:r>
      <w:r w:rsidRPr="00B0367F">
        <w:rPr>
          <w:rStyle w:val="None"/>
          <w:rFonts w:ascii="Times New Roman" w:hAnsi="Times New Roman"/>
          <w:sz w:val="24"/>
          <w:szCs w:val="24"/>
        </w:rPr>
        <w:t>  </w:t>
      </w:r>
      <w:r w:rsidR="00DB3D1C">
        <w:rPr>
          <w:rStyle w:val="None"/>
          <w:rFonts w:ascii="Times New Roman" w:hAnsi="Times New Roman"/>
          <w:sz w:val="24"/>
          <w:szCs w:val="24"/>
        </w:rPr>
        <w:tab/>
      </w:r>
      <w:r w:rsidRPr="00B0367F">
        <w:rPr>
          <w:rStyle w:val="None"/>
          <w:rFonts w:ascii="Times New Roman" w:hAnsi="Times New Roman"/>
          <w:sz w:val="24"/>
          <w:szCs w:val="24"/>
        </w:rPr>
        <w:t>reasonable, uninterrupted access, both physical and virtual, to the Software and Customer’s premises, systems, networks, and facilities;</w:t>
      </w:r>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4" w:name="co_anchor_a773226_1"/>
      <w:bookmarkEnd w:id="154"/>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00DB3D1C">
        <w:rPr>
          <w:rStyle w:val="None"/>
          <w:rFonts w:ascii="Times New Roman" w:hAnsi="Times New Roman"/>
          <w:sz w:val="24"/>
          <w:szCs w:val="24"/>
        </w:rPr>
        <w:t>.</w:t>
      </w:r>
      <w:r w:rsidR="00DB3D1C">
        <w:rPr>
          <w:rStyle w:val="None"/>
          <w:rFonts w:ascii="Times New Roman" w:hAnsi="Times New Roman"/>
          <w:sz w:val="24"/>
          <w:szCs w:val="24"/>
        </w:rPr>
        <w:tab/>
      </w:r>
      <w:r w:rsidRPr="00B0367F">
        <w:rPr>
          <w:rStyle w:val="None"/>
          <w:rFonts w:ascii="Times New Roman" w:hAnsi="Times New Roman"/>
          <w:sz w:val="24"/>
          <w:szCs w:val="24"/>
        </w:rPr>
        <w:t>a safe working environment;</w:t>
      </w:r>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5" w:name="co_anchor_a980394_1"/>
      <w:bookmarkEnd w:id="155"/>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DB3D1C">
        <w:rPr>
          <w:rStyle w:val="None"/>
          <w:rFonts w:ascii="Times New Roman" w:hAnsi="Times New Roman"/>
          <w:sz w:val="24"/>
          <w:szCs w:val="24"/>
          <w:lang w:val="it-IT"/>
        </w:rPr>
        <w:t>.</w:t>
      </w:r>
      <w:r w:rsidR="00DB3D1C">
        <w:rPr>
          <w:rStyle w:val="None"/>
          <w:rFonts w:ascii="Times New Roman" w:hAnsi="Times New Roman"/>
          <w:sz w:val="24"/>
          <w:szCs w:val="24"/>
          <w:lang w:val="it-IT"/>
        </w:rPr>
        <w:tab/>
      </w:r>
      <w:r w:rsidRPr="00B0367F">
        <w:rPr>
          <w:rStyle w:val="None"/>
          <w:rFonts w:ascii="Times New Roman" w:hAnsi="Times New Roman"/>
          <w:sz w:val="24"/>
          <w:szCs w:val="24"/>
        </w:rPr>
        <w:t xml:space="preserve">reasonable access to the appropriate Customer personnel, including network, </w:t>
      </w:r>
      <w:r w:rsidRPr="00B0367F">
        <w:rPr>
          <w:rStyle w:val="None"/>
          <w:rFonts w:ascii="Times New Roman" w:hAnsi="Times New Roman"/>
          <w:sz w:val="24"/>
          <w:szCs w:val="24"/>
        </w:rPr>
        <w:lastRenderedPageBreak/>
        <w:t>systems, operations, and applications personnel; and</w:t>
      </w:r>
    </w:p>
    <w:p w:rsidR="00065151"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rPr>
      </w:pPr>
      <w:r>
        <w:rPr>
          <w:rStyle w:val="None"/>
          <w:rFonts w:ascii="Times New Roman" w:hAnsi="Times New Roman"/>
        </w:rPr>
        <w:t> </w:t>
      </w:r>
      <w:bookmarkStart w:id="156" w:name="co_anchor_a1025710_1"/>
      <w:bookmarkEnd w:id="156"/>
    </w:p>
    <w:p w:rsidR="00065151" w:rsidRPr="00B0367F" w:rsidRDefault="00EC78CD" w:rsidP="00DB3D1C">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d</w:t>
      </w:r>
      <w:r w:rsidR="00DB3D1C">
        <w:rPr>
          <w:rStyle w:val="None"/>
          <w:rFonts w:ascii="Times New Roman" w:hAnsi="Times New Roman"/>
          <w:sz w:val="24"/>
          <w:szCs w:val="24"/>
        </w:rPr>
        <w:t>.</w:t>
      </w:r>
      <w:r w:rsidR="00DB3D1C">
        <w:rPr>
          <w:rStyle w:val="None"/>
          <w:rFonts w:ascii="Times New Roman" w:hAnsi="Times New Roman"/>
          <w:sz w:val="24"/>
          <w:szCs w:val="24"/>
        </w:rPr>
        <w:tab/>
      </w:r>
      <w:r w:rsidRPr="00B0367F">
        <w:rPr>
          <w:rStyle w:val="None"/>
          <w:rFonts w:ascii="Times New Roman" w:hAnsi="Times New Roman"/>
          <w:sz w:val="24"/>
          <w:szCs w:val="24"/>
        </w:rPr>
        <w:t>all necessary authorizations and consents, whether from third parties or otherwise, in connection with any of the foregoing.</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7" w:name="co_anchor_a420920_1"/>
      <w:bookmarkEnd w:id="157"/>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5.6  </w:t>
      </w:r>
      <w:r w:rsidRPr="00B0367F">
        <w:rPr>
          <w:rStyle w:val="None"/>
          <w:rFonts w:ascii="Times New Roman" w:hAnsi="Times New Roman"/>
          <w:sz w:val="24"/>
          <w:szCs w:val="24"/>
          <w:u w:val="single"/>
        </w:rPr>
        <w:t>Data</w:t>
      </w:r>
      <w:proofErr w:type="gramEnd"/>
      <w:r w:rsidRPr="00B0367F">
        <w:rPr>
          <w:rStyle w:val="None"/>
          <w:rFonts w:ascii="Times New Roman" w:hAnsi="Times New Roman"/>
          <w:sz w:val="24"/>
          <w:szCs w:val="24"/>
          <w:u w:val="single"/>
        </w:rPr>
        <w:t xml:space="preserve"> Back-up</w:t>
      </w:r>
      <w:r w:rsidRPr="00B0367F">
        <w:rPr>
          <w:rStyle w:val="None"/>
          <w:rFonts w:ascii="Times New Roman" w:hAnsi="Times New Roman"/>
          <w:sz w:val="24"/>
          <w:szCs w:val="24"/>
        </w:rPr>
        <w:t>. Customer agrees to back up all data, files, and information prior to the performance of any Services and hereby assumes sole responsibility for any lost or altered data, files, or information</w:t>
      </w:r>
      <w:r w:rsidR="007941DF">
        <w:rPr>
          <w:rStyle w:val="None"/>
          <w:rFonts w:ascii="Times New Roman" w:hAnsi="Times New Roman"/>
          <w:sz w:val="24"/>
          <w:szCs w:val="24"/>
        </w:rPr>
        <w:t xml:space="preserve"> resulting from Customer’s failure to perform such back-up operations</w:t>
      </w:r>
      <w:r w:rsidRPr="00B0367F">
        <w:rPr>
          <w:rStyle w:val="None"/>
          <w:rFonts w:ascii="Times New Roman" w:hAnsi="Times New Roman"/>
          <w:sz w:val="24"/>
          <w:szCs w:val="24"/>
        </w:rPr>
        <w:t>.</w:t>
      </w:r>
    </w:p>
    <w:p w:rsidR="00065151" w:rsidRDefault="00065151">
      <w:pPr>
        <w:pStyle w:val="BodyA"/>
        <w:widowControl w:val="0"/>
        <w:spacing w:after="0" w:line="240" w:lineRule="auto"/>
        <w:ind w:left="360"/>
        <w:jc w:val="both"/>
        <w:rPr>
          <w:rStyle w:val="None"/>
          <w:rFonts w:ascii="Times New Roman" w:eastAsia="Times New Roman" w:hAnsi="Times New Roman" w:cs="Times New Roman"/>
          <w:color w:val="0E568C"/>
          <w:u w:color="0E568C"/>
        </w:rPr>
      </w:pPr>
      <w:bookmarkStart w:id="158" w:name="co_anchor_a969713_1"/>
      <w:bookmarkEnd w:id="15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5.7  </w:t>
      </w:r>
      <w:r w:rsidRPr="00B0367F">
        <w:rPr>
          <w:rStyle w:val="None"/>
          <w:rFonts w:ascii="Times New Roman" w:hAnsi="Times New Roman"/>
          <w:sz w:val="24"/>
          <w:szCs w:val="24"/>
          <w:u w:val="single"/>
        </w:rPr>
        <w:t>Technical</w:t>
      </w:r>
      <w:proofErr w:type="gramEnd"/>
      <w:r w:rsidRPr="00B0367F">
        <w:rPr>
          <w:rStyle w:val="None"/>
          <w:rFonts w:ascii="Times New Roman" w:hAnsi="Times New Roman"/>
          <w:sz w:val="24"/>
          <w:szCs w:val="24"/>
          <w:u w:val="single"/>
        </w:rPr>
        <w:t xml:space="preserve"> Contact</w:t>
      </w:r>
      <w:r w:rsidRPr="00B0367F">
        <w:rPr>
          <w:rStyle w:val="None"/>
          <w:rFonts w:ascii="Times New Roman" w:hAnsi="Times New Roman"/>
          <w:sz w:val="24"/>
          <w:szCs w:val="24"/>
        </w:rPr>
        <w:t xml:space="preserve">. Customer shall designate and maintain throughout </w:t>
      </w:r>
      <w:r w:rsidR="00AB38D7">
        <w:rPr>
          <w:rStyle w:val="None"/>
          <w:rFonts w:ascii="Times New Roman" w:hAnsi="Times New Roman"/>
          <w:sz w:val="24"/>
          <w:szCs w:val="24"/>
        </w:rPr>
        <w:t xml:space="preserve">the </w:t>
      </w:r>
      <w:r w:rsidRPr="00B0367F">
        <w:rPr>
          <w:rStyle w:val="None"/>
          <w:rFonts w:ascii="Times New Roman" w:hAnsi="Times New Roman"/>
          <w:sz w:val="24"/>
          <w:szCs w:val="24"/>
        </w:rPr>
        <w:t>Term two or more individuals to serve as its primary point of contact for day-to-day communications, consultation, and decision-making regarding the Services (each, a “Technical Contact”). The Technical Contact(s) shall be the sole contact(s) between Customer and Provider in connection with day-to-day matters relating to the provision of Services and be responsible for reporting Incidents, providing day-to-day consents and approvals on behalf of Customer, and communicating with and providing timely and accurate information and feedback to Provider in connection with the Services. Customer shall ensure its Technical Contact(s) have the requisite organizational authority, skill, experience, and other qualifications to perform these duties. The Customer’s initial Technical Contact(s) shall include name</w:t>
      </w:r>
      <w:r w:rsidR="003121D5">
        <w:rPr>
          <w:rStyle w:val="None"/>
          <w:rFonts w:ascii="Times New Roman" w:hAnsi="Times New Roman"/>
          <w:sz w:val="24"/>
          <w:szCs w:val="24"/>
        </w:rPr>
        <w:t xml:space="preserve"> and</w:t>
      </w:r>
      <w:r w:rsidRPr="00B0367F">
        <w:rPr>
          <w:rStyle w:val="None"/>
          <w:rFonts w:ascii="Times New Roman" w:hAnsi="Times New Roman"/>
          <w:sz w:val="24"/>
          <w:szCs w:val="24"/>
        </w:rPr>
        <w:t xml:space="preserve"> contact information and be identified in Exhibit </w:t>
      </w:r>
      <w:r w:rsidR="00C84053">
        <w:rPr>
          <w:rStyle w:val="None"/>
          <w:rFonts w:ascii="Times New Roman" w:hAnsi="Times New Roman"/>
          <w:sz w:val="24"/>
          <w:szCs w:val="24"/>
        </w:rPr>
        <w:t>C</w:t>
      </w:r>
      <w:r w:rsidR="003121D5" w:rsidRPr="003121D5">
        <w:rPr>
          <w:rStyle w:val="None"/>
          <w:rFonts w:ascii="Times New Roman" w:hAnsi="Times New Roman"/>
          <w:sz w:val="24"/>
          <w:szCs w:val="24"/>
        </w:rPr>
        <w:t xml:space="preserve"> </w:t>
      </w:r>
      <w:r w:rsidR="003121D5">
        <w:rPr>
          <w:rStyle w:val="None"/>
          <w:rFonts w:ascii="Times New Roman" w:hAnsi="Times New Roman"/>
          <w:sz w:val="24"/>
          <w:szCs w:val="24"/>
        </w:rPr>
        <w:t>(which is attached hereto</w:t>
      </w:r>
      <w:r w:rsidR="003121D5" w:rsidRPr="009B7559">
        <w:rPr>
          <w:rStyle w:val="None"/>
          <w:rFonts w:ascii="Times New Roman" w:hAnsi="Times New Roman"/>
          <w:sz w:val="24"/>
          <w:szCs w:val="24"/>
        </w:rPr>
        <w:t xml:space="preserve"> </w:t>
      </w:r>
      <w:r w:rsidR="003121D5" w:rsidRPr="00B0367F">
        <w:rPr>
          <w:rStyle w:val="None"/>
          <w:rFonts w:ascii="Times New Roman" w:hAnsi="Times New Roman"/>
          <w:sz w:val="24"/>
          <w:szCs w:val="24"/>
        </w:rPr>
        <w:t>and incorporated herein</w:t>
      </w:r>
      <w:r w:rsidR="003121D5">
        <w:rPr>
          <w:rStyle w:val="None"/>
          <w:rFonts w:ascii="Times New Roman" w:hAnsi="Times New Roman"/>
          <w:sz w:val="24"/>
          <w:szCs w:val="24"/>
        </w:rPr>
        <w:t>)</w:t>
      </w:r>
      <w:r w:rsidRPr="00B0367F">
        <w:rPr>
          <w:rStyle w:val="None"/>
          <w:rFonts w:ascii="Times New Roman" w:hAnsi="Times New Roman"/>
          <w:sz w:val="24"/>
          <w:szCs w:val="24"/>
        </w:rPr>
        <w:t xml:space="preserve">. Customer shall use commercially reasonable efforts to maintain the same Technical Contacts in place throughout </w:t>
      </w:r>
      <w:r w:rsidR="00AB38D7">
        <w:rPr>
          <w:rStyle w:val="None"/>
          <w:rFonts w:ascii="Times New Roman" w:hAnsi="Times New Roman"/>
          <w:sz w:val="24"/>
          <w:szCs w:val="24"/>
        </w:rPr>
        <w:t xml:space="preserve">the </w:t>
      </w:r>
      <w:r w:rsidRPr="00B0367F">
        <w:rPr>
          <w:rStyle w:val="None"/>
          <w:rFonts w:ascii="Times New Roman" w:hAnsi="Times New Roman"/>
          <w:sz w:val="24"/>
          <w:szCs w:val="24"/>
        </w:rPr>
        <w:t>Term and provide a minimum three (3) days’ prior written notice to Provider of any replacement or change in the name or contact information of any Technical Contact.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59" w:name="co_anchor_a1057754_1"/>
      <w:bookmarkEnd w:id="159"/>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5.8  </w:t>
      </w:r>
      <w:r w:rsidRPr="00B0367F">
        <w:rPr>
          <w:rStyle w:val="None"/>
          <w:rFonts w:ascii="Times New Roman" w:hAnsi="Times New Roman"/>
          <w:sz w:val="24"/>
          <w:szCs w:val="24"/>
          <w:u w:val="single"/>
        </w:rPr>
        <w:t>Information</w:t>
      </w:r>
      <w:proofErr w:type="gramEnd"/>
      <w:r w:rsidRPr="00B0367F">
        <w:rPr>
          <w:rStyle w:val="None"/>
          <w:rFonts w:ascii="Times New Roman" w:hAnsi="Times New Roman"/>
          <w:sz w:val="24"/>
          <w:szCs w:val="24"/>
        </w:rPr>
        <w:t>. Customer shall provide Provider with all information reasonably requested by Provider from time to time relating to Customer’s use of the Software, Services, or Deliverables, including information on Customer’s hardware, network, systems, and any related Third-Party Materials.</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60" w:name="co_anchor_a324788_1"/>
      <w:bookmarkEnd w:id="160"/>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5.9  </w:t>
      </w:r>
      <w:r w:rsidRPr="00B0367F">
        <w:rPr>
          <w:rStyle w:val="None"/>
          <w:rFonts w:ascii="Times New Roman" w:hAnsi="Times New Roman"/>
          <w:sz w:val="24"/>
          <w:szCs w:val="24"/>
          <w:u w:val="single"/>
        </w:rPr>
        <w:t>Current</w:t>
      </w:r>
      <w:proofErr w:type="gramEnd"/>
      <w:r w:rsidRPr="00B0367F">
        <w:rPr>
          <w:rStyle w:val="None"/>
          <w:rFonts w:ascii="Times New Roman" w:hAnsi="Times New Roman"/>
          <w:sz w:val="24"/>
          <w:szCs w:val="24"/>
          <w:u w:val="single"/>
        </w:rPr>
        <w:t xml:space="preserve"> Release</w:t>
      </w:r>
      <w:r w:rsidRPr="00B0367F">
        <w:rPr>
          <w:rStyle w:val="None"/>
          <w:rFonts w:ascii="Times New Roman" w:hAnsi="Times New Roman"/>
          <w:sz w:val="24"/>
          <w:szCs w:val="24"/>
        </w:rPr>
        <w:t xml:space="preserve">. Except as otherwise specified in this Agreement, Customer must run only the current release level of the Software that Provider has made available to its customers. </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161" w:name="co_anchor_a963085_1"/>
      <w:bookmarkEnd w:id="161"/>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5.10  </w:t>
      </w:r>
      <w:r w:rsidRPr="00B0367F">
        <w:rPr>
          <w:rStyle w:val="None"/>
          <w:rFonts w:ascii="Times New Roman" w:hAnsi="Times New Roman"/>
          <w:sz w:val="24"/>
          <w:szCs w:val="24"/>
          <w:u w:val="single"/>
          <w:lang w:val="fr-FR"/>
        </w:rPr>
        <w:t>Non</w:t>
      </w:r>
      <w:proofErr w:type="gramEnd"/>
      <w:r w:rsidRPr="00B0367F">
        <w:rPr>
          <w:rStyle w:val="None"/>
          <w:rFonts w:ascii="Times New Roman" w:hAnsi="Times New Roman"/>
          <w:sz w:val="24"/>
          <w:szCs w:val="24"/>
          <w:u w:val="single"/>
          <w:lang w:val="fr-FR"/>
        </w:rPr>
        <w:t>-Solicitation</w:t>
      </w:r>
      <w:r w:rsidRPr="00B0367F">
        <w:rPr>
          <w:rStyle w:val="None"/>
          <w:rFonts w:ascii="Times New Roman" w:hAnsi="Times New Roman"/>
          <w:sz w:val="24"/>
          <w:szCs w:val="24"/>
        </w:rPr>
        <w:t>. During the Term and for t</w:t>
      </w:r>
      <w:r w:rsidR="00CA3874">
        <w:rPr>
          <w:rStyle w:val="None"/>
          <w:rFonts w:ascii="Times New Roman" w:hAnsi="Times New Roman"/>
          <w:sz w:val="24"/>
          <w:szCs w:val="24"/>
        </w:rPr>
        <w:t>wenty-four</w:t>
      </w:r>
      <w:r w:rsidRPr="00B0367F">
        <w:rPr>
          <w:rStyle w:val="None"/>
          <w:rFonts w:ascii="Times New Roman" w:hAnsi="Times New Roman"/>
          <w:sz w:val="24"/>
          <w:szCs w:val="24"/>
        </w:rPr>
        <w:t xml:space="preserve"> (</w:t>
      </w:r>
      <w:r w:rsidR="00CA3874">
        <w:rPr>
          <w:rStyle w:val="None"/>
          <w:rFonts w:ascii="Times New Roman" w:hAnsi="Times New Roman"/>
          <w:sz w:val="24"/>
          <w:szCs w:val="24"/>
        </w:rPr>
        <w:t>24</w:t>
      </w:r>
      <w:r w:rsidRPr="00B0367F">
        <w:rPr>
          <w:rStyle w:val="None"/>
          <w:rFonts w:ascii="Times New Roman" w:hAnsi="Times New Roman"/>
          <w:sz w:val="24"/>
          <w:szCs w:val="24"/>
        </w:rPr>
        <w:t xml:space="preserve">) </w:t>
      </w:r>
      <w:r w:rsidR="00CA3874">
        <w:rPr>
          <w:rStyle w:val="None"/>
          <w:rFonts w:ascii="Times New Roman" w:hAnsi="Times New Roman"/>
          <w:sz w:val="24"/>
          <w:szCs w:val="24"/>
        </w:rPr>
        <w:t>months</w:t>
      </w:r>
      <w:r w:rsidRPr="00B0367F">
        <w:rPr>
          <w:rStyle w:val="None"/>
          <w:rFonts w:ascii="Times New Roman" w:hAnsi="Times New Roman"/>
          <w:sz w:val="24"/>
          <w:szCs w:val="24"/>
        </w:rPr>
        <w:t xml:space="preserve"> after</w:t>
      </w:r>
      <w:r w:rsidR="00CD120E">
        <w:rPr>
          <w:rStyle w:val="None"/>
          <w:rFonts w:ascii="Times New Roman" w:hAnsi="Times New Roman"/>
          <w:sz w:val="24"/>
          <w:szCs w:val="24"/>
        </w:rPr>
        <w:t xml:space="preserve"> the </w:t>
      </w:r>
      <w:r w:rsidR="002203DF">
        <w:rPr>
          <w:rStyle w:val="None"/>
          <w:rFonts w:ascii="Times New Roman" w:hAnsi="Times New Roman"/>
          <w:sz w:val="24"/>
          <w:szCs w:val="24"/>
        </w:rPr>
        <w:t>t</w:t>
      </w:r>
      <w:r w:rsidR="00CD120E">
        <w:rPr>
          <w:rStyle w:val="None"/>
          <w:rFonts w:ascii="Times New Roman" w:hAnsi="Times New Roman"/>
          <w:sz w:val="24"/>
          <w:szCs w:val="24"/>
        </w:rPr>
        <w:t>ermination of the Agreement</w:t>
      </w:r>
      <w:r w:rsidRPr="00B0367F">
        <w:rPr>
          <w:rStyle w:val="None"/>
          <w:rFonts w:ascii="Times New Roman" w:hAnsi="Times New Roman"/>
          <w:sz w:val="24"/>
          <w:szCs w:val="24"/>
        </w:rPr>
        <w:t>, Customer shall not, and shall not assist any other Person to, directly or indirectly recruit or solicit for employment or engagement as an independent contractor any Provider Personnel then or within the prior eighteen (18) months employed or engaged by Provider or any Subcontractor involved in any respect with the Services or the performance of this</w:t>
      </w:r>
      <w:r w:rsidR="002203DF">
        <w:rPr>
          <w:rStyle w:val="None"/>
          <w:rFonts w:ascii="Times New Roman" w:hAnsi="Times New Roman"/>
          <w:sz w:val="24"/>
          <w:szCs w:val="24"/>
        </w:rPr>
        <w:t xml:space="preserve"> </w:t>
      </w:r>
      <w:r w:rsidR="00F12401">
        <w:rPr>
          <w:rStyle w:val="None"/>
          <w:rFonts w:ascii="Times New Roman" w:hAnsi="Times New Roman"/>
          <w:sz w:val="24"/>
          <w:szCs w:val="24"/>
        </w:rPr>
        <w:t>Agreement</w:t>
      </w:r>
      <w:r w:rsidRPr="00B0367F">
        <w:rPr>
          <w:rStyle w:val="None"/>
          <w:rFonts w:ascii="Times New Roman" w:hAnsi="Times New Roman"/>
          <w:sz w:val="24"/>
          <w:szCs w:val="24"/>
        </w:rPr>
        <w:t>. In the event of a violation of this Section 5.10, Provider will be entitled to liquidated damages equal to the compensation paid by Provider to the applicable employee or contractor during the prior 18 months.</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162" w:name="co_anchor_a703838_1"/>
      <w:bookmarkEnd w:id="16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5.11  </w:t>
      </w:r>
      <w:r w:rsidRPr="00B0367F">
        <w:rPr>
          <w:rStyle w:val="None"/>
          <w:rFonts w:ascii="Times New Roman" w:hAnsi="Times New Roman"/>
          <w:sz w:val="24"/>
          <w:szCs w:val="24"/>
          <w:u w:val="single"/>
        </w:rPr>
        <w:t>Responsibility</w:t>
      </w:r>
      <w:proofErr w:type="gramEnd"/>
      <w:r w:rsidRPr="00B0367F">
        <w:rPr>
          <w:rStyle w:val="None"/>
          <w:rFonts w:ascii="Times New Roman" w:hAnsi="Times New Roman"/>
          <w:sz w:val="24"/>
          <w:szCs w:val="24"/>
          <w:u w:val="single"/>
        </w:rPr>
        <w:t xml:space="preserve"> for Representatives</w:t>
      </w:r>
      <w:r w:rsidRPr="00B0367F">
        <w:rPr>
          <w:rStyle w:val="None"/>
          <w:rFonts w:ascii="Times New Roman" w:hAnsi="Times New Roman"/>
          <w:sz w:val="24"/>
          <w:szCs w:val="24"/>
        </w:rPr>
        <w:t>. Customer shall remain responsible and liable for: (a) the supervision, coordination, performance</w:t>
      </w:r>
      <w:r w:rsidR="00F053AF" w:rsidRPr="00B0367F">
        <w:rPr>
          <w:rStyle w:val="None"/>
          <w:rFonts w:ascii="Times New Roman" w:hAnsi="Times New Roman"/>
          <w:sz w:val="24"/>
          <w:szCs w:val="24"/>
        </w:rPr>
        <w:t>, and compliance</w:t>
      </w:r>
      <w:r w:rsidRPr="00B0367F">
        <w:rPr>
          <w:rStyle w:val="None"/>
          <w:rFonts w:ascii="Times New Roman" w:hAnsi="Times New Roman"/>
          <w:sz w:val="24"/>
          <w:szCs w:val="24"/>
        </w:rPr>
        <w:t xml:space="preserve"> of Customer’s Representatives in connection with </w:t>
      </w:r>
      <w:r w:rsidR="00AB38D7" w:rsidRPr="00B0367F">
        <w:rPr>
          <w:rStyle w:val="None"/>
          <w:rFonts w:ascii="Times New Roman" w:hAnsi="Times New Roman"/>
          <w:sz w:val="24"/>
          <w:szCs w:val="24"/>
        </w:rPr>
        <w:t>this</w:t>
      </w:r>
      <w:r w:rsidR="00AB38D7">
        <w:rPr>
          <w:rStyle w:val="None"/>
          <w:rFonts w:ascii="Times New Roman" w:hAnsi="Times New Roman"/>
          <w:sz w:val="24"/>
          <w:szCs w:val="24"/>
        </w:rPr>
        <w:t xml:space="preserve"> Agreement</w:t>
      </w:r>
      <w:r w:rsidRPr="00B0367F">
        <w:rPr>
          <w:rStyle w:val="None"/>
          <w:rFonts w:ascii="Times New Roman" w:hAnsi="Times New Roman"/>
          <w:sz w:val="24"/>
          <w:szCs w:val="24"/>
        </w:rPr>
        <w:t xml:space="preserve">; and (b) all acts and omissions of Customer’s Representatives, each of which shall be ascribed to the Customer to the same extent as if such acts or omissions were by Customer itself. Any noncompliance by any Customer </w:t>
      </w:r>
      <w:r w:rsidRPr="00B0367F">
        <w:rPr>
          <w:rStyle w:val="None"/>
          <w:rFonts w:ascii="Times New Roman" w:hAnsi="Times New Roman"/>
          <w:sz w:val="24"/>
          <w:szCs w:val="24"/>
        </w:rPr>
        <w:lastRenderedPageBreak/>
        <w:t xml:space="preserve">Representative with the provisions of this </w:t>
      </w:r>
      <w:r w:rsidR="00AB38D7">
        <w:rPr>
          <w:rStyle w:val="None"/>
          <w:rFonts w:ascii="Times New Roman" w:hAnsi="Times New Roman"/>
          <w:sz w:val="24"/>
          <w:szCs w:val="24"/>
        </w:rPr>
        <w:t>Agreement</w:t>
      </w:r>
      <w:r w:rsidR="00AB38D7" w:rsidRPr="00B0367F">
        <w:rPr>
          <w:rStyle w:val="None"/>
          <w:rFonts w:ascii="Times New Roman" w:hAnsi="Times New Roman"/>
          <w:sz w:val="24"/>
          <w:szCs w:val="24"/>
        </w:rPr>
        <w:t xml:space="preserve"> will</w:t>
      </w:r>
      <w:r w:rsidRPr="00B0367F">
        <w:rPr>
          <w:rStyle w:val="None"/>
          <w:rFonts w:ascii="Times New Roman" w:hAnsi="Times New Roman"/>
          <w:sz w:val="24"/>
          <w:szCs w:val="24"/>
        </w:rPr>
        <w:t xml:space="preserve"> constitute Customer’s breach hereof.</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sz w:val="24"/>
          <w:szCs w:val="24"/>
        </w:rPr>
      </w:pPr>
      <w:bookmarkStart w:id="163" w:name="co_anchor_a928528_1"/>
      <w:bookmarkEnd w:id="163"/>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6.  </w:t>
      </w:r>
      <w:r w:rsidRPr="00B0367F">
        <w:rPr>
          <w:rStyle w:val="None"/>
          <w:rFonts w:ascii="Times New Roman" w:hAnsi="Times New Roman"/>
          <w:sz w:val="24"/>
          <w:szCs w:val="24"/>
          <w:u w:val="single"/>
        </w:rPr>
        <w:t>Confidentiality</w:t>
      </w:r>
      <w:r w:rsidRPr="00B0367F">
        <w:rPr>
          <w:rStyle w:val="None"/>
          <w:rFonts w:ascii="Times New Roman" w:hAnsi="Times New Roman"/>
          <w:sz w:val="24"/>
          <w:szCs w:val="24"/>
        </w:rPr>
        <w:t>.</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164" w:name="co_anchor_a323738_1"/>
      <w:bookmarkEnd w:id="164"/>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6.1  </w:t>
      </w:r>
      <w:r w:rsidRPr="00B0367F">
        <w:rPr>
          <w:rStyle w:val="None"/>
          <w:rFonts w:ascii="Times New Roman" w:hAnsi="Times New Roman"/>
          <w:sz w:val="24"/>
          <w:szCs w:val="24"/>
          <w:u w:val="single"/>
        </w:rPr>
        <w:t>Confidential</w:t>
      </w:r>
      <w:proofErr w:type="gramEnd"/>
      <w:r w:rsidRPr="00B0367F">
        <w:rPr>
          <w:rStyle w:val="None"/>
          <w:rFonts w:ascii="Times New Roman" w:hAnsi="Times New Roman"/>
          <w:sz w:val="24"/>
          <w:szCs w:val="24"/>
          <w:u w:val="single"/>
        </w:rPr>
        <w:t xml:space="preserve"> Information</w:t>
      </w:r>
      <w:r w:rsidRPr="00B0367F">
        <w:rPr>
          <w:rStyle w:val="None"/>
          <w:rFonts w:ascii="Times New Roman" w:hAnsi="Times New Roman"/>
          <w:sz w:val="24"/>
          <w:szCs w:val="24"/>
        </w:rPr>
        <w:t>. In connection with this Agreement</w:t>
      </w:r>
      <w:r w:rsidR="00CA3874">
        <w:rPr>
          <w:rStyle w:val="None"/>
          <w:rFonts w:ascii="Times New Roman" w:hAnsi="Times New Roman"/>
          <w:sz w:val="24"/>
          <w:szCs w:val="24"/>
        </w:rPr>
        <w:t>,</w:t>
      </w:r>
      <w:r w:rsidRPr="00B0367F">
        <w:rPr>
          <w:rStyle w:val="None"/>
          <w:rFonts w:ascii="Times New Roman" w:hAnsi="Times New Roman"/>
          <w:sz w:val="24"/>
          <w:szCs w:val="24"/>
        </w:rPr>
        <w:t xml:space="preserve"> each Party (as the “Disclosing Party”) may disclose or make available Confidential Information to the other Party (as the “Receiving Party”). Subject to Section 6.2, “Confidential Information” means information in any form or medium (whether oral, written, electronic, or other) that the Disclosing Party considers confidential or proprietary, including information consisting of or relating to the Disclosing Party’s technology, trade secrets, know-how, business operations, plans, strategies, customers, </w:t>
      </w:r>
      <w:r w:rsidR="00662AB0">
        <w:rPr>
          <w:rStyle w:val="None"/>
          <w:rFonts w:ascii="Times New Roman" w:hAnsi="Times New Roman"/>
          <w:sz w:val="24"/>
          <w:szCs w:val="24"/>
        </w:rPr>
        <w:t xml:space="preserve">vendors, </w:t>
      </w:r>
      <w:r w:rsidRPr="00B0367F">
        <w:rPr>
          <w:rStyle w:val="None"/>
          <w:rFonts w:ascii="Times New Roman" w:hAnsi="Times New Roman"/>
          <w:sz w:val="24"/>
          <w:szCs w:val="24"/>
        </w:rPr>
        <w:t>and pricing, and information with respect to which the Disclosing Party has contractual or other confidentiality obligations, whether or not marked, designated, or otherwise identified as “confidential.” Without limiting the foregoing: (a) the Software and Deliverables are the Confidential Information of Provider; and (b) the financial terms of this Agreement are the Confidential Information of Provider.</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65" w:name="co_anchor_a138110_1"/>
      <w:bookmarkEnd w:id="165"/>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6.2  </w:t>
      </w:r>
      <w:r w:rsidRPr="00B0367F">
        <w:rPr>
          <w:rStyle w:val="None"/>
          <w:rFonts w:ascii="Times New Roman" w:hAnsi="Times New Roman"/>
          <w:sz w:val="24"/>
          <w:szCs w:val="24"/>
          <w:u w:val="single"/>
        </w:rPr>
        <w:t>Exclusions</w:t>
      </w:r>
      <w:proofErr w:type="gramEnd"/>
      <w:r w:rsidRPr="00B0367F">
        <w:rPr>
          <w:rStyle w:val="None"/>
          <w:rFonts w:ascii="Times New Roman" w:hAnsi="Times New Roman"/>
          <w:sz w:val="24"/>
          <w:szCs w:val="24"/>
          <w:u w:val="single"/>
        </w:rPr>
        <w:t xml:space="preserve"> and Exceptions</w:t>
      </w:r>
      <w:r w:rsidRPr="00B0367F">
        <w:rPr>
          <w:rStyle w:val="None"/>
          <w:rFonts w:ascii="Times New Roman" w:hAnsi="Times New Roman"/>
          <w:sz w:val="24"/>
          <w:szCs w:val="24"/>
        </w:rPr>
        <w:t>. Confidential Information does not include information that the Receiving Party can demonstrate by written or other documentary records: (a) was rightfully known to the Receiving Party without restriction on use or disclosure prior to such information being disclosed or made available to the Receiving Party in connection with this Agreement; (b) was or becomes generally known by the public other than by the Receiving Party’s or any of its Representatives’ noncompliance with this Agreement; (c) was or is received by the Receiving Party on a non-confidential basis from a third party that was not or is not, at the time of such receipt, under any obligation to maintain its confidentiality; or (d) the Receiving Party can demonstrate by written or other documentary records was or is independently developed by the Receiving Party without reference to or use of any Confidential Information.</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66" w:name="co_anchor_a960572_1"/>
      <w:bookmarkEnd w:id="166"/>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6.3  </w:t>
      </w:r>
      <w:r w:rsidRPr="00B0367F">
        <w:rPr>
          <w:rStyle w:val="None"/>
          <w:rFonts w:ascii="Times New Roman" w:hAnsi="Times New Roman"/>
          <w:sz w:val="24"/>
          <w:szCs w:val="24"/>
          <w:u w:val="single"/>
        </w:rPr>
        <w:t>Protection</w:t>
      </w:r>
      <w:proofErr w:type="gramEnd"/>
      <w:r w:rsidRPr="00B0367F">
        <w:rPr>
          <w:rStyle w:val="None"/>
          <w:rFonts w:ascii="Times New Roman" w:hAnsi="Times New Roman"/>
          <w:sz w:val="24"/>
          <w:szCs w:val="24"/>
          <w:u w:val="single"/>
        </w:rPr>
        <w:t xml:space="preserve"> of Confidential Information</w:t>
      </w:r>
      <w:r w:rsidRPr="00B0367F">
        <w:rPr>
          <w:rStyle w:val="None"/>
          <w:rFonts w:ascii="Times New Roman" w:hAnsi="Times New Roman"/>
          <w:sz w:val="24"/>
          <w:szCs w:val="24"/>
        </w:rPr>
        <w:t>. As a condition to being provided with any disclosure of or access to Confidential Information, the Receiving Party shall:</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67" w:name="co_anchor_a529944_1"/>
      <w:bookmarkEnd w:id="167"/>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a</w:t>
      </w:r>
      <w:r w:rsidR="00CA3874">
        <w:rPr>
          <w:rStyle w:val="None"/>
          <w:rFonts w:ascii="Times New Roman" w:hAnsi="Times New Roman"/>
          <w:sz w:val="24"/>
          <w:szCs w:val="24"/>
        </w:rPr>
        <w:t>.</w:t>
      </w:r>
      <w:r w:rsidR="00CA3874">
        <w:rPr>
          <w:rStyle w:val="None"/>
          <w:rFonts w:ascii="Times New Roman" w:hAnsi="Times New Roman"/>
          <w:sz w:val="24"/>
          <w:szCs w:val="24"/>
        </w:rPr>
        <w:tab/>
      </w:r>
      <w:r w:rsidRPr="00B0367F">
        <w:rPr>
          <w:rStyle w:val="None"/>
          <w:rFonts w:ascii="Times New Roman" w:hAnsi="Times New Roman"/>
          <w:sz w:val="24"/>
          <w:szCs w:val="24"/>
        </w:rPr>
        <w:t xml:space="preserve">not access or use Confidential Information other than as necessary to exercise its rights or perform its obligations under and in accordance with this Agreement; </w:t>
      </w:r>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68" w:name="co_anchor_a523308_1"/>
      <w:bookmarkEnd w:id="168"/>
    </w:p>
    <w:p w:rsidR="00065151"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rPr>
      </w:pPr>
      <w:r w:rsidRPr="00B0367F">
        <w:rPr>
          <w:rStyle w:val="None"/>
          <w:rFonts w:ascii="Times New Roman" w:hAnsi="Times New Roman"/>
          <w:sz w:val="24"/>
          <w:szCs w:val="24"/>
        </w:rPr>
        <w:t>b</w:t>
      </w:r>
      <w:r w:rsidR="00CA3874">
        <w:rPr>
          <w:rStyle w:val="None"/>
          <w:rFonts w:ascii="Times New Roman" w:hAnsi="Times New Roman"/>
          <w:sz w:val="24"/>
          <w:szCs w:val="24"/>
        </w:rPr>
        <w:t>.</w:t>
      </w:r>
      <w:r w:rsidR="00CA3874">
        <w:rPr>
          <w:rStyle w:val="None"/>
          <w:rFonts w:ascii="Times New Roman" w:hAnsi="Times New Roman"/>
          <w:sz w:val="24"/>
          <w:szCs w:val="24"/>
        </w:rPr>
        <w:tab/>
      </w:r>
      <w:r w:rsidRPr="00B0367F">
        <w:rPr>
          <w:rStyle w:val="None"/>
          <w:rFonts w:ascii="Times New Roman" w:hAnsi="Times New Roman"/>
          <w:sz w:val="24"/>
          <w:szCs w:val="24"/>
        </w:rPr>
        <w:t xml:space="preserve">except as may be permitted under the terms and conditions of Section 6.4, not disclose or permit access to Confidential Information other than to its Representatives who: (i) need to know such Confidential Information for purposes of the Receiving Party’s exercise of its rights or performance of its obligations under and in accordance with this Agreement; (ii) have been informed of the confidential nature of the Confidential Information and the Receiving Party’s obligations under this Section 6; and (iii) are bound by written confidentiality and restricted use obligations at least as protective of the Confidential Information as the terms set forth </w:t>
      </w:r>
      <w:r w:rsidRPr="0064545E">
        <w:rPr>
          <w:rStyle w:val="None"/>
          <w:rFonts w:ascii="Times New Roman" w:hAnsi="Times New Roman"/>
          <w:sz w:val="24"/>
          <w:szCs w:val="24"/>
        </w:rPr>
        <w:t>in this Section 6</w:t>
      </w:r>
      <w:r>
        <w:rPr>
          <w:rStyle w:val="None"/>
          <w:rFonts w:ascii="Times New Roman" w:hAnsi="Times New Roman"/>
        </w:rPr>
        <w:t>;</w:t>
      </w:r>
    </w:p>
    <w:p w:rsidR="00065151"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rPr>
      </w:pPr>
      <w:r>
        <w:rPr>
          <w:rStyle w:val="None"/>
          <w:rFonts w:ascii="Times New Roman" w:hAnsi="Times New Roman"/>
        </w:rPr>
        <w:t> </w:t>
      </w:r>
      <w:bookmarkStart w:id="169" w:name="co_anchor_a277637_1"/>
      <w:bookmarkEnd w:id="169"/>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CA3874">
        <w:rPr>
          <w:rStyle w:val="None"/>
          <w:rFonts w:ascii="Times New Roman" w:hAnsi="Times New Roman"/>
          <w:sz w:val="24"/>
          <w:szCs w:val="24"/>
          <w:lang w:val="it-IT"/>
        </w:rPr>
        <w:t>.</w:t>
      </w:r>
      <w:r w:rsidR="00CA3874">
        <w:rPr>
          <w:rStyle w:val="None"/>
          <w:rFonts w:ascii="Times New Roman" w:hAnsi="Times New Roman"/>
          <w:sz w:val="24"/>
          <w:szCs w:val="24"/>
          <w:lang w:val="it-IT"/>
        </w:rPr>
        <w:tab/>
      </w:r>
      <w:r w:rsidRPr="00B0367F">
        <w:rPr>
          <w:rStyle w:val="None"/>
          <w:rFonts w:ascii="Times New Roman" w:hAnsi="Times New Roman"/>
          <w:sz w:val="24"/>
          <w:szCs w:val="24"/>
        </w:rPr>
        <w:t xml:space="preserve">safeguard the Confidential Information from unauthorized use, access, or disclosure using at least the degree of care it uses to protect its most sensitive information and in no event less than a reasonable degree of care; </w:t>
      </w:r>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0" w:name="co_anchor_a1014648_1"/>
      <w:bookmarkEnd w:id="170"/>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lastRenderedPageBreak/>
        <w:t>d</w:t>
      </w:r>
      <w:r w:rsidR="00CA3874">
        <w:rPr>
          <w:rStyle w:val="None"/>
          <w:rFonts w:ascii="Times New Roman" w:hAnsi="Times New Roman"/>
          <w:sz w:val="24"/>
          <w:szCs w:val="24"/>
        </w:rPr>
        <w:t>.</w:t>
      </w:r>
      <w:r w:rsidR="00CA3874">
        <w:rPr>
          <w:rStyle w:val="None"/>
          <w:rFonts w:ascii="Times New Roman" w:hAnsi="Times New Roman"/>
          <w:sz w:val="24"/>
          <w:szCs w:val="24"/>
        </w:rPr>
        <w:tab/>
      </w:r>
      <w:r w:rsidRPr="00B0367F">
        <w:rPr>
          <w:rStyle w:val="None"/>
          <w:rFonts w:ascii="Times New Roman" w:hAnsi="Times New Roman"/>
          <w:sz w:val="24"/>
          <w:szCs w:val="24"/>
        </w:rPr>
        <w:t xml:space="preserve">promptly </w:t>
      </w:r>
      <w:proofErr w:type="gramStart"/>
      <w:r w:rsidRPr="00B0367F">
        <w:rPr>
          <w:rStyle w:val="None"/>
          <w:rFonts w:ascii="Times New Roman" w:hAnsi="Times New Roman"/>
          <w:sz w:val="24"/>
          <w:szCs w:val="24"/>
        </w:rPr>
        <w:t>notify</w:t>
      </w:r>
      <w:proofErr w:type="gramEnd"/>
      <w:r w:rsidRPr="00B0367F">
        <w:rPr>
          <w:rStyle w:val="None"/>
          <w:rFonts w:ascii="Times New Roman" w:hAnsi="Times New Roman"/>
          <w:sz w:val="24"/>
          <w:szCs w:val="24"/>
        </w:rPr>
        <w:t xml:space="preserve"> the Disclosing Party of any unauthorized use or disclosure of Confidential Information and take all reasonable steps to cooperate with Disclosing Party to prevent further unauthorized use or disclosure; and</w:t>
      </w:r>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1" w:name="co_anchor_a538034_1"/>
      <w:bookmarkEnd w:id="171"/>
    </w:p>
    <w:p w:rsidR="00065151" w:rsidRPr="00B0367F" w:rsidRDefault="00EC78CD" w:rsidP="00CA387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e</w:t>
      </w:r>
      <w:r w:rsidR="00CA3874">
        <w:rPr>
          <w:rStyle w:val="None"/>
          <w:rFonts w:ascii="Times New Roman" w:hAnsi="Times New Roman"/>
          <w:sz w:val="24"/>
          <w:szCs w:val="24"/>
        </w:rPr>
        <w:t>.</w:t>
      </w:r>
      <w:r w:rsidR="00CA3874">
        <w:rPr>
          <w:rStyle w:val="None"/>
          <w:rFonts w:ascii="Times New Roman" w:hAnsi="Times New Roman"/>
          <w:sz w:val="24"/>
          <w:szCs w:val="24"/>
        </w:rPr>
        <w:tab/>
      </w:r>
      <w:proofErr w:type="gramStart"/>
      <w:r w:rsidRPr="00B0367F">
        <w:rPr>
          <w:rStyle w:val="None"/>
          <w:rFonts w:ascii="Times New Roman" w:hAnsi="Times New Roman"/>
          <w:sz w:val="24"/>
          <w:szCs w:val="24"/>
        </w:rPr>
        <w:t>ensure</w:t>
      </w:r>
      <w:proofErr w:type="gramEnd"/>
      <w:r w:rsidRPr="00B0367F">
        <w:rPr>
          <w:rStyle w:val="None"/>
          <w:rFonts w:ascii="Times New Roman" w:hAnsi="Times New Roman"/>
          <w:sz w:val="24"/>
          <w:szCs w:val="24"/>
        </w:rPr>
        <w:t xml:space="preserve"> its Representatives’ compliance with and be responsible and liable for any of its Representatives’ non-compliance with, the terms of this Section 6.</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2" w:name="co_anchor_a119849_1"/>
      <w:bookmarkEnd w:id="17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Notwithstanding any other provisions of this Agreement, the Receiving Party’s obligations under this Section 6 with respect to any Confidential Information that constitutes a trade secret under any applicable Law will continue until such time, if ever, as such Confidential Information ceases to qualify for trade secret protection under one or more such applicable Laws other than as a result of any act or omission of the Receiving Party or any of its Representatives.</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173" w:name="co_anchor_a227606_1"/>
      <w:bookmarkEnd w:id="173"/>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6.4  </w:t>
      </w:r>
      <w:r w:rsidRPr="00B0367F">
        <w:rPr>
          <w:rStyle w:val="None"/>
          <w:rFonts w:ascii="Times New Roman" w:hAnsi="Times New Roman"/>
          <w:sz w:val="24"/>
          <w:szCs w:val="24"/>
          <w:u w:val="single"/>
        </w:rPr>
        <w:t>Compelled</w:t>
      </w:r>
      <w:proofErr w:type="gramEnd"/>
      <w:r w:rsidRPr="00B0367F">
        <w:rPr>
          <w:rStyle w:val="None"/>
          <w:rFonts w:ascii="Times New Roman" w:hAnsi="Times New Roman"/>
          <w:sz w:val="24"/>
          <w:szCs w:val="24"/>
          <w:u w:val="single"/>
        </w:rPr>
        <w:t xml:space="preserve"> Disclosures</w:t>
      </w:r>
      <w:r w:rsidRPr="00B0367F">
        <w:rPr>
          <w:rStyle w:val="None"/>
          <w:rFonts w:ascii="Times New Roman" w:hAnsi="Times New Roman"/>
          <w:sz w:val="24"/>
          <w:szCs w:val="24"/>
        </w:rPr>
        <w:t>. If the Receiving Party or any of its Representatives is compelled by applicable Law to disclose any Confidential Information then, to the extent permitted by applicable Law, the Receiving Party shall: (a) promptly, and prior to such disclosure, notify the Disclosing Party in writing of such requirement so that the Disclosing Party can seek a protective order or other remedy or waive its rights under Section 6.3; and (b) provide reasonable assistance to the Disclosing Party, at the Disclosing Party’s sole cost and expense, in opposing such disclosure or seeking a protective order or other limitations on disclosure. If the Disclosing Party waives compliance or, after providing the notice and assistance required under this Section 6.4, the Receiving Party remains required by Law to disclose any Confidential Information, the Receiving Party shall disclose only that portion of the Confidential Information that, on the advice of the Receiving Party’s legal counsel, the Receiving Party is legally required to disclose</w:t>
      </w:r>
      <w:r w:rsidR="00100B64">
        <w:rPr>
          <w:rStyle w:val="None"/>
          <w:rFonts w:ascii="Times New Roman" w:hAnsi="Times New Roman"/>
          <w:sz w:val="24"/>
          <w:szCs w:val="24"/>
        </w:rPr>
        <w:t xml:space="preserve"> and, on the Disclosing Party’s request, shall use commercially reasonable efforts </w:t>
      </w:r>
      <w:r w:rsidR="002203DF">
        <w:rPr>
          <w:rStyle w:val="None"/>
          <w:rFonts w:ascii="Times New Roman" w:hAnsi="Times New Roman"/>
          <w:sz w:val="24"/>
          <w:szCs w:val="24"/>
        </w:rPr>
        <w:t xml:space="preserve">(at Disclosing Party’s sole cost and expense) </w:t>
      </w:r>
      <w:r w:rsidR="00100B64">
        <w:rPr>
          <w:rStyle w:val="None"/>
          <w:rFonts w:ascii="Times New Roman" w:hAnsi="Times New Roman"/>
          <w:sz w:val="24"/>
          <w:szCs w:val="24"/>
        </w:rPr>
        <w:t>to obtain assurances from the applicable court or other presiding authority that such Confidential Information will be afforded confidential treatment.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4" w:name="co_anchor_a238463_1"/>
      <w:bookmarkEnd w:id="174"/>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7.  </w:t>
      </w:r>
      <w:r w:rsidRPr="00B0367F">
        <w:rPr>
          <w:rStyle w:val="None"/>
          <w:rFonts w:ascii="Times New Roman" w:hAnsi="Times New Roman"/>
          <w:sz w:val="24"/>
          <w:szCs w:val="24"/>
          <w:u w:val="single"/>
        </w:rPr>
        <w:t>Fees; Payment Terms</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5" w:name="co_anchor_a928704_1"/>
      <w:bookmarkEnd w:id="175"/>
    </w:p>
    <w:p w:rsidR="00065151" w:rsidRDefault="00EC78CD">
      <w:pPr>
        <w:pStyle w:val="BodyA"/>
        <w:widowControl w:val="0"/>
        <w:spacing w:after="0" w:line="240" w:lineRule="auto"/>
        <w:ind w:left="360"/>
        <w:jc w:val="both"/>
        <w:rPr>
          <w:rStyle w:val="None"/>
          <w:rFonts w:ascii="Times New Roman" w:hAnsi="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7.1  </w:t>
      </w:r>
      <w:r w:rsidRPr="00B0367F">
        <w:rPr>
          <w:rStyle w:val="None"/>
          <w:rFonts w:ascii="Times New Roman" w:hAnsi="Times New Roman"/>
          <w:sz w:val="24"/>
          <w:szCs w:val="24"/>
          <w:u w:val="single"/>
          <w:lang w:val="nl-NL"/>
        </w:rPr>
        <w:t>Fees</w:t>
      </w:r>
      <w:proofErr w:type="gramEnd"/>
      <w:r w:rsidRPr="00B0367F">
        <w:rPr>
          <w:rStyle w:val="None"/>
          <w:rFonts w:ascii="Times New Roman" w:hAnsi="Times New Roman"/>
          <w:sz w:val="24"/>
          <w:szCs w:val="24"/>
        </w:rPr>
        <w:t xml:space="preserve">. In consideration of the Services and the rights granted by Provider to Customer under this </w:t>
      </w:r>
      <w:r w:rsidR="00DB7BD0">
        <w:rPr>
          <w:rStyle w:val="None"/>
          <w:rFonts w:ascii="Times New Roman" w:hAnsi="Times New Roman"/>
          <w:sz w:val="24"/>
          <w:szCs w:val="24"/>
        </w:rPr>
        <w:t>Agreement</w:t>
      </w:r>
      <w:r w:rsidRPr="00B0367F">
        <w:rPr>
          <w:rStyle w:val="None"/>
          <w:rFonts w:ascii="Times New Roman" w:hAnsi="Times New Roman"/>
          <w:sz w:val="24"/>
          <w:szCs w:val="24"/>
        </w:rPr>
        <w:t xml:space="preserve">, Customer shall pay to Provider </w:t>
      </w:r>
      <w:r w:rsidR="00DB7BD0">
        <w:rPr>
          <w:rStyle w:val="None"/>
          <w:rFonts w:ascii="Times New Roman" w:hAnsi="Times New Roman"/>
          <w:sz w:val="24"/>
          <w:szCs w:val="24"/>
        </w:rPr>
        <w:t xml:space="preserve">the </w:t>
      </w:r>
      <w:r w:rsidRPr="00B0367F">
        <w:rPr>
          <w:rStyle w:val="None"/>
          <w:rFonts w:ascii="Times New Roman" w:hAnsi="Times New Roman"/>
          <w:sz w:val="24"/>
          <w:szCs w:val="24"/>
        </w:rPr>
        <w:t xml:space="preserve">fees and other amounts payable pursuant to this Section 7 as set forth in Exhibit </w:t>
      </w:r>
      <w:r w:rsidR="00C84053">
        <w:rPr>
          <w:rStyle w:val="None"/>
          <w:rFonts w:ascii="Times New Roman" w:hAnsi="Times New Roman"/>
          <w:sz w:val="24"/>
          <w:szCs w:val="24"/>
        </w:rPr>
        <w:t>D</w:t>
      </w:r>
      <w:r w:rsidR="00DB7BD0" w:rsidRPr="00DB7BD0">
        <w:rPr>
          <w:rStyle w:val="None"/>
          <w:rFonts w:ascii="Times New Roman" w:hAnsi="Times New Roman"/>
          <w:sz w:val="24"/>
          <w:szCs w:val="24"/>
        </w:rPr>
        <w:t xml:space="preserve"> </w:t>
      </w:r>
      <w:r w:rsidR="00DB7BD0">
        <w:rPr>
          <w:rStyle w:val="None"/>
          <w:rFonts w:ascii="Times New Roman" w:hAnsi="Times New Roman"/>
          <w:sz w:val="24"/>
          <w:szCs w:val="24"/>
        </w:rPr>
        <w:t>attached hereto</w:t>
      </w:r>
      <w:r w:rsidR="00DB7BD0" w:rsidRPr="009B7559">
        <w:rPr>
          <w:rStyle w:val="None"/>
          <w:rFonts w:ascii="Times New Roman" w:hAnsi="Times New Roman"/>
          <w:sz w:val="24"/>
          <w:szCs w:val="24"/>
        </w:rPr>
        <w:t xml:space="preserve"> </w:t>
      </w:r>
      <w:r w:rsidR="00DB7BD0" w:rsidRPr="00B0367F">
        <w:rPr>
          <w:rStyle w:val="None"/>
          <w:rFonts w:ascii="Times New Roman" w:hAnsi="Times New Roman"/>
          <w:sz w:val="24"/>
          <w:szCs w:val="24"/>
        </w:rPr>
        <w:t xml:space="preserve">and incorporated herein </w:t>
      </w:r>
      <w:r w:rsidRPr="00B0367F">
        <w:rPr>
          <w:rStyle w:val="None"/>
          <w:rFonts w:ascii="Times New Roman" w:hAnsi="Times New Roman"/>
          <w:sz w:val="24"/>
          <w:szCs w:val="24"/>
        </w:rPr>
        <w:t>(“</w:t>
      </w:r>
      <w:r w:rsidRPr="00B0367F">
        <w:rPr>
          <w:rStyle w:val="None"/>
          <w:rFonts w:ascii="Times New Roman" w:hAnsi="Times New Roman"/>
          <w:sz w:val="24"/>
          <w:szCs w:val="24"/>
          <w:lang w:val="nl-NL"/>
        </w:rPr>
        <w:t>Fees</w:t>
      </w:r>
      <w:r w:rsidRPr="00B0367F">
        <w:rPr>
          <w:rStyle w:val="None"/>
          <w:rFonts w:ascii="Times New Roman" w:hAnsi="Times New Roman"/>
          <w:sz w:val="24"/>
          <w:szCs w:val="24"/>
        </w:rPr>
        <w:t>”)</w:t>
      </w:r>
      <w:r w:rsidR="0078062C">
        <w:rPr>
          <w:rStyle w:val="None"/>
          <w:rFonts w:ascii="Times New Roman" w:hAnsi="Times New Roman"/>
          <w:sz w:val="24"/>
          <w:szCs w:val="24"/>
        </w:rPr>
        <w:t xml:space="preserve">, and any Purchase Order and Statement of Work relating to </w:t>
      </w:r>
      <w:r w:rsidR="00AB38D7">
        <w:rPr>
          <w:rStyle w:val="None"/>
          <w:rFonts w:ascii="Times New Roman" w:hAnsi="Times New Roman"/>
          <w:sz w:val="24"/>
          <w:szCs w:val="24"/>
        </w:rPr>
        <w:t>the Agreement</w:t>
      </w:r>
      <w:r w:rsidRPr="00B0367F">
        <w:rPr>
          <w:rStyle w:val="None"/>
          <w:rFonts w:ascii="Times New Roman" w:hAnsi="Times New Roman"/>
          <w:sz w:val="24"/>
          <w:szCs w:val="24"/>
        </w:rPr>
        <w:t>.</w:t>
      </w:r>
    </w:p>
    <w:p w:rsidR="00065151" w:rsidRPr="00B0367F" w:rsidRDefault="00EC78CD" w:rsidP="00C96D35">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6" w:name="co_anchor_a831295_1"/>
      <w:bookmarkEnd w:id="176"/>
      <w:r w:rsidRPr="00B0367F">
        <w:rPr>
          <w:rStyle w:val="None"/>
          <w:rFonts w:ascii="Times New Roman" w:hAnsi="Times New Roman"/>
          <w:sz w:val="24"/>
          <w:szCs w:val="24"/>
        </w:rPr>
        <w:t> </w:t>
      </w:r>
      <w:bookmarkStart w:id="177" w:name="co_anchor_a170330_1"/>
      <w:bookmarkEnd w:id="177"/>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7.</w:t>
      </w:r>
      <w:r w:rsidR="00C96D35">
        <w:rPr>
          <w:rStyle w:val="None"/>
          <w:rFonts w:ascii="Times New Roman" w:hAnsi="Times New Roman"/>
          <w:sz w:val="24"/>
          <w:szCs w:val="24"/>
        </w:rPr>
        <w:t>2</w:t>
      </w:r>
      <w:r w:rsidRPr="00B0367F">
        <w:rPr>
          <w:rStyle w:val="None"/>
          <w:rFonts w:ascii="Times New Roman" w:hAnsi="Times New Roman"/>
          <w:sz w:val="24"/>
          <w:szCs w:val="24"/>
        </w:rPr>
        <w:t>  </w:t>
      </w:r>
      <w:r w:rsidRPr="00B0367F">
        <w:rPr>
          <w:rStyle w:val="None"/>
          <w:rFonts w:ascii="Times New Roman" w:hAnsi="Times New Roman"/>
          <w:sz w:val="24"/>
          <w:szCs w:val="24"/>
          <w:u w:val="single"/>
        </w:rPr>
        <w:t>Remedial</w:t>
      </w:r>
      <w:proofErr w:type="gramEnd"/>
      <w:r w:rsidRPr="00B0367F">
        <w:rPr>
          <w:rStyle w:val="None"/>
          <w:rFonts w:ascii="Times New Roman" w:hAnsi="Times New Roman"/>
          <w:sz w:val="24"/>
          <w:szCs w:val="24"/>
          <w:u w:val="single"/>
        </w:rPr>
        <w:t xml:space="preserve"> Fees</w:t>
      </w:r>
      <w:r w:rsidRPr="00B0367F">
        <w:rPr>
          <w:rStyle w:val="None"/>
          <w:rFonts w:ascii="Times New Roman" w:hAnsi="Times New Roman"/>
          <w:sz w:val="24"/>
          <w:szCs w:val="24"/>
        </w:rPr>
        <w:t>. If an Error is falsely reported by or on behalf of Customer, or the cause of any Error or system problem is other than the Software, Customer shall pay Provider</w:t>
      </w:r>
      <w:r w:rsidR="002203DF">
        <w:rPr>
          <w:rStyle w:val="None"/>
          <w:rFonts w:ascii="Times New Roman" w:hAnsi="Times New Roman"/>
          <w:sz w:val="24"/>
          <w:szCs w:val="24"/>
        </w:rPr>
        <w:t xml:space="preserve"> an</w:t>
      </w:r>
      <w:r w:rsidRPr="00B0367F">
        <w:rPr>
          <w:rStyle w:val="None"/>
          <w:rFonts w:ascii="Times New Roman" w:hAnsi="Times New Roman"/>
          <w:sz w:val="24"/>
          <w:szCs w:val="24"/>
        </w:rPr>
        <w:t xml:space="preserve"> hourly rate </w:t>
      </w:r>
      <w:r w:rsidR="00060364" w:rsidRPr="00B0367F">
        <w:rPr>
          <w:rStyle w:val="None"/>
          <w:rFonts w:ascii="Times New Roman" w:hAnsi="Times New Roman"/>
          <w:sz w:val="24"/>
          <w:szCs w:val="24"/>
        </w:rPr>
        <w:t>of $</w:t>
      </w:r>
      <w:r w:rsidR="00591C25">
        <w:rPr>
          <w:rStyle w:val="None"/>
          <w:rFonts w:ascii="Times New Roman" w:hAnsi="Times New Roman"/>
          <w:sz w:val="24"/>
          <w:szCs w:val="24"/>
        </w:rPr>
        <w:t>25</w:t>
      </w:r>
      <w:r w:rsidR="002203DF">
        <w:rPr>
          <w:rStyle w:val="None"/>
          <w:rFonts w:ascii="Times New Roman" w:hAnsi="Times New Roman"/>
          <w:sz w:val="24"/>
          <w:szCs w:val="24"/>
        </w:rPr>
        <w:t>0</w:t>
      </w:r>
      <w:r w:rsidR="00060364" w:rsidRPr="00B0367F">
        <w:rPr>
          <w:rStyle w:val="None"/>
          <w:rFonts w:ascii="Times New Roman" w:hAnsi="Times New Roman"/>
          <w:sz w:val="24"/>
          <w:szCs w:val="24"/>
        </w:rPr>
        <w:t xml:space="preserve"> </w:t>
      </w:r>
      <w:r w:rsidRPr="00B0367F">
        <w:rPr>
          <w:rStyle w:val="None"/>
          <w:rFonts w:ascii="Times New Roman" w:hAnsi="Times New Roman"/>
          <w:sz w:val="24"/>
          <w:szCs w:val="24"/>
        </w:rPr>
        <w:t>for any Second Tier Support provided to investigate or attempt to Resolve such Error or problem.</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8" w:name="co_anchor_a465052_1"/>
      <w:bookmarkEnd w:id="178"/>
    </w:p>
    <w:p w:rsidR="00065151" w:rsidRPr="00B0367F" w:rsidRDefault="00EC78CD" w:rsidP="00C96D35">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r w:rsidR="00C96D35">
        <w:rPr>
          <w:rStyle w:val="None"/>
          <w:rFonts w:ascii="Times New Roman" w:hAnsi="Times New Roman"/>
          <w:sz w:val="24"/>
          <w:szCs w:val="24"/>
        </w:rPr>
        <w:t xml:space="preserve">  </w:t>
      </w:r>
      <w:proofErr w:type="gramStart"/>
      <w:r w:rsidRPr="00B0367F">
        <w:rPr>
          <w:rStyle w:val="None"/>
          <w:rFonts w:ascii="Times New Roman" w:hAnsi="Times New Roman"/>
          <w:sz w:val="24"/>
          <w:szCs w:val="24"/>
        </w:rPr>
        <w:t>7.</w:t>
      </w:r>
      <w:r w:rsidR="00C96D35">
        <w:rPr>
          <w:rStyle w:val="None"/>
          <w:rFonts w:ascii="Times New Roman" w:hAnsi="Times New Roman"/>
          <w:sz w:val="24"/>
          <w:szCs w:val="24"/>
        </w:rPr>
        <w:t>3</w:t>
      </w:r>
      <w:r w:rsidRPr="00B0367F">
        <w:rPr>
          <w:rStyle w:val="None"/>
          <w:rFonts w:ascii="Times New Roman" w:hAnsi="Times New Roman"/>
          <w:sz w:val="24"/>
          <w:szCs w:val="24"/>
        </w:rPr>
        <w:t>  </w:t>
      </w:r>
      <w:r w:rsidRPr="00B0367F">
        <w:rPr>
          <w:rStyle w:val="None"/>
          <w:rFonts w:ascii="Times New Roman" w:hAnsi="Times New Roman"/>
          <w:sz w:val="24"/>
          <w:szCs w:val="24"/>
          <w:u w:val="single"/>
        </w:rPr>
        <w:t>Reimbursable</w:t>
      </w:r>
      <w:proofErr w:type="gramEnd"/>
      <w:r w:rsidRPr="00B0367F">
        <w:rPr>
          <w:rStyle w:val="None"/>
          <w:rFonts w:ascii="Times New Roman" w:hAnsi="Times New Roman"/>
          <w:sz w:val="24"/>
          <w:szCs w:val="24"/>
          <w:u w:val="single"/>
        </w:rPr>
        <w:t xml:space="preserve"> Expenses</w:t>
      </w:r>
      <w:r w:rsidRPr="00B0367F">
        <w:rPr>
          <w:rStyle w:val="None"/>
          <w:rFonts w:ascii="Times New Roman" w:hAnsi="Times New Roman"/>
          <w:sz w:val="24"/>
          <w:szCs w:val="24"/>
        </w:rPr>
        <w:t xml:space="preserve">. Customer shall reimburse Provider for all out-of-pocket expenses incurred by Provider in connection with performing Second Tier Support or any other on-site Services </w:t>
      </w:r>
      <w:proofErr w:type="gramStart"/>
      <w:r w:rsidRPr="00B0367F">
        <w:rPr>
          <w:rStyle w:val="None"/>
          <w:rFonts w:ascii="Times New Roman" w:hAnsi="Times New Roman"/>
          <w:sz w:val="24"/>
          <w:szCs w:val="24"/>
        </w:rPr>
        <w:t>(”Reimbursable</w:t>
      </w:r>
      <w:proofErr w:type="gramEnd"/>
      <w:r w:rsidRPr="00B0367F">
        <w:rPr>
          <w:rStyle w:val="None"/>
          <w:rFonts w:ascii="Times New Roman" w:hAnsi="Times New Roman"/>
          <w:sz w:val="24"/>
          <w:szCs w:val="24"/>
        </w:rPr>
        <w:t xml:space="preserve"> Expenses”).</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79" w:name="co_anchor_a775642_1"/>
      <w:bookmarkEnd w:id="179"/>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lastRenderedPageBreak/>
        <w:t>    </w:t>
      </w:r>
      <w:proofErr w:type="gramStart"/>
      <w:r w:rsidRPr="00B0367F">
        <w:rPr>
          <w:rStyle w:val="None"/>
          <w:rFonts w:ascii="Times New Roman" w:hAnsi="Times New Roman"/>
          <w:sz w:val="24"/>
          <w:szCs w:val="24"/>
        </w:rPr>
        <w:t>7.</w:t>
      </w:r>
      <w:r w:rsidR="00C96D35">
        <w:rPr>
          <w:rStyle w:val="None"/>
          <w:rFonts w:ascii="Times New Roman" w:hAnsi="Times New Roman"/>
          <w:sz w:val="24"/>
          <w:szCs w:val="24"/>
        </w:rPr>
        <w:t>4</w:t>
      </w:r>
      <w:r w:rsidRPr="00B0367F">
        <w:rPr>
          <w:rStyle w:val="None"/>
          <w:rFonts w:ascii="Times New Roman" w:hAnsi="Times New Roman"/>
          <w:sz w:val="24"/>
          <w:szCs w:val="24"/>
        </w:rPr>
        <w:t>  </w:t>
      </w:r>
      <w:r w:rsidRPr="00B0367F">
        <w:rPr>
          <w:rStyle w:val="None"/>
          <w:rFonts w:ascii="Times New Roman" w:hAnsi="Times New Roman"/>
          <w:sz w:val="24"/>
          <w:szCs w:val="24"/>
          <w:u w:val="single"/>
        </w:rPr>
        <w:t>Taxes</w:t>
      </w:r>
      <w:proofErr w:type="gramEnd"/>
      <w:r w:rsidRPr="00B0367F">
        <w:rPr>
          <w:rStyle w:val="None"/>
          <w:rFonts w:ascii="Times New Roman" w:hAnsi="Times New Roman"/>
          <w:sz w:val="24"/>
          <w:szCs w:val="24"/>
        </w:rPr>
        <w:t xml:space="preserve">. All Fees and other amounts payable by Customer under this </w:t>
      </w:r>
      <w:r w:rsidR="00F12401">
        <w:rPr>
          <w:rStyle w:val="None"/>
          <w:rFonts w:ascii="Times New Roman" w:hAnsi="Times New Roman"/>
          <w:sz w:val="24"/>
          <w:szCs w:val="24"/>
        </w:rPr>
        <w:t>Agreement</w:t>
      </w:r>
      <w:r w:rsidR="00591C25">
        <w:rPr>
          <w:rStyle w:val="None"/>
          <w:rFonts w:ascii="Times New Roman" w:hAnsi="Times New Roman"/>
          <w:sz w:val="24"/>
          <w:szCs w:val="24"/>
        </w:rPr>
        <w:t xml:space="preserve"> </w:t>
      </w:r>
      <w:r w:rsidRPr="00B0367F">
        <w:rPr>
          <w:rStyle w:val="None"/>
          <w:rFonts w:ascii="Times New Roman" w:hAnsi="Times New Roman"/>
          <w:sz w:val="24"/>
          <w:szCs w:val="24"/>
        </w:rPr>
        <w:t>are exclusive of taxes and similar assessments. Without limiting the foregoing, Customer is responsible for all sales, service, use, and excise taxes, and any other similar taxes, duties, and charges of any kind imposed by any federal, state, or local governmental or regulatory authority on any amounts payable by Customer hereunder, other than any taxes imposed on Provider’</w:t>
      </w:r>
      <w:r w:rsidRPr="00B0367F">
        <w:rPr>
          <w:rStyle w:val="None"/>
          <w:rFonts w:ascii="Times New Roman" w:hAnsi="Times New Roman"/>
          <w:sz w:val="24"/>
          <w:szCs w:val="24"/>
          <w:lang w:val="pt-PT"/>
        </w:rPr>
        <w:t>s income.</w:t>
      </w:r>
      <w:bookmarkStart w:id="180" w:name="co_anchor_a711032_1"/>
      <w:bookmarkEnd w:id="180"/>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81" w:name="co_anchor_a153012_1"/>
      <w:bookmarkEnd w:id="181"/>
    </w:p>
    <w:p w:rsidR="00065151" w:rsidRPr="00F04991"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r w:rsidRPr="00F04991">
        <w:rPr>
          <w:rStyle w:val="None"/>
          <w:rFonts w:ascii="Times New Roman" w:hAnsi="Times New Roman" w:cs="Times New Roman"/>
          <w:sz w:val="24"/>
          <w:szCs w:val="24"/>
        </w:rPr>
        <w:t>   </w:t>
      </w:r>
      <w:proofErr w:type="gramStart"/>
      <w:r w:rsidRPr="00F04991">
        <w:rPr>
          <w:rStyle w:val="None"/>
          <w:rFonts w:ascii="Times New Roman" w:hAnsi="Times New Roman" w:cs="Times New Roman"/>
          <w:sz w:val="24"/>
          <w:szCs w:val="24"/>
        </w:rPr>
        <w:t>7.</w:t>
      </w:r>
      <w:r w:rsidR="00C96D35">
        <w:rPr>
          <w:rStyle w:val="None"/>
          <w:rFonts w:ascii="Times New Roman" w:hAnsi="Times New Roman" w:cs="Times New Roman"/>
          <w:sz w:val="24"/>
          <w:szCs w:val="24"/>
        </w:rPr>
        <w:t>5</w:t>
      </w:r>
      <w:r w:rsidRPr="00F04991">
        <w:rPr>
          <w:rStyle w:val="None"/>
          <w:rFonts w:ascii="Times New Roman" w:hAnsi="Times New Roman" w:cs="Times New Roman"/>
          <w:sz w:val="24"/>
          <w:szCs w:val="24"/>
        </w:rPr>
        <w:t>  </w:t>
      </w:r>
      <w:r w:rsidRPr="00F04991">
        <w:rPr>
          <w:rStyle w:val="None"/>
          <w:rFonts w:ascii="Times New Roman" w:hAnsi="Times New Roman" w:cs="Times New Roman"/>
          <w:sz w:val="24"/>
          <w:szCs w:val="24"/>
          <w:u w:val="single"/>
        </w:rPr>
        <w:t>Late</w:t>
      </w:r>
      <w:proofErr w:type="gramEnd"/>
      <w:r w:rsidRPr="00F04991">
        <w:rPr>
          <w:rStyle w:val="None"/>
          <w:rFonts w:ascii="Times New Roman" w:hAnsi="Times New Roman" w:cs="Times New Roman"/>
          <w:sz w:val="24"/>
          <w:szCs w:val="24"/>
          <w:u w:val="single"/>
        </w:rPr>
        <w:t xml:space="preserve"> Payment</w:t>
      </w:r>
      <w:r w:rsidRPr="00F04991">
        <w:rPr>
          <w:rStyle w:val="None"/>
          <w:rFonts w:ascii="Times New Roman" w:hAnsi="Times New Roman" w:cs="Times New Roman"/>
          <w:sz w:val="24"/>
          <w:szCs w:val="24"/>
        </w:rPr>
        <w:t>. If Customer fails to make any payment when due</w:t>
      </w:r>
      <w:r w:rsidR="00A44C72">
        <w:rPr>
          <w:rStyle w:val="None"/>
          <w:rFonts w:ascii="Times New Roman" w:hAnsi="Times New Roman" w:cs="Times New Roman"/>
          <w:sz w:val="24"/>
          <w:szCs w:val="24"/>
        </w:rPr>
        <w:t>, which includes the 15-day grace period</w:t>
      </w:r>
      <w:r w:rsidR="00F04991" w:rsidRPr="00F04991">
        <w:rPr>
          <w:rStyle w:val="None"/>
          <w:rFonts w:ascii="Times New Roman" w:hAnsi="Times New Roman" w:cs="Times New Roman"/>
          <w:sz w:val="24"/>
          <w:szCs w:val="24"/>
        </w:rPr>
        <w:t xml:space="preserve">, </w:t>
      </w:r>
      <w:r w:rsidRPr="00F04991">
        <w:rPr>
          <w:rStyle w:val="None"/>
          <w:rFonts w:ascii="Times New Roman" w:hAnsi="Times New Roman" w:cs="Times New Roman"/>
          <w:sz w:val="24"/>
          <w:szCs w:val="24"/>
        </w:rPr>
        <w:t>then, in addition to all other remedies that may be available to Provider:</w:t>
      </w:r>
    </w:p>
    <w:p w:rsidR="00065151" w:rsidRPr="00F04991"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F04991">
        <w:rPr>
          <w:rStyle w:val="None"/>
          <w:rFonts w:ascii="Times New Roman" w:hAnsi="Times New Roman" w:cs="Times New Roman"/>
          <w:sz w:val="24"/>
          <w:szCs w:val="24"/>
        </w:rPr>
        <w:t> </w:t>
      </w:r>
      <w:bookmarkStart w:id="182" w:name="co_anchor_a181960_1"/>
      <w:bookmarkEnd w:id="182"/>
    </w:p>
    <w:p w:rsidR="00065151" w:rsidRPr="00B0367F" w:rsidRDefault="00F04991" w:rsidP="00F04991">
      <w:pPr>
        <w:pStyle w:val="BodyA"/>
        <w:widowControl w:val="0"/>
        <w:spacing w:after="0" w:line="240" w:lineRule="auto"/>
        <w:ind w:firstLine="720"/>
        <w:jc w:val="both"/>
        <w:rPr>
          <w:rStyle w:val="None"/>
          <w:rFonts w:ascii="Times New Roman" w:eastAsia="Times New Roman" w:hAnsi="Times New Roman" w:cs="Times New Roman"/>
          <w:sz w:val="24"/>
          <w:szCs w:val="24"/>
        </w:rPr>
      </w:pPr>
      <w:r>
        <w:rPr>
          <w:rStyle w:val="None"/>
          <w:rFonts w:ascii="Times New Roman" w:hAnsi="Times New Roman"/>
          <w:sz w:val="24"/>
          <w:szCs w:val="24"/>
        </w:rPr>
        <w:t>a.</w:t>
      </w:r>
      <w:r>
        <w:rPr>
          <w:rStyle w:val="None"/>
          <w:rFonts w:ascii="Times New Roman" w:hAnsi="Times New Roman"/>
          <w:sz w:val="24"/>
          <w:szCs w:val="24"/>
        </w:rPr>
        <w:tab/>
        <w:t>P</w:t>
      </w:r>
      <w:r w:rsidR="00EC78CD" w:rsidRPr="00B0367F">
        <w:rPr>
          <w:rStyle w:val="None"/>
          <w:rFonts w:ascii="Times New Roman" w:hAnsi="Times New Roman"/>
          <w:sz w:val="24"/>
          <w:szCs w:val="24"/>
        </w:rPr>
        <w:t>rovider may charge interest on the past due amount at the rate of 1.</w:t>
      </w:r>
      <w:r w:rsidR="00655E37">
        <w:rPr>
          <w:rStyle w:val="None"/>
          <w:rFonts w:ascii="Times New Roman" w:hAnsi="Times New Roman"/>
          <w:sz w:val="24"/>
          <w:szCs w:val="24"/>
        </w:rPr>
        <w:t>0</w:t>
      </w:r>
      <w:r w:rsidR="00EC78CD" w:rsidRPr="00B0367F">
        <w:rPr>
          <w:rStyle w:val="None"/>
          <w:rFonts w:ascii="Times New Roman" w:hAnsi="Times New Roman"/>
          <w:sz w:val="24"/>
          <w:szCs w:val="24"/>
        </w:rPr>
        <w:t xml:space="preserve">% </w:t>
      </w:r>
      <w:r>
        <w:rPr>
          <w:rStyle w:val="None"/>
          <w:rFonts w:ascii="Times New Roman" w:hAnsi="Times New Roman"/>
          <w:sz w:val="24"/>
          <w:szCs w:val="24"/>
        </w:rPr>
        <w:t xml:space="preserve">simple interest </w:t>
      </w:r>
      <w:r w:rsidR="00EC78CD" w:rsidRPr="00B0367F">
        <w:rPr>
          <w:rStyle w:val="None"/>
          <w:rFonts w:ascii="Times New Roman" w:hAnsi="Times New Roman"/>
          <w:sz w:val="24"/>
          <w:szCs w:val="24"/>
        </w:rPr>
        <w:t xml:space="preserve">per month </w:t>
      </w:r>
      <w:del w:id="183" w:author="Niki Rogers" w:date="2025-12-14T22:41:00Z">
        <w:r w:rsidR="00EC78CD" w:rsidRPr="00B0367F" w:rsidDel="00603960">
          <w:rPr>
            <w:rStyle w:val="None"/>
            <w:rFonts w:ascii="Times New Roman" w:hAnsi="Times New Roman"/>
            <w:sz w:val="24"/>
            <w:szCs w:val="24"/>
          </w:rPr>
          <w:delText xml:space="preserve">calculated daily </w:delText>
        </w:r>
      </w:del>
      <w:r w:rsidR="00EC78CD" w:rsidRPr="00B0367F">
        <w:rPr>
          <w:rStyle w:val="None"/>
          <w:rFonts w:ascii="Times New Roman" w:hAnsi="Times New Roman"/>
          <w:sz w:val="24"/>
          <w:szCs w:val="24"/>
        </w:rPr>
        <w:t>or, if lower, the highest rate permitted under applicable Law;</w:t>
      </w:r>
    </w:p>
    <w:p w:rsidR="00065151" w:rsidRPr="00B0367F" w:rsidRDefault="00EC78CD" w:rsidP="00F04991">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84" w:name="co_anchor_a961696_1"/>
      <w:bookmarkEnd w:id="184"/>
    </w:p>
    <w:p w:rsidR="00065151" w:rsidRPr="00B0367F" w:rsidRDefault="00F04991" w:rsidP="00F04991">
      <w:pPr>
        <w:pStyle w:val="BodyA"/>
        <w:widowControl w:val="0"/>
        <w:spacing w:after="0" w:line="240" w:lineRule="auto"/>
        <w:ind w:firstLine="720"/>
        <w:jc w:val="both"/>
        <w:rPr>
          <w:rStyle w:val="None"/>
          <w:rFonts w:ascii="Times New Roman" w:eastAsia="Times New Roman" w:hAnsi="Times New Roman" w:cs="Times New Roman"/>
          <w:sz w:val="24"/>
          <w:szCs w:val="24"/>
        </w:rPr>
      </w:pPr>
      <w:r>
        <w:rPr>
          <w:rStyle w:val="None"/>
          <w:rFonts w:ascii="Times New Roman" w:hAnsi="Times New Roman"/>
          <w:sz w:val="24"/>
          <w:szCs w:val="24"/>
        </w:rPr>
        <w:t>b.</w:t>
      </w:r>
      <w:r>
        <w:rPr>
          <w:rStyle w:val="None"/>
          <w:rFonts w:ascii="Times New Roman" w:hAnsi="Times New Roman"/>
          <w:sz w:val="24"/>
          <w:szCs w:val="24"/>
        </w:rPr>
        <w:tab/>
      </w:r>
      <w:r w:rsidR="00EC78CD" w:rsidRPr="00B0367F">
        <w:rPr>
          <w:rStyle w:val="None"/>
          <w:rFonts w:ascii="Times New Roman" w:hAnsi="Times New Roman"/>
          <w:sz w:val="24"/>
          <w:szCs w:val="24"/>
        </w:rPr>
        <w:t xml:space="preserve">Customer shall reimburse Provider for all reasonable costs incurred by Provider in collecting any late payment of amounts due or related interest, including </w:t>
      </w:r>
      <w:r>
        <w:rPr>
          <w:rStyle w:val="None"/>
          <w:rFonts w:ascii="Times New Roman" w:hAnsi="Times New Roman"/>
          <w:sz w:val="24"/>
          <w:szCs w:val="24"/>
        </w:rPr>
        <w:t xml:space="preserve">reasonable </w:t>
      </w:r>
      <w:r w:rsidR="00EC78CD" w:rsidRPr="00B0367F">
        <w:rPr>
          <w:rStyle w:val="None"/>
          <w:rFonts w:ascii="Times New Roman" w:hAnsi="Times New Roman"/>
          <w:sz w:val="24"/>
          <w:szCs w:val="24"/>
        </w:rPr>
        <w:t>attorneys’ fees, court costs, and collection agency fees; and</w:t>
      </w:r>
    </w:p>
    <w:p w:rsidR="00065151" w:rsidRDefault="00EC78CD" w:rsidP="00F04991">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185" w:name="co_anchor_a356906_1"/>
      <w:bookmarkEnd w:id="185"/>
    </w:p>
    <w:p w:rsidR="00065151" w:rsidRPr="00B0367F" w:rsidRDefault="00F04991" w:rsidP="00F04991">
      <w:pPr>
        <w:pStyle w:val="BodyA"/>
        <w:widowControl w:val="0"/>
        <w:spacing w:after="0" w:line="240" w:lineRule="auto"/>
        <w:ind w:firstLine="720"/>
        <w:jc w:val="both"/>
        <w:rPr>
          <w:rStyle w:val="None"/>
          <w:rFonts w:ascii="Times New Roman" w:eastAsia="Times New Roman" w:hAnsi="Times New Roman" w:cs="Times New Roman"/>
          <w:sz w:val="24"/>
          <w:szCs w:val="24"/>
        </w:rPr>
      </w:pPr>
      <w:r>
        <w:rPr>
          <w:rStyle w:val="None"/>
          <w:rFonts w:ascii="Times New Roman" w:hAnsi="Times New Roman"/>
          <w:sz w:val="24"/>
          <w:szCs w:val="24"/>
          <w:lang w:val="it-IT"/>
        </w:rPr>
        <w:t>c.</w:t>
      </w:r>
      <w:r>
        <w:rPr>
          <w:rStyle w:val="None"/>
          <w:rFonts w:ascii="Times New Roman" w:hAnsi="Times New Roman"/>
          <w:sz w:val="24"/>
          <w:szCs w:val="24"/>
          <w:lang w:val="it-IT"/>
        </w:rPr>
        <w:tab/>
      </w:r>
      <w:r w:rsidR="00EC78CD" w:rsidRPr="00B0367F">
        <w:rPr>
          <w:rStyle w:val="None"/>
          <w:rFonts w:ascii="Times New Roman" w:hAnsi="Times New Roman"/>
          <w:sz w:val="24"/>
          <w:szCs w:val="24"/>
        </w:rPr>
        <w:t xml:space="preserve">if such failure </w:t>
      </w:r>
      <w:r w:rsidR="00EC78CD" w:rsidRPr="00F04991">
        <w:rPr>
          <w:rStyle w:val="None"/>
          <w:rFonts w:ascii="Times New Roman" w:hAnsi="Times New Roman" w:cs="Times New Roman"/>
          <w:sz w:val="24"/>
          <w:szCs w:val="24"/>
        </w:rPr>
        <w:t xml:space="preserve">continues for </w:t>
      </w:r>
      <w:r w:rsidR="00A44C72">
        <w:rPr>
          <w:rStyle w:val="None"/>
          <w:rFonts w:ascii="Times New Roman" w:hAnsi="Times New Roman" w:cs="Times New Roman"/>
          <w:sz w:val="24"/>
          <w:szCs w:val="24"/>
        </w:rPr>
        <w:t>more than</w:t>
      </w:r>
      <w:r w:rsidR="002203DF">
        <w:rPr>
          <w:rStyle w:val="None"/>
          <w:rFonts w:ascii="Times New Roman" w:hAnsi="Times New Roman" w:cs="Times New Roman"/>
          <w:sz w:val="24"/>
          <w:szCs w:val="24"/>
        </w:rPr>
        <w:t xml:space="preserve"> </w:t>
      </w:r>
      <w:r w:rsidR="00EC78CD" w:rsidRPr="00F04991">
        <w:rPr>
          <w:rStyle w:val="None"/>
          <w:rFonts w:ascii="Times New Roman" w:hAnsi="Times New Roman" w:cs="Times New Roman"/>
          <w:sz w:val="24"/>
          <w:szCs w:val="24"/>
        </w:rPr>
        <w:t>1</w:t>
      </w:r>
      <w:r w:rsidR="00A44C72">
        <w:rPr>
          <w:rStyle w:val="None"/>
          <w:rFonts w:ascii="Times New Roman" w:hAnsi="Times New Roman" w:cs="Times New Roman"/>
          <w:sz w:val="24"/>
          <w:szCs w:val="24"/>
        </w:rPr>
        <w:t>5</w:t>
      </w:r>
      <w:r w:rsidR="00EC78CD" w:rsidRPr="00F04991">
        <w:rPr>
          <w:rStyle w:val="None"/>
          <w:rFonts w:ascii="Times New Roman" w:hAnsi="Times New Roman" w:cs="Times New Roman"/>
          <w:sz w:val="24"/>
          <w:szCs w:val="24"/>
        </w:rPr>
        <w:t xml:space="preserve"> days </w:t>
      </w:r>
      <w:r w:rsidRPr="00F04991">
        <w:rPr>
          <w:rStyle w:val="None"/>
          <w:rFonts w:ascii="Times New Roman" w:hAnsi="Times New Roman" w:cs="Times New Roman"/>
          <w:sz w:val="24"/>
          <w:szCs w:val="24"/>
        </w:rPr>
        <w:t xml:space="preserve">after </w:t>
      </w:r>
      <w:r w:rsidR="00A44C72">
        <w:rPr>
          <w:rStyle w:val="None"/>
          <w:rFonts w:ascii="Times New Roman" w:hAnsi="Times New Roman" w:cs="Times New Roman"/>
          <w:sz w:val="24"/>
          <w:szCs w:val="24"/>
        </w:rPr>
        <w:t>payment is due</w:t>
      </w:r>
      <w:r w:rsidRPr="00F04991">
        <w:rPr>
          <w:rStyle w:val="None"/>
          <w:rFonts w:ascii="Times New Roman" w:hAnsi="Times New Roman" w:cs="Times New Roman"/>
          <w:sz w:val="24"/>
          <w:szCs w:val="24"/>
        </w:rPr>
        <w:t xml:space="preserve">, Provider, upon written notice to Customer, </w:t>
      </w:r>
      <w:r w:rsidR="00EC78CD" w:rsidRPr="00F04991">
        <w:rPr>
          <w:rStyle w:val="None"/>
          <w:rFonts w:ascii="Times New Roman" w:hAnsi="Times New Roman" w:cs="Times New Roman"/>
          <w:sz w:val="24"/>
          <w:szCs w:val="24"/>
        </w:rPr>
        <w:t>may suspend</w:t>
      </w:r>
      <w:r w:rsidR="00EC78CD" w:rsidRPr="00B0367F">
        <w:rPr>
          <w:rStyle w:val="None"/>
          <w:rFonts w:ascii="Times New Roman" w:hAnsi="Times New Roman"/>
          <w:sz w:val="24"/>
          <w:szCs w:val="24"/>
        </w:rPr>
        <w:t xml:space="preserve"> performance of the Services until all past due amounts, including interest, have been paid, without incurring any obligation or liability to Customer or any other Person by reason of such suspension</w:t>
      </w:r>
      <w:r w:rsidR="00AF0A65">
        <w:rPr>
          <w:rStyle w:val="None"/>
          <w:rFonts w:ascii="Times New Roman" w:hAnsi="Times New Roman"/>
          <w:sz w:val="24"/>
          <w:szCs w:val="24"/>
        </w:rPr>
        <w:t>: alternatively, Provider has the option in its reasonable and sole discretion to terminate the Agreement for a payment failure.</w:t>
      </w:r>
    </w:p>
    <w:p w:rsidR="00065151" w:rsidRPr="00B0367F" w:rsidRDefault="00EC78CD" w:rsidP="0020188B">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86" w:name="co_anchor_a993740_1"/>
      <w:bookmarkEnd w:id="186"/>
    </w:p>
    <w:p w:rsidR="00065151" w:rsidRPr="00B0367F" w:rsidRDefault="002203DF" w:rsidP="002203DF">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   </w:t>
      </w:r>
      <w:proofErr w:type="gramStart"/>
      <w:r w:rsidR="00EC78CD" w:rsidRPr="00B0367F">
        <w:rPr>
          <w:rStyle w:val="None"/>
          <w:rFonts w:ascii="Times New Roman" w:hAnsi="Times New Roman"/>
          <w:sz w:val="24"/>
          <w:szCs w:val="24"/>
        </w:rPr>
        <w:t>7.</w:t>
      </w:r>
      <w:r w:rsidR="00A83989">
        <w:rPr>
          <w:rStyle w:val="None"/>
          <w:rFonts w:ascii="Times New Roman" w:hAnsi="Times New Roman"/>
          <w:sz w:val="24"/>
          <w:szCs w:val="24"/>
        </w:rPr>
        <w:t>6</w:t>
      </w:r>
      <w:r w:rsidR="00EC78CD" w:rsidRPr="00B0367F">
        <w:rPr>
          <w:rStyle w:val="None"/>
          <w:rFonts w:ascii="Times New Roman" w:hAnsi="Times New Roman"/>
          <w:sz w:val="24"/>
          <w:szCs w:val="24"/>
        </w:rPr>
        <w:t>  </w:t>
      </w:r>
      <w:r w:rsidR="00EC78CD" w:rsidRPr="00B0367F">
        <w:rPr>
          <w:rStyle w:val="None"/>
          <w:rFonts w:ascii="Times New Roman" w:hAnsi="Times New Roman"/>
          <w:sz w:val="24"/>
          <w:szCs w:val="24"/>
          <w:u w:val="single"/>
        </w:rPr>
        <w:t>No</w:t>
      </w:r>
      <w:proofErr w:type="gramEnd"/>
      <w:r w:rsidR="00EC78CD" w:rsidRPr="00B0367F">
        <w:rPr>
          <w:rStyle w:val="None"/>
          <w:rFonts w:ascii="Times New Roman" w:hAnsi="Times New Roman"/>
          <w:sz w:val="24"/>
          <w:szCs w:val="24"/>
          <w:u w:val="single"/>
        </w:rPr>
        <w:t xml:space="preserve"> Deductions or Setoffs</w:t>
      </w:r>
      <w:r w:rsidR="00EC78CD" w:rsidRPr="00B0367F">
        <w:rPr>
          <w:rStyle w:val="None"/>
          <w:rFonts w:ascii="Times New Roman" w:hAnsi="Times New Roman"/>
          <w:sz w:val="24"/>
          <w:szCs w:val="24"/>
        </w:rPr>
        <w:t xml:space="preserve">. All amounts payable to Provider under this </w:t>
      </w:r>
      <w:r w:rsidR="00F12401">
        <w:rPr>
          <w:rStyle w:val="None"/>
          <w:rFonts w:ascii="Times New Roman" w:hAnsi="Times New Roman"/>
          <w:sz w:val="24"/>
          <w:szCs w:val="24"/>
        </w:rPr>
        <w:t>Agreement</w:t>
      </w:r>
      <w:r>
        <w:rPr>
          <w:rStyle w:val="None"/>
          <w:rFonts w:ascii="Times New Roman" w:hAnsi="Times New Roman"/>
          <w:sz w:val="24"/>
          <w:szCs w:val="24"/>
        </w:rPr>
        <w:t xml:space="preserve"> </w:t>
      </w:r>
      <w:r w:rsidR="00EC78CD" w:rsidRPr="00B0367F">
        <w:rPr>
          <w:rStyle w:val="None"/>
          <w:rFonts w:ascii="Times New Roman" w:hAnsi="Times New Roman"/>
          <w:sz w:val="24"/>
          <w:szCs w:val="24"/>
        </w:rPr>
        <w:t>shall be paid by Customer to Provider in full without any setoff, recoupment, counterclaim, deduction, debit, or withholding for any reason (other than any deduction or withholding of tax as may be required by applicable Law).</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87" w:name="co_anchor_a67562_1"/>
      <w:bookmarkEnd w:id="187"/>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8.  </w:t>
      </w:r>
      <w:r w:rsidRPr="00B0367F">
        <w:rPr>
          <w:rStyle w:val="None"/>
          <w:rFonts w:ascii="Times New Roman" w:hAnsi="Times New Roman"/>
          <w:sz w:val="24"/>
          <w:szCs w:val="24"/>
          <w:u w:val="single"/>
        </w:rPr>
        <w:t>Intellectual Property Rights</w:t>
      </w:r>
      <w:r w:rsidRPr="00B0367F">
        <w:rPr>
          <w:rStyle w:val="None"/>
          <w:rFonts w:ascii="Times New Roman" w:hAnsi="Times New Roman"/>
          <w:sz w:val="24"/>
          <w:szCs w:val="24"/>
        </w:rPr>
        <w:t>.</w:t>
      </w: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w:t>
      </w:r>
      <w:bookmarkStart w:id="188" w:name="co_anchor_a128553_1"/>
      <w:bookmarkEnd w:id="18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cs="Times New Roman"/>
          <w:sz w:val="24"/>
          <w:szCs w:val="24"/>
        </w:rPr>
        <w:t>8.1  </w:t>
      </w:r>
      <w:r w:rsidRPr="00B0367F">
        <w:rPr>
          <w:rStyle w:val="None"/>
          <w:rFonts w:ascii="Times New Roman" w:hAnsi="Times New Roman" w:cs="Times New Roman"/>
          <w:sz w:val="24"/>
          <w:szCs w:val="24"/>
          <w:u w:val="single"/>
        </w:rPr>
        <w:t>Intellectual</w:t>
      </w:r>
      <w:proofErr w:type="gramEnd"/>
      <w:r w:rsidRPr="00B0367F">
        <w:rPr>
          <w:rStyle w:val="None"/>
          <w:rFonts w:ascii="Times New Roman" w:hAnsi="Times New Roman" w:cs="Times New Roman"/>
          <w:sz w:val="24"/>
          <w:szCs w:val="24"/>
          <w:u w:val="single"/>
        </w:rPr>
        <w:t xml:space="preserve"> Property Ownership</w:t>
      </w:r>
      <w:r w:rsidRPr="00B0367F">
        <w:rPr>
          <w:rStyle w:val="None"/>
          <w:rFonts w:ascii="Times New Roman" w:hAnsi="Times New Roman" w:cs="Times New Roman"/>
          <w:sz w:val="24"/>
          <w:szCs w:val="24"/>
        </w:rPr>
        <w:t>. Customer acknowledges and agrees that: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 </w:t>
      </w:r>
      <w:bookmarkStart w:id="189" w:name="co_anchor_a121917_1"/>
      <w:bookmarkEnd w:id="189"/>
    </w:p>
    <w:p w:rsidR="00065151" w:rsidRPr="00B0367F" w:rsidRDefault="000F7162" w:rsidP="000F7162">
      <w:pPr>
        <w:pStyle w:val="BodyA"/>
        <w:ind w:left="360" w:firstLine="360"/>
        <w:jc w:val="both"/>
        <w:rPr>
          <w:rStyle w:val="None"/>
          <w:rFonts w:ascii="Times New Roman" w:eastAsia="Times New Roman" w:hAnsi="Times New Roman" w:cs="Times New Roman"/>
          <w:sz w:val="24"/>
          <w:szCs w:val="24"/>
        </w:rPr>
      </w:pPr>
      <w:r>
        <w:rPr>
          <w:rStyle w:val="None"/>
          <w:rFonts w:ascii="Times New Roman" w:hAnsi="Times New Roman" w:cs="Times New Roman"/>
          <w:sz w:val="24"/>
          <w:szCs w:val="24"/>
        </w:rPr>
        <w:t>a.</w:t>
      </w:r>
      <w:r>
        <w:rPr>
          <w:rStyle w:val="None"/>
          <w:rFonts w:ascii="Times New Roman" w:hAnsi="Times New Roman" w:cs="Times New Roman"/>
          <w:sz w:val="24"/>
          <w:szCs w:val="24"/>
        </w:rPr>
        <w:tab/>
        <w:t>T</w:t>
      </w:r>
      <w:r w:rsidR="00EC78CD" w:rsidRPr="00B0367F">
        <w:rPr>
          <w:rStyle w:val="None"/>
          <w:rFonts w:ascii="Times New Roman" w:hAnsi="Times New Roman" w:cs="Times New Roman"/>
          <w:sz w:val="24"/>
          <w:szCs w:val="24"/>
        </w:rPr>
        <w:t>he Software and Deliverables are licensed, not sold, to Customer by Provider and Customer does not and will not have or acquire under or in connection with this Agreement any ownership interest in the Software or Deliverables, or in any related Intellectual Property Rights;</w:t>
      </w:r>
    </w:p>
    <w:p w:rsidR="00065151" w:rsidRPr="00B0367F" w:rsidRDefault="00EC78CD" w:rsidP="000F7162">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cs="Times New Roman"/>
          <w:sz w:val="24"/>
          <w:szCs w:val="24"/>
        </w:rPr>
        <w:t>b</w:t>
      </w:r>
      <w:r w:rsidR="000F7162">
        <w:rPr>
          <w:rStyle w:val="None"/>
          <w:rFonts w:ascii="Times New Roman" w:hAnsi="Times New Roman" w:cs="Times New Roman"/>
          <w:sz w:val="24"/>
          <w:szCs w:val="24"/>
        </w:rPr>
        <w:t>.</w:t>
      </w:r>
      <w:r w:rsidRPr="00B0367F">
        <w:rPr>
          <w:rStyle w:val="None"/>
          <w:rFonts w:ascii="Times New Roman" w:hAnsi="Times New Roman" w:cs="Times New Roman"/>
          <w:sz w:val="24"/>
          <w:szCs w:val="24"/>
        </w:rPr>
        <w:t> </w:t>
      </w:r>
      <w:r w:rsidR="000F7162">
        <w:rPr>
          <w:rStyle w:val="None"/>
          <w:rFonts w:ascii="Times New Roman" w:hAnsi="Times New Roman" w:cs="Times New Roman"/>
          <w:sz w:val="24"/>
          <w:szCs w:val="24"/>
        </w:rPr>
        <w:tab/>
      </w:r>
      <w:r w:rsidRPr="00B0367F">
        <w:rPr>
          <w:rStyle w:val="None"/>
          <w:rFonts w:ascii="Times New Roman" w:hAnsi="Times New Roman" w:cs="Times New Roman"/>
          <w:sz w:val="24"/>
          <w:szCs w:val="24"/>
        </w:rPr>
        <w:t>Provider is and will remain the sole and exclusive owner of all right, title, and interest in and to the Software and Deliverables, including all Intellectual Property Rights relating thereto, subject only to the rights of third parties in Open Source Components and the limited license granted to Customer under this Agreement; and</w:t>
      </w:r>
    </w:p>
    <w:p w:rsidR="00065151" w:rsidRDefault="00065151" w:rsidP="000F7162">
      <w:pPr>
        <w:pStyle w:val="BodyA"/>
        <w:widowControl w:val="0"/>
        <w:spacing w:after="0" w:line="240" w:lineRule="auto"/>
        <w:ind w:left="360"/>
        <w:jc w:val="both"/>
        <w:rPr>
          <w:rStyle w:val="None"/>
          <w:rFonts w:ascii="Times New Roman" w:eastAsia="Times New Roman" w:hAnsi="Times New Roman" w:cs="Times New Roman"/>
          <w:color w:val="0E568C"/>
          <w:u w:color="0E568C"/>
        </w:rPr>
      </w:pPr>
    </w:p>
    <w:p w:rsidR="00065151" w:rsidRPr="00B0367F" w:rsidRDefault="00EC78CD" w:rsidP="000F7162">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0F7162">
        <w:rPr>
          <w:rStyle w:val="None"/>
          <w:rFonts w:ascii="Times New Roman" w:hAnsi="Times New Roman"/>
          <w:sz w:val="24"/>
          <w:szCs w:val="24"/>
          <w:lang w:val="it-IT"/>
        </w:rPr>
        <w:t>.</w:t>
      </w:r>
      <w:r w:rsidR="000F7162">
        <w:rPr>
          <w:rStyle w:val="None"/>
          <w:rFonts w:ascii="Times New Roman" w:hAnsi="Times New Roman"/>
          <w:sz w:val="24"/>
          <w:szCs w:val="24"/>
          <w:lang w:val="it-IT"/>
        </w:rPr>
        <w:tab/>
      </w:r>
      <w:r w:rsidRPr="00B0367F">
        <w:rPr>
          <w:rStyle w:val="None"/>
          <w:rFonts w:ascii="Times New Roman" w:hAnsi="Times New Roman"/>
          <w:sz w:val="24"/>
          <w:szCs w:val="24"/>
        </w:rPr>
        <w:t>Customer hereby unconditionally and irrevocably assigns to Provider its entire right, title, and interest in and to any Intellectual Property Rights that Customer may now or hereafter have in or to the Software or Deliverables (including any rights in derivative works or patent improvements relating to either of them), whether held or acquired by operation of law, contract, assignment, or otherwise.</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lastRenderedPageBreak/>
        <w:t> </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8.2  </w:t>
      </w:r>
      <w:r w:rsidRPr="00B0367F">
        <w:rPr>
          <w:rStyle w:val="None"/>
          <w:rFonts w:ascii="Times New Roman" w:hAnsi="Times New Roman"/>
          <w:sz w:val="24"/>
          <w:szCs w:val="24"/>
          <w:u w:val="single"/>
        </w:rPr>
        <w:t>Customer</w:t>
      </w:r>
      <w:proofErr w:type="gramEnd"/>
      <w:r w:rsidRPr="00B0367F">
        <w:rPr>
          <w:rStyle w:val="None"/>
          <w:rFonts w:ascii="Times New Roman" w:hAnsi="Times New Roman"/>
          <w:sz w:val="24"/>
          <w:szCs w:val="24"/>
          <w:u w:val="single"/>
        </w:rPr>
        <w:t xml:space="preserve"> Cooperation and Notice of Infringement</w:t>
      </w:r>
      <w:r w:rsidRPr="00B0367F">
        <w:rPr>
          <w:rStyle w:val="None"/>
          <w:rFonts w:ascii="Times New Roman" w:hAnsi="Times New Roman"/>
          <w:sz w:val="24"/>
          <w:szCs w:val="24"/>
        </w:rPr>
        <w:t>. Customer shall, during the Term:</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0" w:name="co_anchor_a61874_1"/>
      <w:bookmarkEnd w:id="190"/>
    </w:p>
    <w:p w:rsidR="00065151" w:rsidRPr="00B0367F" w:rsidRDefault="000F7162" w:rsidP="000F7162">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a.</w:t>
      </w:r>
      <w:r>
        <w:rPr>
          <w:rStyle w:val="None"/>
          <w:rFonts w:ascii="Times New Roman" w:hAnsi="Times New Roman"/>
          <w:sz w:val="24"/>
          <w:szCs w:val="24"/>
        </w:rPr>
        <w:tab/>
      </w:r>
      <w:proofErr w:type="gramStart"/>
      <w:r w:rsidR="00EC78CD" w:rsidRPr="00B0367F">
        <w:rPr>
          <w:rStyle w:val="None"/>
          <w:rFonts w:ascii="Times New Roman" w:hAnsi="Times New Roman"/>
          <w:sz w:val="24"/>
          <w:szCs w:val="24"/>
        </w:rPr>
        <w:t>take</w:t>
      </w:r>
      <w:proofErr w:type="gramEnd"/>
      <w:r w:rsidR="00EC78CD" w:rsidRPr="00B0367F">
        <w:rPr>
          <w:rStyle w:val="None"/>
          <w:rFonts w:ascii="Times New Roman" w:hAnsi="Times New Roman"/>
          <w:sz w:val="24"/>
          <w:szCs w:val="24"/>
        </w:rPr>
        <w:t xml:space="preserve"> all commercially reasonable measures to safeguard the Software and Deliverables (including all copies thereof) from infringement, misappropriation, theft, misuse, or unauthorized access;</w:t>
      </w:r>
    </w:p>
    <w:p w:rsidR="00065151" w:rsidRPr="00B0367F" w:rsidRDefault="00065151" w:rsidP="000F7162">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191" w:name="co_anchor_a790795_1"/>
      <w:bookmarkEnd w:id="191"/>
    </w:p>
    <w:p w:rsidR="00065151" w:rsidRPr="00B0367F" w:rsidRDefault="000F7162" w:rsidP="000F7162">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b.</w:t>
      </w:r>
      <w:r>
        <w:rPr>
          <w:rStyle w:val="None"/>
          <w:rFonts w:ascii="Times New Roman" w:hAnsi="Times New Roman"/>
          <w:sz w:val="24"/>
          <w:szCs w:val="24"/>
        </w:rPr>
        <w:tab/>
      </w:r>
      <w:r w:rsidR="00EC78CD" w:rsidRPr="00655E37">
        <w:rPr>
          <w:rStyle w:val="None"/>
          <w:rFonts w:ascii="Times New Roman" w:hAnsi="Times New Roman"/>
          <w:sz w:val="24"/>
          <w:szCs w:val="24"/>
        </w:rPr>
        <w:t>at Provider’s expense, take all such steps as Provider may reasonably require to assist Provider in maintaining the validity, enforceability, and Provider’s ownership of the Intellectual Property Rights in the Software and Deliverables;</w:t>
      </w:r>
    </w:p>
    <w:p w:rsidR="00065151" w:rsidRPr="00B0367F" w:rsidRDefault="00EC78CD" w:rsidP="000F7162">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2" w:name="co_anchor_a869609_1"/>
      <w:bookmarkEnd w:id="192"/>
    </w:p>
    <w:p w:rsidR="00065151" w:rsidRPr="00B0367F" w:rsidRDefault="00EC78CD" w:rsidP="000F7162">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0F7162">
        <w:rPr>
          <w:rStyle w:val="None"/>
          <w:rFonts w:ascii="Times New Roman" w:hAnsi="Times New Roman"/>
          <w:sz w:val="24"/>
          <w:szCs w:val="24"/>
          <w:lang w:val="it-IT"/>
        </w:rPr>
        <w:t>.</w:t>
      </w:r>
      <w:r w:rsidR="000F7162">
        <w:rPr>
          <w:rStyle w:val="None"/>
          <w:rFonts w:ascii="Times New Roman" w:hAnsi="Times New Roman"/>
          <w:sz w:val="24"/>
          <w:szCs w:val="24"/>
          <w:lang w:val="it-IT"/>
        </w:rPr>
        <w:tab/>
      </w:r>
      <w:r w:rsidRPr="00B0367F">
        <w:rPr>
          <w:rStyle w:val="None"/>
          <w:rFonts w:ascii="Times New Roman" w:hAnsi="Times New Roman"/>
          <w:sz w:val="24"/>
          <w:szCs w:val="24"/>
        </w:rPr>
        <w:t>promptly notify Provider in writing if Customer becomes aware of:</w:t>
      </w:r>
    </w:p>
    <w:p w:rsidR="00065151" w:rsidRDefault="00EC78CD">
      <w:pPr>
        <w:pStyle w:val="BodyA"/>
        <w:widowControl w:val="0"/>
        <w:spacing w:after="0" w:line="240" w:lineRule="auto"/>
        <w:ind w:left="720"/>
        <w:jc w:val="both"/>
        <w:rPr>
          <w:rStyle w:val="None"/>
          <w:rFonts w:ascii="Times New Roman" w:eastAsia="Times New Roman" w:hAnsi="Times New Roman" w:cs="Times New Roman"/>
        </w:rPr>
      </w:pPr>
      <w:r>
        <w:rPr>
          <w:rStyle w:val="None"/>
          <w:rFonts w:ascii="Times New Roman" w:hAnsi="Times New Roman"/>
        </w:rPr>
        <w:t> </w:t>
      </w:r>
      <w:bookmarkStart w:id="193" w:name="co_anchor_a367587_1"/>
      <w:bookmarkEnd w:id="193"/>
    </w:p>
    <w:p w:rsidR="00065151" w:rsidRPr="00B0367F" w:rsidRDefault="00EC78CD">
      <w:pPr>
        <w:pStyle w:val="BodyA"/>
        <w:widowControl w:val="0"/>
        <w:spacing w:after="0" w:line="240" w:lineRule="auto"/>
        <w:ind w:left="108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(i)  any actual or suspected infringement, misappropriation, or other violation of Provider’s Intellectual Property Rights in or to the Software or Deliverables; or</w:t>
      </w:r>
    </w:p>
    <w:p w:rsidR="00065151" w:rsidRPr="00B0367F" w:rsidRDefault="00EC78CD">
      <w:pPr>
        <w:pStyle w:val="BodyA"/>
        <w:widowControl w:val="0"/>
        <w:spacing w:after="0" w:line="240" w:lineRule="auto"/>
        <w:ind w:left="108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4" w:name="co_anchor_a139234_1"/>
      <w:bookmarkEnd w:id="194"/>
    </w:p>
    <w:p w:rsidR="00065151" w:rsidRPr="00B0367F" w:rsidRDefault="00EC78CD">
      <w:pPr>
        <w:pStyle w:val="BodyA"/>
        <w:widowControl w:val="0"/>
        <w:spacing w:after="0" w:line="240" w:lineRule="auto"/>
        <w:ind w:left="108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(ii)  any claim that the Software or Deliverables, including any production, use, marketing, sale, or other disposition of the Software or Deliverables, in whole or in part, infringes, misappropriates, or otherwise violates the Intellectual Property Rights or other rights of any Person; and</w:t>
      </w:r>
    </w:p>
    <w:p w:rsidR="00065151" w:rsidRPr="00B0367F" w:rsidRDefault="00EC78CD">
      <w:pPr>
        <w:pStyle w:val="BodyA"/>
        <w:widowControl w:val="0"/>
        <w:spacing w:after="0" w:line="240" w:lineRule="auto"/>
        <w:ind w:left="108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5" w:name="co_anchor_a89873_1"/>
      <w:bookmarkEnd w:id="195"/>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d</w:t>
      </w:r>
      <w:r w:rsidR="00410729">
        <w:rPr>
          <w:rStyle w:val="None"/>
          <w:rFonts w:ascii="Times New Roman" w:hAnsi="Times New Roman"/>
          <w:sz w:val="24"/>
          <w:szCs w:val="24"/>
        </w:rPr>
        <w:t>.</w:t>
      </w:r>
      <w:r w:rsidR="00410729">
        <w:rPr>
          <w:rStyle w:val="None"/>
          <w:rFonts w:ascii="Times New Roman" w:hAnsi="Times New Roman"/>
          <w:sz w:val="24"/>
          <w:szCs w:val="24"/>
        </w:rPr>
        <w:tab/>
      </w:r>
      <w:r w:rsidRPr="00B0367F">
        <w:rPr>
          <w:rStyle w:val="None"/>
          <w:rFonts w:ascii="Times New Roman" w:hAnsi="Times New Roman"/>
          <w:sz w:val="24"/>
          <w:szCs w:val="24"/>
        </w:rPr>
        <w:t xml:space="preserve">at Provider’s sole expense, fully cooperate with and assist Provider in all reasonable ways in the conduct of any claim, suit, action, or proceeding by Provider to prevent or abate any actual or threatened infringement, misappropriation, or violation of Provider’s rights in, and to attempt to resolve any claims relating to, the Software or Deliverables, including having Customer’s employees testify when </w:t>
      </w:r>
      <w:r w:rsidR="00410729">
        <w:rPr>
          <w:rStyle w:val="None"/>
          <w:rFonts w:ascii="Times New Roman" w:hAnsi="Times New Roman"/>
          <w:sz w:val="24"/>
          <w:szCs w:val="24"/>
        </w:rPr>
        <w:t xml:space="preserve">reasonably </w:t>
      </w:r>
      <w:r w:rsidRPr="00B0367F">
        <w:rPr>
          <w:rStyle w:val="None"/>
          <w:rFonts w:ascii="Times New Roman" w:hAnsi="Times New Roman"/>
          <w:sz w:val="24"/>
          <w:szCs w:val="24"/>
        </w:rPr>
        <w:t>requested and making available for discovery or trial relevant records, papers, information, samples, specimens, and the like</w:t>
      </w:r>
      <w:r w:rsidR="00410729">
        <w:rPr>
          <w:rStyle w:val="None"/>
          <w:rFonts w:ascii="Times New Roman" w:hAnsi="Times New Roman"/>
          <w:sz w:val="24"/>
          <w:szCs w:val="24"/>
        </w:rPr>
        <w:t>, subject, in all cases, to the protection of all Confidential Information of the Customer</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196" w:name="co_anchor_a972377_1"/>
      <w:bookmarkEnd w:id="196"/>
    </w:p>
    <w:p w:rsidR="00D93139" w:rsidRPr="00591C25" w:rsidRDefault="00EC78CD" w:rsidP="00591C25">
      <w:pPr>
        <w:pStyle w:val="BodyA"/>
        <w:widowControl w:val="0"/>
        <w:spacing w:after="0" w:line="240" w:lineRule="auto"/>
        <w:ind w:left="360"/>
        <w:jc w:val="both"/>
        <w:rPr>
          <w:rStyle w:val="None"/>
          <w:rFonts w:ascii="Times New Roman" w:hAnsi="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8.3  </w:t>
      </w:r>
      <w:r w:rsidRPr="00B0367F">
        <w:rPr>
          <w:rStyle w:val="None"/>
          <w:rFonts w:ascii="Times New Roman" w:hAnsi="Times New Roman"/>
          <w:sz w:val="24"/>
          <w:szCs w:val="24"/>
          <w:u w:val="single"/>
        </w:rPr>
        <w:t>No</w:t>
      </w:r>
      <w:proofErr w:type="gramEnd"/>
      <w:r w:rsidRPr="00B0367F">
        <w:rPr>
          <w:rStyle w:val="None"/>
          <w:rFonts w:ascii="Times New Roman" w:hAnsi="Times New Roman"/>
          <w:sz w:val="24"/>
          <w:szCs w:val="24"/>
          <w:u w:val="single"/>
        </w:rPr>
        <w:t xml:space="preserve"> Implied Rights</w:t>
      </w:r>
      <w:r w:rsidRPr="00B0367F">
        <w:rPr>
          <w:rStyle w:val="None"/>
          <w:rFonts w:ascii="Times New Roman" w:hAnsi="Times New Roman"/>
          <w:sz w:val="24"/>
          <w:szCs w:val="24"/>
        </w:rPr>
        <w:t>. Except for the limited rights and licenses expressly granted under this Agreement, nothing in this Agreement grants, by implication, waiver, estoppel, or otherwise, to Customer or any third party any Intellectual Property Rights or other right, title, or interest in or to any of the Software or Deliverables.</w:t>
      </w:r>
      <w:bookmarkStart w:id="197" w:name="co_anchor_a74198_1"/>
      <w:bookmarkEnd w:id="197"/>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p>
    <w:p w:rsidR="00065151" w:rsidRDefault="00EC78CD">
      <w:pPr>
        <w:pStyle w:val="BodyA"/>
        <w:widowControl w:val="0"/>
        <w:spacing w:after="0" w:line="240" w:lineRule="auto"/>
        <w:jc w:val="both"/>
        <w:rPr>
          <w:rStyle w:val="None"/>
          <w:rFonts w:ascii="Times New Roman" w:hAnsi="Times New Roman"/>
          <w:sz w:val="24"/>
          <w:szCs w:val="24"/>
        </w:rPr>
      </w:pPr>
      <w:r w:rsidRPr="00B0367F">
        <w:rPr>
          <w:rStyle w:val="None"/>
          <w:rFonts w:ascii="Times New Roman" w:hAnsi="Times New Roman"/>
          <w:sz w:val="24"/>
          <w:szCs w:val="24"/>
        </w:rPr>
        <w:t>9.  </w:t>
      </w:r>
      <w:r w:rsidRPr="00B0367F">
        <w:rPr>
          <w:rStyle w:val="None"/>
          <w:rFonts w:ascii="Times New Roman" w:hAnsi="Times New Roman"/>
          <w:sz w:val="24"/>
          <w:szCs w:val="24"/>
          <w:u w:val="single"/>
        </w:rPr>
        <w:t>Term and Termination</w:t>
      </w:r>
      <w:r w:rsidRPr="00B0367F">
        <w:rPr>
          <w:rStyle w:val="None"/>
          <w:rFonts w:ascii="Times New Roman" w:hAnsi="Times New Roman"/>
          <w:sz w:val="24"/>
          <w:szCs w:val="24"/>
        </w:rPr>
        <w:t>.</w:t>
      </w:r>
    </w:p>
    <w:p w:rsidR="001B2E3D" w:rsidRDefault="001B2E3D">
      <w:pPr>
        <w:pStyle w:val="BodyA"/>
        <w:widowControl w:val="0"/>
        <w:spacing w:after="0" w:line="240" w:lineRule="auto"/>
        <w:jc w:val="both"/>
        <w:rPr>
          <w:rStyle w:val="None"/>
          <w:rFonts w:ascii="Times New Roman" w:hAnsi="Times New Roman"/>
          <w:sz w:val="24"/>
          <w:szCs w:val="24"/>
        </w:rPr>
      </w:pPr>
    </w:p>
    <w:p w:rsidR="001B2E3D" w:rsidRDefault="001B2E3D" w:rsidP="001B2E3D">
      <w:pPr>
        <w:pBdr>
          <w:top w:val="none" w:sz="0" w:space="0" w:color="auto"/>
          <w:left w:val="none" w:sz="0" w:space="0" w:color="auto"/>
          <w:bottom w:val="none" w:sz="0" w:space="0" w:color="auto"/>
          <w:right w:val="none" w:sz="0" w:space="0" w:color="auto"/>
        </w:pBdr>
        <w:spacing w:before="120" w:after="240"/>
        <w:ind w:firstLine="360"/>
        <w:jc w:val="both"/>
        <w:outlineLvl w:val="1"/>
        <w:rPr>
          <w:rFonts w:eastAsia="Times New Roman"/>
          <w:color w:val="000000"/>
          <w:u w:color="000000"/>
        </w:rPr>
      </w:pPr>
      <w:r w:rsidRPr="00A3604C">
        <w:rPr>
          <w:rFonts w:eastAsia="Times New Roman"/>
          <w:color w:val="000000"/>
        </w:rPr>
        <w:t xml:space="preserve">9.1 </w:t>
      </w:r>
      <w:bookmarkStart w:id="198" w:name="a000080"/>
      <w:r w:rsidRPr="00A3604C">
        <w:rPr>
          <w:rFonts w:eastAsia="Times New Roman"/>
          <w:color w:val="000000"/>
          <w:u w:val="single" w:color="000000"/>
        </w:rPr>
        <w:t>Term</w:t>
      </w:r>
      <w:r w:rsidRPr="00A3604C">
        <w:rPr>
          <w:rFonts w:eastAsia="Times New Roman"/>
          <w:color w:val="000000"/>
          <w:u w:color="000000"/>
        </w:rPr>
        <w:t xml:space="preserve">. </w:t>
      </w:r>
      <w:bookmarkEnd w:id="198"/>
      <w:r w:rsidR="00C304DA" w:rsidRPr="00A3604C">
        <w:t xml:space="preserve">The term of this Agreement begins on the Effective Date and will continue </w:t>
      </w:r>
      <w:r w:rsidR="006E4C78">
        <w:t xml:space="preserve">for six (6) months unless earlier </w:t>
      </w:r>
      <w:r w:rsidR="00C304DA" w:rsidRPr="00A3604C">
        <w:t>terminated as set forth herein.  The term of each Purchase Order or SOW will commence on the date set forth in such Purchase Order or SOW and shall continue thereafter as set forth in such Purchase Order or SOW, unless otherwise terminated earlier in accordance with the terms and conditions of such Purchase Order, SOW and/or this Agreement.</w:t>
      </w:r>
    </w:p>
    <w:p w:rsidR="001B2E3D" w:rsidRPr="001B2E3D" w:rsidRDefault="001B2E3D" w:rsidP="001B2E3D">
      <w:pPr>
        <w:pBdr>
          <w:top w:val="none" w:sz="0" w:space="0" w:color="auto"/>
          <w:left w:val="none" w:sz="0" w:space="0" w:color="auto"/>
          <w:bottom w:val="none" w:sz="0" w:space="0" w:color="auto"/>
          <w:right w:val="none" w:sz="0" w:space="0" w:color="auto"/>
        </w:pBdr>
        <w:spacing w:before="120" w:after="240"/>
        <w:ind w:firstLine="360"/>
        <w:jc w:val="both"/>
        <w:outlineLvl w:val="1"/>
        <w:rPr>
          <w:rFonts w:eastAsia="Times New Roman"/>
          <w:color w:val="000000"/>
          <w:u w:color="000000"/>
        </w:rPr>
      </w:pPr>
      <w:bookmarkStart w:id="199" w:name="a000083"/>
      <w:r w:rsidRPr="001B2E3D">
        <w:rPr>
          <w:rFonts w:eastAsia="Times New Roman"/>
          <w:color w:val="000000"/>
        </w:rPr>
        <w:t>9.</w:t>
      </w:r>
      <w:r w:rsidR="00A83989">
        <w:rPr>
          <w:rFonts w:eastAsia="Times New Roman"/>
          <w:color w:val="000000"/>
        </w:rPr>
        <w:t xml:space="preserve">2 </w:t>
      </w:r>
      <w:r>
        <w:rPr>
          <w:rFonts w:eastAsia="Times New Roman"/>
          <w:color w:val="000000"/>
          <w:u w:val="single" w:color="000000"/>
        </w:rPr>
        <w:t>T</w:t>
      </w:r>
      <w:r w:rsidRPr="001B2E3D">
        <w:rPr>
          <w:rFonts w:eastAsia="Times New Roman"/>
          <w:color w:val="000000"/>
          <w:u w:val="single" w:color="000000"/>
        </w:rPr>
        <w:t>ermination</w:t>
      </w:r>
      <w:r w:rsidRPr="001B2E3D">
        <w:rPr>
          <w:rFonts w:eastAsia="Times New Roman"/>
          <w:color w:val="000000"/>
          <w:u w:color="000000"/>
        </w:rPr>
        <w:t>. In addition to any other express termination right set forth in this Agreement:</w:t>
      </w:r>
      <w:bookmarkEnd w:id="199"/>
    </w:p>
    <w:p w:rsidR="001B2E3D" w:rsidRPr="001B2E3D" w:rsidRDefault="001B2E3D" w:rsidP="00FE21EB">
      <w:pPr>
        <w:pBdr>
          <w:top w:val="none" w:sz="0" w:space="0" w:color="auto"/>
          <w:left w:val="none" w:sz="0" w:space="0" w:color="auto"/>
          <w:bottom w:val="none" w:sz="0" w:space="0" w:color="auto"/>
          <w:right w:val="none" w:sz="0" w:space="0" w:color="auto"/>
        </w:pBdr>
        <w:spacing w:before="120" w:after="240"/>
        <w:ind w:firstLine="720"/>
        <w:jc w:val="both"/>
        <w:outlineLvl w:val="2"/>
        <w:rPr>
          <w:rFonts w:eastAsia="Times New Roman"/>
          <w:color w:val="000000"/>
          <w:u w:color="000000"/>
        </w:rPr>
      </w:pPr>
      <w:bookmarkStart w:id="200" w:name="a000084"/>
      <w:r>
        <w:rPr>
          <w:rFonts w:eastAsia="Times New Roman"/>
          <w:color w:val="000000"/>
          <w:u w:color="000000"/>
        </w:rPr>
        <w:t>a.</w:t>
      </w:r>
      <w:r>
        <w:rPr>
          <w:rFonts w:eastAsia="Times New Roman"/>
          <w:color w:val="000000"/>
          <w:u w:color="000000"/>
        </w:rPr>
        <w:tab/>
      </w:r>
      <w:bookmarkEnd w:id="200"/>
      <w:r w:rsidR="0020188B">
        <w:rPr>
          <w:rFonts w:eastAsia="Times New Roman"/>
          <w:color w:val="000000"/>
          <w:u w:color="000000"/>
        </w:rPr>
        <w:t>Provider may terminate this Agreement, upon written notice to Customer, if Customer fails to make any payment due to Provider</w:t>
      </w:r>
      <w:r w:rsidR="00D03B59">
        <w:rPr>
          <w:rFonts w:eastAsia="Times New Roman"/>
          <w:color w:val="000000"/>
          <w:u w:color="000000"/>
        </w:rPr>
        <w:t xml:space="preserve">, </w:t>
      </w:r>
      <w:r w:rsidR="0020188B">
        <w:rPr>
          <w:rFonts w:eastAsia="Times New Roman"/>
          <w:color w:val="000000"/>
          <w:u w:color="000000"/>
        </w:rPr>
        <w:t xml:space="preserve">and such failure </w:t>
      </w:r>
      <w:r w:rsidR="0020188B" w:rsidRPr="00F04991">
        <w:rPr>
          <w:rStyle w:val="None"/>
        </w:rPr>
        <w:t>continues for 1</w:t>
      </w:r>
      <w:r w:rsidR="00F55901">
        <w:rPr>
          <w:rStyle w:val="None"/>
        </w:rPr>
        <w:t>5</w:t>
      </w:r>
      <w:r w:rsidR="0020188B" w:rsidRPr="00F04991">
        <w:rPr>
          <w:rStyle w:val="None"/>
        </w:rPr>
        <w:t xml:space="preserve"> days after</w:t>
      </w:r>
      <w:r w:rsidR="000D05FA">
        <w:rPr>
          <w:rStyle w:val="None"/>
        </w:rPr>
        <w:t xml:space="preserve"> </w:t>
      </w:r>
      <w:r w:rsidR="00F55901">
        <w:rPr>
          <w:rStyle w:val="None"/>
        </w:rPr>
        <w:lastRenderedPageBreak/>
        <w:t xml:space="preserve">the </w:t>
      </w:r>
      <w:r w:rsidR="00AF0A65">
        <w:rPr>
          <w:rStyle w:val="None"/>
        </w:rPr>
        <w:t xml:space="preserve">payment due </w:t>
      </w:r>
      <w:r w:rsidR="00F55901">
        <w:rPr>
          <w:rStyle w:val="None"/>
        </w:rPr>
        <w:t xml:space="preserve">date </w:t>
      </w:r>
      <w:r w:rsidR="00AF0A65">
        <w:rPr>
          <w:rStyle w:val="None"/>
        </w:rPr>
        <w:t xml:space="preserve">specified in the Purchase Order at Exhibit A under Payment Terms </w:t>
      </w:r>
      <w:r w:rsidR="00D03B59">
        <w:rPr>
          <w:rStyle w:val="None"/>
        </w:rPr>
        <w:t>(“Payment Failure”)</w:t>
      </w:r>
      <w:r w:rsidR="0020188B">
        <w:rPr>
          <w:rStyle w:val="None"/>
        </w:rPr>
        <w:t>; and</w:t>
      </w:r>
    </w:p>
    <w:p w:rsidR="001B2E3D" w:rsidRPr="001B2E3D" w:rsidRDefault="001B2E3D" w:rsidP="001B2E3D">
      <w:pPr>
        <w:pBdr>
          <w:top w:val="none" w:sz="0" w:space="0" w:color="auto"/>
          <w:left w:val="none" w:sz="0" w:space="0" w:color="auto"/>
          <w:bottom w:val="none" w:sz="0" w:space="0" w:color="auto"/>
          <w:right w:val="none" w:sz="0" w:space="0" w:color="auto"/>
        </w:pBdr>
        <w:spacing w:before="120" w:after="240"/>
        <w:ind w:firstLine="720"/>
        <w:jc w:val="both"/>
        <w:outlineLvl w:val="2"/>
        <w:rPr>
          <w:rFonts w:eastAsia="Times New Roman"/>
          <w:color w:val="000000"/>
          <w:u w:color="000000"/>
        </w:rPr>
      </w:pPr>
      <w:bookmarkStart w:id="201" w:name="a000086"/>
      <w:r>
        <w:rPr>
          <w:rFonts w:eastAsia="Times New Roman"/>
          <w:color w:val="000000"/>
          <w:u w:color="000000"/>
        </w:rPr>
        <w:t>b.</w:t>
      </w:r>
      <w:r>
        <w:rPr>
          <w:rFonts w:eastAsia="Times New Roman"/>
          <w:color w:val="000000"/>
          <w:u w:color="000000"/>
        </w:rPr>
        <w:tab/>
        <w:t>E</w:t>
      </w:r>
      <w:r w:rsidRPr="001B2E3D">
        <w:rPr>
          <w:rFonts w:eastAsia="Times New Roman"/>
          <w:color w:val="000000"/>
          <w:u w:color="000000"/>
        </w:rPr>
        <w:t>ither Party may terminate this Agreement, effective on written notice to the other Party, if the other Party materially breaches this Agreement, and such breach: (A) is incapable of cure; or (B) being capable of cure, remains uncured 30 days after the non-breaching Party provides the breaching Party with written notice of such breach.</w:t>
      </w:r>
      <w:bookmarkEnd w:id="201"/>
    </w:p>
    <w:p w:rsidR="001B2E3D" w:rsidRPr="001B2E3D" w:rsidRDefault="001B2E3D" w:rsidP="001B2E3D">
      <w:pPr>
        <w:pBdr>
          <w:top w:val="none" w:sz="0" w:space="0" w:color="auto"/>
          <w:left w:val="none" w:sz="0" w:space="0" w:color="auto"/>
          <w:bottom w:val="none" w:sz="0" w:space="0" w:color="auto"/>
          <w:right w:val="none" w:sz="0" w:space="0" w:color="auto"/>
        </w:pBdr>
        <w:spacing w:before="120" w:after="240"/>
        <w:ind w:firstLine="720"/>
        <w:jc w:val="both"/>
        <w:outlineLvl w:val="2"/>
        <w:rPr>
          <w:rFonts w:eastAsia="Times New Roman"/>
          <w:color w:val="000000"/>
          <w:u w:color="000000"/>
        </w:rPr>
      </w:pPr>
      <w:bookmarkStart w:id="202" w:name="a000087"/>
      <w:r>
        <w:rPr>
          <w:rFonts w:eastAsia="Times New Roman"/>
          <w:color w:val="000000"/>
          <w:u w:color="000000"/>
        </w:rPr>
        <w:t>c.</w:t>
      </w:r>
      <w:r>
        <w:rPr>
          <w:rFonts w:eastAsia="Times New Roman"/>
          <w:color w:val="000000"/>
          <w:u w:color="000000"/>
        </w:rPr>
        <w:tab/>
      </w:r>
      <w:r w:rsidRPr="001B2E3D">
        <w:rPr>
          <w:rFonts w:eastAsia="Times New Roman"/>
          <w:color w:val="000000"/>
          <w:u w:color="000000"/>
        </w:rPr>
        <w:t>Either Party may terminate this Agreement, effective on written notice to the other Party, if the other Party: (A) becomes insolvent or is generally unable to pay, or fails to pay, its debts as they become due; (B) files or has filed against it, a petition for voluntary or involuntary bankruptcy or otherwise becomes subject, voluntarily or involuntarily, to any proceeding under any domestic or foreign bankruptcy or insolvency law; (C) makes or seeks to make a general assignment for the benefit of its creditors; or (D) has appointed, by order of any court of competent jurisdiction, a receiver, trustee, custodian, or similar agent to take charge of or sell any material portion of its property or business.</w:t>
      </w:r>
      <w:bookmarkEnd w:id="202"/>
    </w:p>
    <w:p w:rsidR="00065151" w:rsidRPr="00B0367F" w:rsidRDefault="00EC78CD" w:rsidP="00C02243">
      <w:pPr>
        <w:pStyle w:val="BodyA"/>
        <w:widowControl w:val="0"/>
        <w:spacing w:after="0" w:line="240" w:lineRule="auto"/>
        <w:ind w:firstLine="360"/>
        <w:jc w:val="both"/>
        <w:rPr>
          <w:rStyle w:val="None"/>
          <w:rFonts w:ascii="Times New Roman" w:eastAsia="Times New Roman" w:hAnsi="Times New Roman" w:cs="Times New Roman"/>
          <w:sz w:val="24"/>
          <w:szCs w:val="24"/>
        </w:rPr>
      </w:pPr>
      <w:proofErr w:type="gramStart"/>
      <w:r w:rsidRPr="00B0367F">
        <w:rPr>
          <w:rStyle w:val="None"/>
          <w:rFonts w:ascii="Times New Roman" w:hAnsi="Times New Roman"/>
          <w:sz w:val="24"/>
          <w:szCs w:val="24"/>
        </w:rPr>
        <w:t>9.</w:t>
      </w:r>
      <w:r w:rsidR="00A83989">
        <w:rPr>
          <w:rStyle w:val="None"/>
          <w:rFonts w:ascii="Times New Roman" w:hAnsi="Times New Roman"/>
          <w:sz w:val="24"/>
          <w:szCs w:val="24"/>
        </w:rPr>
        <w:t>3</w:t>
      </w:r>
      <w:r w:rsidRPr="00B0367F">
        <w:rPr>
          <w:rStyle w:val="None"/>
          <w:rFonts w:ascii="Times New Roman" w:hAnsi="Times New Roman"/>
          <w:sz w:val="24"/>
          <w:szCs w:val="24"/>
        </w:rPr>
        <w:t>  </w:t>
      </w:r>
      <w:r w:rsidRPr="00B0367F">
        <w:rPr>
          <w:rStyle w:val="None"/>
          <w:rFonts w:ascii="Times New Roman" w:hAnsi="Times New Roman"/>
          <w:sz w:val="24"/>
          <w:szCs w:val="24"/>
          <w:u w:val="single"/>
        </w:rPr>
        <w:t>Effect</w:t>
      </w:r>
      <w:proofErr w:type="gramEnd"/>
      <w:r w:rsidRPr="00B0367F">
        <w:rPr>
          <w:rStyle w:val="None"/>
          <w:rFonts w:ascii="Times New Roman" w:hAnsi="Times New Roman"/>
          <w:sz w:val="24"/>
          <w:szCs w:val="24"/>
          <w:u w:val="single"/>
        </w:rPr>
        <w:t xml:space="preserve"> of Termination or Expiration</w:t>
      </w:r>
      <w:r w:rsidRPr="00B0367F">
        <w:rPr>
          <w:rStyle w:val="None"/>
          <w:rFonts w:ascii="Times New Roman" w:hAnsi="Times New Roman"/>
          <w:sz w:val="24"/>
          <w:szCs w:val="24"/>
        </w:rPr>
        <w:t>.</w:t>
      </w:r>
      <w:r w:rsidR="00C02243">
        <w:rPr>
          <w:rStyle w:val="None"/>
          <w:rFonts w:ascii="Times New Roman" w:hAnsi="Times New Roman"/>
          <w:sz w:val="24"/>
          <w:szCs w:val="24"/>
        </w:rPr>
        <w:t xml:space="preserve"> </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03" w:name="co_anchor_a456659_1"/>
      <w:bookmarkEnd w:id="203"/>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On the expiration or earlier termination of this</w:t>
      </w:r>
      <w:r w:rsidR="000C3D50">
        <w:rPr>
          <w:rStyle w:val="None"/>
          <w:rFonts w:ascii="Times New Roman" w:hAnsi="Times New Roman"/>
          <w:sz w:val="24"/>
          <w:szCs w:val="24"/>
        </w:rPr>
        <w:t xml:space="preserve"> </w:t>
      </w:r>
      <w:r w:rsidR="00D4443B">
        <w:rPr>
          <w:rStyle w:val="None"/>
          <w:rFonts w:ascii="Times New Roman" w:hAnsi="Times New Roman"/>
          <w:sz w:val="24"/>
          <w:szCs w:val="24"/>
        </w:rPr>
        <w:t>Agreement</w:t>
      </w:r>
      <w:r w:rsidRPr="00B0367F">
        <w:rPr>
          <w:rStyle w:val="None"/>
          <w:rFonts w:ascii="Times New Roman" w:hAnsi="Times New Roman"/>
          <w:sz w:val="24"/>
          <w:szCs w:val="24"/>
        </w:rPr>
        <w:t>: </w:t>
      </w:r>
    </w:p>
    <w:p w:rsidR="00065151" w:rsidRPr="00B0367F" w:rsidRDefault="00065151">
      <w:pPr>
        <w:pStyle w:val="BodyA"/>
        <w:widowControl w:val="0"/>
        <w:spacing w:after="0" w:line="240" w:lineRule="auto"/>
        <w:ind w:left="720"/>
        <w:jc w:val="both"/>
        <w:rPr>
          <w:rStyle w:val="None"/>
          <w:rFonts w:ascii="Times New Roman" w:eastAsia="Times New Roman" w:hAnsi="Times New Roman" w:cs="Times New Roman"/>
          <w:color w:val="0E568C"/>
          <w:sz w:val="24"/>
          <w:szCs w:val="24"/>
          <w:u w:color="0E568C"/>
        </w:rPr>
      </w:pPr>
      <w:bookmarkStart w:id="204" w:name="co_anchor_a659298_1"/>
      <w:bookmarkEnd w:id="204"/>
    </w:p>
    <w:p w:rsidR="00065151" w:rsidRPr="00B0367F" w:rsidRDefault="00EC78CD" w:rsidP="00D93139">
      <w:pPr>
        <w:pStyle w:val="BodyA"/>
        <w:widowControl w:val="0"/>
        <w:spacing w:after="0" w:line="240" w:lineRule="auto"/>
        <w:ind w:firstLine="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a</w:t>
      </w:r>
      <w:r w:rsidR="00EF01B3">
        <w:rPr>
          <w:rStyle w:val="None"/>
          <w:rFonts w:ascii="Times New Roman" w:hAnsi="Times New Roman"/>
          <w:sz w:val="24"/>
          <w:szCs w:val="24"/>
        </w:rPr>
        <w:t>.</w:t>
      </w:r>
      <w:r w:rsidR="00EF01B3">
        <w:rPr>
          <w:rStyle w:val="None"/>
          <w:rFonts w:ascii="Times New Roman" w:hAnsi="Times New Roman"/>
          <w:sz w:val="24"/>
          <w:szCs w:val="24"/>
        </w:rPr>
        <w:tab/>
      </w:r>
      <w:r w:rsidRPr="00B0367F">
        <w:rPr>
          <w:rStyle w:val="None"/>
          <w:rFonts w:ascii="Times New Roman" w:hAnsi="Times New Roman"/>
          <w:sz w:val="24"/>
          <w:szCs w:val="24"/>
        </w:rPr>
        <w:t>all rights, licenses, and authorizations granted to Customer hereunder will terminate and Customer shall:</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05" w:name="co_anchor_a439035_1"/>
      <w:bookmarkEnd w:id="205"/>
    </w:p>
    <w:p w:rsidR="00065151" w:rsidRPr="00B0367F" w:rsidRDefault="00EC78CD" w:rsidP="00EF01B3">
      <w:pPr>
        <w:pStyle w:val="BodyA"/>
        <w:widowControl w:val="0"/>
        <w:spacing w:after="0" w:line="240" w:lineRule="auto"/>
        <w:ind w:left="144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xml:space="preserve">(i)  cease all use of and other activities with respect to the </w:t>
      </w:r>
      <w:r w:rsidR="0046106B" w:rsidRPr="00B0367F">
        <w:rPr>
          <w:rStyle w:val="None"/>
          <w:rFonts w:ascii="Times New Roman" w:hAnsi="Times New Roman"/>
          <w:sz w:val="24"/>
          <w:szCs w:val="24"/>
        </w:rPr>
        <w:t>Software</w:t>
      </w:r>
      <w:r w:rsidR="00CC4605">
        <w:rPr>
          <w:rStyle w:val="None"/>
          <w:rFonts w:ascii="Times New Roman" w:hAnsi="Times New Roman"/>
          <w:sz w:val="24"/>
          <w:szCs w:val="24"/>
        </w:rPr>
        <w:t>,</w:t>
      </w:r>
      <w:r w:rsidR="0046106B" w:rsidRPr="00B0367F">
        <w:rPr>
          <w:rStyle w:val="None"/>
          <w:rFonts w:ascii="Times New Roman" w:hAnsi="Times New Roman"/>
          <w:sz w:val="24"/>
          <w:szCs w:val="24"/>
        </w:rPr>
        <w:t xml:space="preserve"> Deliverables</w:t>
      </w:r>
      <w:r w:rsidR="00CC4605">
        <w:rPr>
          <w:rStyle w:val="None"/>
          <w:rFonts w:ascii="Times New Roman" w:hAnsi="Times New Roman"/>
          <w:sz w:val="24"/>
          <w:szCs w:val="24"/>
        </w:rPr>
        <w:t>,</w:t>
      </w:r>
      <w:r w:rsidR="0046106B" w:rsidRPr="00B0367F">
        <w:rPr>
          <w:rStyle w:val="None"/>
          <w:rFonts w:ascii="Times New Roman" w:hAnsi="Times New Roman"/>
          <w:sz w:val="24"/>
          <w:szCs w:val="24"/>
        </w:rPr>
        <w:t xml:space="preserve"> </w:t>
      </w:r>
      <w:r w:rsidR="0046106B">
        <w:rPr>
          <w:rStyle w:val="None"/>
          <w:rFonts w:ascii="Times New Roman" w:hAnsi="Times New Roman"/>
          <w:sz w:val="24"/>
          <w:szCs w:val="24"/>
        </w:rPr>
        <w:t xml:space="preserve">and </w:t>
      </w:r>
      <w:r w:rsidRPr="00B0367F">
        <w:rPr>
          <w:rStyle w:val="None"/>
          <w:rFonts w:ascii="Times New Roman" w:hAnsi="Times New Roman"/>
          <w:sz w:val="24"/>
          <w:szCs w:val="24"/>
        </w:rPr>
        <w:t>Provider’s Confidential Information relating to the Services</w:t>
      </w:r>
      <w:r w:rsidR="00D96318">
        <w:rPr>
          <w:rStyle w:val="None"/>
          <w:rFonts w:ascii="Times New Roman" w:hAnsi="Times New Roman"/>
          <w:sz w:val="24"/>
          <w:szCs w:val="24"/>
        </w:rPr>
        <w:t>;</w:t>
      </w:r>
    </w:p>
    <w:p w:rsidR="00065151" w:rsidRPr="00B0367F" w:rsidRDefault="00EC78CD" w:rsidP="00EF01B3">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06" w:name="co_anchor_a834244_1"/>
      <w:bookmarkEnd w:id="206"/>
    </w:p>
    <w:p w:rsidR="00065151" w:rsidRDefault="00EC78CD" w:rsidP="00042333">
      <w:pPr>
        <w:pStyle w:val="BodyA"/>
        <w:widowControl w:val="0"/>
        <w:spacing w:after="0" w:line="240" w:lineRule="auto"/>
        <w:ind w:left="1440"/>
        <w:jc w:val="both"/>
        <w:rPr>
          <w:rStyle w:val="None"/>
          <w:rFonts w:ascii="Times New Roman" w:hAnsi="Times New Roman"/>
          <w:sz w:val="24"/>
          <w:szCs w:val="24"/>
        </w:rPr>
      </w:pPr>
      <w:r w:rsidRPr="00B0367F">
        <w:rPr>
          <w:rStyle w:val="None"/>
          <w:rFonts w:ascii="Times New Roman" w:hAnsi="Times New Roman"/>
          <w:sz w:val="24"/>
          <w:szCs w:val="24"/>
        </w:rPr>
        <w:t>(ii)  </w:t>
      </w:r>
      <w:r w:rsidR="00A3604C">
        <w:rPr>
          <w:rFonts w:ascii="Times New Roman" w:hAnsi="Times New Roman"/>
          <w:sz w:val="24"/>
          <w:szCs w:val="24"/>
        </w:rPr>
        <w:t>On the date of termination,</w:t>
      </w:r>
      <w:r w:rsidR="00042333" w:rsidRPr="00042333">
        <w:rPr>
          <w:rFonts w:ascii="Times New Roman" w:hAnsi="Times New Roman"/>
          <w:sz w:val="24"/>
          <w:szCs w:val="24"/>
        </w:rPr>
        <w:t xml:space="preserve"> deliver to Provider, or at Provider’s written request destroy, and permanently erase from all devices and systems Customer directly or indirectly controls, the </w:t>
      </w:r>
      <w:r w:rsidR="00042333" w:rsidRPr="000D56CB">
        <w:rPr>
          <w:rFonts w:ascii="Times New Roman" w:hAnsi="Times New Roman"/>
          <w:sz w:val="24"/>
          <w:szCs w:val="24"/>
        </w:rPr>
        <w:t>Software, Deliverables</w:t>
      </w:r>
      <w:r w:rsidR="00042333" w:rsidRPr="00042333">
        <w:rPr>
          <w:rFonts w:ascii="Times New Roman" w:hAnsi="Times New Roman"/>
          <w:sz w:val="24"/>
          <w:szCs w:val="24"/>
        </w:rPr>
        <w:t>, and Provider’s Confidential Information, including all documents, files, and tangible materials (and any partial and complete copies) containing, reflecting, incorporating, or based on any of the foregoing, whether or not modified or merged into other materials.</w:t>
      </w:r>
      <w:r w:rsidRPr="00B0367F">
        <w:rPr>
          <w:rStyle w:val="None"/>
          <w:rFonts w:ascii="Times New Roman" w:hAnsi="Times New Roman"/>
          <w:sz w:val="24"/>
          <w:szCs w:val="24"/>
        </w:rPr>
        <w:t> </w:t>
      </w:r>
      <w:bookmarkStart w:id="207" w:name="co_anchor_a525591_1"/>
      <w:bookmarkEnd w:id="207"/>
    </w:p>
    <w:p w:rsidR="00042333" w:rsidRPr="00B0367F" w:rsidRDefault="00042333" w:rsidP="00042333">
      <w:pPr>
        <w:pStyle w:val="BodyA"/>
        <w:widowControl w:val="0"/>
        <w:spacing w:after="0" w:line="240" w:lineRule="auto"/>
        <w:ind w:left="1440"/>
        <w:jc w:val="both"/>
        <w:rPr>
          <w:rStyle w:val="None"/>
          <w:rFonts w:ascii="Times New Roman" w:eastAsia="Times New Roman" w:hAnsi="Times New Roman" w:cs="Times New Roman"/>
          <w:sz w:val="24"/>
          <w:szCs w:val="24"/>
        </w:rPr>
      </w:pPr>
    </w:p>
    <w:p w:rsidR="000C3D50" w:rsidRPr="00C304DA" w:rsidRDefault="00EC78CD" w:rsidP="00C304DA">
      <w:pPr>
        <w:pStyle w:val="BodyA"/>
        <w:widowControl w:val="0"/>
        <w:spacing w:after="0" w:line="240" w:lineRule="auto"/>
        <w:ind w:left="1440"/>
        <w:jc w:val="both"/>
        <w:rPr>
          <w:rStyle w:val="None"/>
          <w:rFonts w:ascii="Times New Roman" w:hAnsi="Times New Roman"/>
          <w:sz w:val="24"/>
          <w:szCs w:val="24"/>
        </w:rPr>
      </w:pPr>
      <w:r w:rsidRPr="00B0367F">
        <w:rPr>
          <w:rStyle w:val="None"/>
          <w:rFonts w:ascii="Times New Roman" w:hAnsi="Times New Roman"/>
          <w:sz w:val="24"/>
          <w:szCs w:val="24"/>
        </w:rPr>
        <w:t>(iii)  certify to Provider in a signed and notarized written instrument that it has complied with the requirements of this Section 9.</w:t>
      </w:r>
      <w:r w:rsidR="000C3D50">
        <w:rPr>
          <w:rStyle w:val="None"/>
          <w:rFonts w:ascii="Times New Roman" w:hAnsi="Times New Roman"/>
          <w:sz w:val="24"/>
          <w:szCs w:val="24"/>
        </w:rPr>
        <w:t>3</w:t>
      </w:r>
      <w:r w:rsidRPr="00B0367F">
        <w:rPr>
          <w:rStyle w:val="None"/>
          <w:rFonts w:ascii="Times New Roman" w:hAnsi="Times New Roman"/>
          <w:sz w:val="24"/>
          <w:szCs w:val="24"/>
        </w:rPr>
        <w:t>. </w:t>
      </w:r>
    </w:p>
    <w:p w:rsidR="00065151" w:rsidRPr="00B0367F" w:rsidRDefault="00065151">
      <w:pPr>
        <w:pStyle w:val="BodyA"/>
        <w:widowControl w:val="0"/>
        <w:spacing w:after="0" w:line="240" w:lineRule="auto"/>
        <w:ind w:left="720"/>
        <w:jc w:val="both"/>
        <w:rPr>
          <w:rStyle w:val="None"/>
          <w:rFonts w:ascii="Times New Roman" w:eastAsia="Times New Roman" w:hAnsi="Times New Roman" w:cs="Times New Roman"/>
          <w:color w:val="0E568C"/>
          <w:sz w:val="24"/>
          <w:szCs w:val="24"/>
          <w:u w:color="0E568C"/>
        </w:rPr>
      </w:pPr>
      <w:bookmarkStart w:id="208" w:name="co_anchor_a408762_1"/>
      <w:bookmarkEnd w:id="208"/>
    </w:p>
    <w:p w:rsidR="00065151" w:rsidRPr="00B0367F" w:rsidRDefault="00EF01B3" w:rsidP="004B3E95">
      <w:pPr>
        <w:pStyle w:val="BodyA"/>
        <w:widowControl w:val="0"/>
        <w:spacing w:after="0" w:line="240" w:lineRule="auto"/>
        <w:ind w:firstLine="720"/>
        <w:jc w:val="both"/>
        <w:rPr>
          <w:rStyle w:val="None"/>
          <w:rFonts w:ascii="Times New Roman" w:eastAsia="Times New Roman" w:hAnsi="Times New Roman" w:cs="Times New Roman"/>
          <w:sz w:val="24"/>
          <w:szCs w:val="24"/>
        </w:rPr>
      </w:pPr>
      <w:r>
        <w:rPr>
          <w:rStyle w:val="None"/>
          <w:rFonts w:ascii="Times New Roman" w:hAnsi="Times New Roman"/>
          <w:sz w:val="24"/>
          <w:szCs w:val="24"/>
        </w:rPr>
        <w:t>b.</w:t>
      </w:r>
      <w:r>
        <w:rPr>
          <w:rStyle w:val="None"/>
          <w:rFonts w:ascii="Times New Roman" w:hAnsi="Times New Roman"/>
          <w:sz w:val="24"/>
          <w:szCs w:val="24"/>
        </w:rPr>
        <w:tab/>
        <w:t>a</w:t>
      </w:r>
      <w:r w:rsidR="00EC78CD" w:rsidRPr="00B0367F">
        <w:rPr>
          <w:rStyle w:val="None"/>
          <w:rFonts w:ascii="Times New Roman" w:hAnsi="Times New Roman"/>
          <w:sz w:val="24"/>
          <w:szCs w:val="24"/>
        </w:rPr>
        <w:t xml:space="preserve">ll amounts payable by Customer to Provider of any kind under this </w:t>
      </w:r>
      <w:r w:rsidR="00CC4605">
        <w:rPr>
          <w:rStyle w:val="None"/>
          <w:rFonts w:ascii="Times New Roman" w:hAnsi="Times New Roman"/>
          <w:sz w:val="24"/>
          <w:szCs w:val="24"/>
        </w:rPr>
        <w:t>Agreement</w:t>
      </w:r>
      <w:r w:rsidR="004B3E95">
        <w:rPr>
          <w:rStyle w:val="None"/>
          <w:rFonts w:ascii="Times New Roman" w:hAnsi="Times New Roman"/>
          <w:sz w:val="24"/>
          <w:szCs w:val="24"/>
        </w:rPr>
        <w:t xml:space="preserve"> </w:t>
      </w:r>
      <w:r w:rsidR="00EC78CD" w:rsidRPr="00B0367F">
        <w:rPr>
          <w:rStyle w:val="None"/>
          <w:rFonts w:ascii="Times New Roman" w:hAnsi="Times New Roman"/>
          <w:sz w:val="24"/>
          <w:szCs w:val="24"/>
        </w:rPr>
        <w:t xml:space="preserve">are immediately payable and due no later than </w:t>
      </w:r>
      <w:r w:rsidR="00306A08">
        <w:rPr>
          <w:rStyle w:val="None"/>
          <w:rFonts w:ascii="Times New Roman" w:hAnsi="Times New Roman"/>
          <w:sz w:val="24"/>
          <w:szCs w:val="24"/>
        </w:rPr>
        <w:t>thirty</w:t>
      </w:r>
      <w:r w:rsidR="00306A08" w:rsidRPr="00B0367F">
        <w:rPr>
          <w:rStyle w:val="None"/>
          <w:rFonts w:ascii="Times New Roman" w:hAnsi="Times New Roman"/>
          <w:sz w:val="24"/>
          <w:szCs w:val="24"/>
        </w:rPr>
        <w:t xml:space="preserve"> </w:t>
      </w:r>
      <w:r w:rsidR="00EC78CD" w:rsidRPr="00B0367F">
        <w:rPr>
          <w:rStyle w:val="None"/>
          <w:rFonts w:ascii="Times New Roman" w:hAnsi="Times New Roman"/>
          <w:sz w:val="24"/>
          <w:szCs w:val="24"/>
        </w:rPr>
        <w:t>(</w:t>
      </w:r>
      <w:r w:rsidR="00306A08">
        <w:rPr>
          <w:rStyle w:val="None"/>
          <w:rFonts w:ascii="Times New Roman" w:hAnsi="Times New Roman"/>
          <w:sz w:val="24"/>
          <w:szCs w:val="24"/>
        </w:rPr>
        <w:t>30</w:t>
      </w:r>
      <w:r w:rsidR="00EC78CD" w:rsidRPr="00B0367F">
        <w:rPr>
          <w:rStyle w:val="None"/>
          <w:rFonts w:ascii="Times New Roman" w:hAnsi="Times New Roman"/>
          <w:sz w:val="24"/>
          <w:szCs w:val="24"/>
        </w:rPr>
        <w:t xml:space="preserve">) </w:t>
      </w:r>
      <w:r>
        <w:rPr>
          <w:rStyle w:val="None"/>
          <w:rFonts w:ascii="Times New Roman" w:hAnsi="Times New Roman"/>
          <w:sz w:val="24"/>
          <w:szCs w:val="24"/>
        </w:rPr>
        <w:t>d</w:t>
      </w:r>
      <w:r w:rsidR="00EC78CD" w:rsidRPr="00B0367F">
        <w:rPr>
          <w:rStyle w:val="None"/>
          <w:rFonts w:ascii="Times New Roman" w:hAnsi="Times New Roman"/>
          <w:sz w:val="24"/>
          <w:szCs w:val="24"/>
        </w:rPr>
        <w:t xml:space="preserve">ays after Provider’s termination of this Agreement under Section 9.3. </w:t>
      </w:r>
    </w:p>
    <w:p w:rsidR="00065151" w:rsidRPr="00B0367F" w:rsidRDefault="00065151">
      <w:pPr>
        <w:pStyle w:val="BodyA"/>
        <w:widowControl w:val="0"/>
        <w:spacing w:after="0" w:line="240" w:lineRule="auto"/>
        <w:ind w:left="720"/>
        <w:jc w:val="both"/>
        <w:rPr>
          <w:rStyle w:val="None"/>
          <w:rFonts w:ascii="Times New Roman" w:eastAsia="Times New Roman" w:hAnsi="Times New Roman" w:cs="Times New Roman"/>
          <w:sz w:val="24"/>
          <w:szCs w:val="24"/>
        </w:rPr>
      </w:pPr>
    </w:p>
    <w:p w:rsidR="00065151" w:rsidRPr="00B0367F" w:rsidRDefault="00EC78CD" w:rsidP="00FE21EB">
      <w:pPr>
        <w:pStyle w:val="BodyA"/>
        <w:widowControl w:val="0"/>
        <w:spacing w:after="0" w:line="240" w:lineRule="auto"/>
        <w:ind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9.</w:t>
      </w:r>
      <w:r w:rsidR="00A83989">
        <w:rPr>
          <w:rStyle w:val="None"/>
          <w:rFonts w:ascii="Times New Roman" w:hAnsi="Times New Roman"/>
          <w:sz w:val="24"/>
          <w:szCs w:val="24"/>
        </w:rPr>
        <w:t>4</w:t>
      </w:r>
      <w:r w:rsidRPr="00B0367F">
        <w:rPr>
          <w:rStyle w:val="None"/>
          <w:rFonts w:ascii="Times New Roman" w:hAnsi="Times New Roman"/>
          <w:sz w:val="24"/>
          <w:szCs w:val="24"/>
        </w:rPr>
        <w:t>  </w:t>
      </w:r>
      <w:r w:rsidRPr="00B0367F">
        <w:rPr>
          <w:rStyle w:val="None"/>
          <w:rFonts w:ascii="Times New Roman" w:hAnsi="Times New Roman"/>
          <w:sz w:val="24"/>
          <w:szCs w:val="24"/>
          <w:u w:val="single"/>
        </w:rPr>
        <w:t>Surviving</w:t>
      </w:r>
      <w:proofErr w:type="gramEnd"/>
      <w:r w:rsidRPr="00B0367F">
        <w:rPr>
          <w:rStyle w:val="None"/>
          <w:rFonts w:ascii="Times New Roman" w:hAnsi="Times New Roman"/>
          <w:sz w:val="24"/>
          <w:szCs w:val="24"/>
          <w:u w:val="single"/>
        </w:rPr>
        <w:t xml:space="preserve"> Terms</w:t>
      </w:r>
      <w:r w:rsidRPr="00B0367F">
        <w:rPr>
          <w:rStyle w:val="None"/>
          <w:rFonts w:ascii="Times New Roman" w:hAnsi="Times New Roman"/>
          <w:sz w:val="24"/>
          <w:szCs w:val="24"/>
        </w:rPr>
        <w:t xml:space="preserve">. The provisions set forth in the following sections, and any other right, obligation, or provision under </w:t>
      </w:r>
      <w:r w:rsidR="00CC4605">
        <w:rPr>
          <w:rStyle w:val="None"/>
          <w:rFonts w:ascii="Times New Roman" w:hAnsi="Times New Roman"/>
          <w:sz w:val="24"/>
          <w:szCs w:val="24"/>
        </w:rPr>
        <w:t>the Agreement</w:t>
      </w:r>
      <w:r w:rsidR="000C3D50">
        <w:rPr>
          <w:rStyle w:val="None"/>
          <w:rFonts w:ascii="Times New Roman" w:hAnsi="Times New Roman"/>
          <w:sz w:val="24"/>
          <w:szCs w:val="24"/>
        </w:rPr>
        <w:t xml:space="preserve"> </w:t>
      </w:r>
      <w:r w:rsidRPr="00B0367F">
        <w:rPr>
          <w:rStyle w:val="None"/>
          <w:rFonts w:ascii="Times New Roman" w:hAnsi="Times New Roman"/>
          <w:sz w:val="24"/>
          <w:szCs w:val="24"/>
        </w:rPr>
        <w:t>that, by its nature, should survive termination or expiration of this Agreement, will survive any expiration or termination of this Agreement: this Section 9.</w:t>
      </w:r>
      <w:r w:rsidR="00042333">
        <w:rPr>
          <w:rStyle w:val="None"/>
          <w:rFonts w:ascii="Times New Roman" w:hAnsi="Times New Roman"/>
          <w:sz w:val="24"/>
          <w:szCs w:val="24"/>
        </w:rPr>
        <w:t>4</w:t>
      </w:r>
      <w:r w:rsidRPr="00B0367F">
        <w:rPr>
          <w:rStyle w:val="None"/>
          <w:rFonts w:ascii="Times New Roman" w:hAnsi="Times New Roman"/>
          <w:sz w:val="24"/>
          <w:szCs w:val="24"/>
        </w:rPr>
        <w:t>, Section 1 (Definitions), Section 2.9 (Open Source Components), Section 6 (Confidentiality), Section 8 (Intellectual Property Rights), Section 9.</w:t>
      </w:r>
      <w:r w:rsidR="00042333">
        <w:rPr>
          <w:rStyle w:val="None"/>
          <w:rFonts w:ascii="Times New Roman" w:hAnsi="Times New Roman"/>
          <w:sz w:val="24"/>
          <w:szCs w:val="24"/>
        </w:rPr>
        <w:t>3</w:t>
      </w:r>
      <w:r w:rsidRPr="00B0367F">
        <w:rPr>
          <w:rStyle w:val="None"/>
          <w:rFonts w:ascii="Times New Roman" w:hAnsi="Times New Roman"/>
          <w:sz w:val="24"/>
          <w:szCs w:val="24"/>
        </w:rPr>
        <w:t xml:space="preserve"> (Effect of Termination or Expiration), Section</w:t>
      </w:r>
      <w:r w:rsidR="00EF01B3">
        <w:rPr>
          <w:rStyle w:val="None"/>
          <w:rFonts w:ascii="Times New Roman" w:hAnsi="Times New Roman"/>
          <w:sz w:val="24"/>
          <w:szCs w:val="24"/>
        </w:rPr>
        <w:t>s</w:t>
      </w:r>
      <w:r w:rsidRPr="00B0367F">
        <w:rPr>
          <w:rStyle w:val="None"/>
          <w:rFonts w:ascii="Times New Roman" w:hAnsi="Times New Roman"/>
          <w:sz w:val="24"/>
          <w:szCs w:val="24"/>
        </w:rPr>
        <w:t xml:space="preserve"> 10</w:t>
      </w:r>
      <w:r w:rsidR="00EF01B3">
        <w:rPr>
          <w:rStyle w:val="None"/>
          <w:rFonts w:ascii="Times New Roman" w:hAnsi="Times New Roman"/>
          <w:sz w:val="24"/>
          <w:szCs w:val="24"/>
        </w:rPr>
        <w:t>.1 and 10.2</w:t>
      </w:r>
      <w:r w:rsidRPr="00B0367F">
        <w:rPr>
          <w:rStyle w:val="None"/>
          <w:rFonts w:ascii="Times New Roman" w:hAnsi="Times New Roman"/>
          <w:sz w:val="24"/>
          <w:szCs w:val="24"/>
        </w:rPr>
        <w:t xml:space="preserve"> (Representations and Warranties), Section 10.3 (Disclaimer</w:t>
      </w:r>
      <w:r w:rsidR="00EF01B3">
        <w:rPr>
          <w:rStyle w:val="None"/>
          <w:rFonts w:ascii="Times New Roman" w:hAnsi="Times New Roman"/>
          <w:sz w:val="24"/>
          <w:szCs w:val="24"/>
        </w:rPr>
        <w:t xml:space="preserve"> of </w:t>
      </w:r>
      <w:r w:rsidR="00EF01B3">
        <w:rPr>
          <w:rStyle w:val="None"/>
          <w:rFonts w:ascii="Times New Roman" w:hAnsi="Times New Roman"/>
          <w:sz w:val="24"/>
          <w:szCs w:val="24"/>
        </w:rPr>
        <w:lastRenderedPageBreak/>
        <w:t>Warranties</w:t>
      </w:r>
      <w:r w:rsidRPr="00B0367F">
        <w:rPr>
          <w:rStyle w:val="None"/>
          <w:rFonts w:ascii="Times New Roman" w:hAnsi="Times New Roman"/>
          <w:sz w:val="24"/>
          <w:szCs w:val="24"/>
        </w:rPr>
        <w:t>), Section 11 (Indemnification), Section 12 (Limitations of Liability), Section 13 (Export Regulation), and Section 15 (Miscellaneous).</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sz w:val="24"/>
          <w:szCs w:val="24"/>
        </w:rPr>
      </w:pP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10.  </w:t>
      </w:r>
      <w:r w:rsidRPr="00B0367F">
        <w:rPr>
          <w:rStyle w:val="None"/>
          <w:rFonts w:ascii="Times New Roman" w:hAnsi="Times New Roman"/>
          <w:sz w:val="24"/>
          <w:szCs w:val="24"/>
          <w:u w:val="single"/>
        </w:rPr>
        <w:t>Representations and Warranties</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09" w:name="co_anchor_a97835_1"/>
      <w:bookmarkEnd w:id="209"/>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10.1  </w:t>
      </w:r>
      <w:r w:rsidRPr="00B0367F">
        <w:rPr>
          <w:rStyle w:val="None"/>
          <w:rFonts w:ascii="Times New Roman" w:hAnsi="Times New Roman"/>
          <w:sz w:val="24"/>
          <w:szCs w:val="24"/>
          <w:u w:val="single"/>
        </w:rPr>
        <w:t>Mutual</w:t>
      </w:r>
      <w:proofErr w:type="gramEnd"/>
      <w:r w:rsidRPr="00B0367F">
        <w:rPr>
          <w:rStyle w:val="None"/>
          <w:rFonts w:ascii="Times New Roman" w:hAnsi="Times New Roman"/>
          <w:sz w:val="24"/>
          <w:szCs w:val="24"/>
          <w:u w:val="single"/>
        </w:rPr>
        <w:t xml:space="preserve"> Representations and Warranties</w:t>
      </w:r>
      <w:r w:rsidRPr="00B0367F">
        <w:rPr>
          <w:rStyle w:val="None"/>
          <w:rFonts w:ascii="Times New Roman" w:hAnsi="Times New Roman"/>
          <w:sz w:val="24"/>
          <w:szCs w:val="24"/>
        </w:rPr>
        <w:t xml:space="preserve">. Each Party represents, warrants, and covenants to the other Party </w:t>
      </w:r>
      <w:r w:rsidR="00CC4605">
        <w:rPr>
          <w:rStyle w:val="None"/>
          <w:rFonts w:ascii="Times New Roman" w:hAnsi="Times New Roman"/>
          <w:sz w:val="24"/>
          <w:szCs w:val="24"/>
        </w:rPr>
        <w:t xml:space="preserve">as </w:t>
      </w:r>
      <w:r w:rsidR="003223E4">
        <w:rPr>
          <w:rStyle w:val="None"/>
          <w:rFonts w:ascii="Times New Roman" w:hAnsi="Times New Roman"/>
          <w:sz w:val="24"/>
          <w:szCs w:val="24"/>
        </w:rPr>
        <w:t xml:space="preserve">of the Effective Date </w:t>
      </w:r>
      <w:r w:rsidRPr="00B0367F">
        <w:rPr>
          <w:rStyle w:val="None"/>
          <w:rFonts w:ascii="Times New Roman" w:hAnsi="Times New Roman"/>
          <w:sz w:val="24"/>
          <w:szCs w:val="24"/>
        </w:rPr>
        <w:t>that:</w:t>
      </w:r>
    </w:p>
    <w:p w:rsidR="003223E4" w:rsidRDefault="00EC78CD" w:rsidP="003223E4">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0" w:name="co_anchor_a912206_1"/>
      <w:bookmarkEnd w:id="210"/>
    </w:p>
    <w:p w:rsidR="00065151" w:rsidRPr="00B0367F" w:rsidRDefault="003223E4" w:rsidP="003223E4">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sz w:val="24"/>
          <w:szCs w:val="24"/>
        </w:rPr>
        <w:tab/>
        <w:t>a.</w:t>
      </w:r>
      <w:r>
        <w:rPr>
          <w:rStyle w:val="None"/>
          <w:rFonts w:ascii="Times New Roman" w:hAnsi="Times New Roman"/>
          <w:sz w:val="24"/>
          <w:szCs w:val="24"/>
        </w:rPr>
        <w:tab/>
        <w:t>i</w:t>
      </w:r>
      <w:r w:rsidR="00EC78CD" w:rsidRPr="00B0367F">
        <w:rPr>
          <w:rStyle w:val="None"/>
          <w:rFonts w:ascii="Times New Roman" w:hAnsi="Times New Roman"/>
          <w:sz w:val="24"/>
          <w:szCs w:val="24"/>
        </w:rPr>
        <w:t>t is duly organized, validly existing, and in good standing as a corporation or other entity under the Laws of the jurisdiction of its incorporation or other organization;</w:t>
      </w:r>
    </w:p>
    <w:p w:rsidR="00065151" w:rsidRPr="00B0367F" w:rsidRDefault="00EC78CD" w:rsidP="003223E4">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1" w:name="co_anchor_a734669_1"/>
      <w:bookmarkEnd w:id="211"/>
    </w:p>
    <w:p w:rsidR="00065151" w:rsidRPr="00B0367F" w:rsidRDefault="00EC78CD" w:rsidP="003223E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003223E4">
        <w:rPr>
          <w:rStyle w:val="None"/>
          <w:rFonts w:ascii="Times New Roman" w:hAnsi="Times New Roman"/>
          <w:sz w:val="24"/>
          <w:szCs w:val="24"/>
        </w:rPr>
        <w:t>.</w:t>
      </w:r>
      <w:r w:rsidR="003223E4">
        <w:rPr>
          <w:rStyle w:val="None"/>
          <w:rFonts w:ascii="Times New Roman" w:hAnsi="Times New Roman"/>
          <w:sz w:val="24"/>
          <w:szCs w:val="24"/>
        </w:rPr>
        <w:tab/>
      </w:r>
      <w:r w:rsidRPr="00B0367F">
        <w:rPr>
          <w:rStyle w:val="None"/>
          <w:rFonts w:ascii="Times New Roman" w:hAnsi="Times New Roman"/>
          <w:sz w:val="24"/>
          <w:szCs w:val="24"/>
        </w:rPr>
        <w:t>it has the full right, power, and authority to enter into and perform its obligations and grant the rights, licenses, and authorizations it grants and is required to grant under this Agreement;</w:t>
      </w:r>
    </w:p>
    <w:p w:rsidR="00065151" w:rsidRPr="00B0367F" w:rsidRDefault="00EC78CD" w:rsidP="003223E4">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2" w:name="co_anchor_a1001702_1"/>
      <w:bookmarkEnd w:id="212"/>
    </w:p>
    <w:p w:rsidR="00065151" w:rsidRPr="00B0367F" w:rsidRDefault="003223E4" w:rsidP="003223E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c.</w:t>
      </w:r>
      <w:r>
        <w:rPr>
          <w:rStyle w:val="None"/>
          <w:rFonts w:ascii="Times New Roman" w:hAnsi="Times New Roman"/>
          <w:sz w:val="24"/>
          <w:szCs w:val="24"/>
        </w:rPr>
        <w:tab/>
        <w:t>t</w:t>
      </w:r>
      <w:r w:rsidR="00EC78CD" w:rsidRPr="00B0367F">
        <w:rPr>
          <w:rStyle w:val="None"/>
          <w:rFonts w:ascii="Times New Roman" w:hAnsi="Times New Roman"/>
          <w:sz w:val="24"/>
          <w:szCs w:val="24"/>
        </w:rPr>
        <w:t xml:space="preserve">he execution of this </w:t>
      </w:r>
      <w:r w:rsidR="00CC4605">
        <w:rPr>
          <w:rStyle w:val="None"/>
          <w:rFonts w:ascii="Times New Roman" w:hAnsi="Times New Roman"/>
          <w:sz w:val="24"/>
          <w:szCs w:val="24"/>
        </w:rPr>
        <w:t>Agreement</w:t>
      </w:r>
      <w:r w:rsidR="00017977">
        <w:rPr>
          <w:rStyle w:val="None"/>
          <w:rFonts w:ascii="Times New Roman" w:hAnsi="Times New Roman"/>
          <w:sz w:val="24"/>
          <w:szCs w:val="24"/>
        </w:rPr>
        <w:t xml:space="preserve"> </w:t>
      </w:r>
      <w:r w:rsidR="00EC78CD" w:rsidRPr="00B0367F">
        <w:rPr>
          <w:rStyle w:val="None"/>
          <w:rFonts w:ascii="Times New Roman" w:hAnsi="Times New Roman"/>
          <w:sz w:val="24"/>
          <w:szCs w:val="24"/>
        </w:rPr>
        <w:t xml:space="preserve">by its representative whose signature is set forth at the end of </w:t>
      </w:r>
      <w:r w:rsidR="00CC4605">
        <w:rPr>
          <w:rStyle w:val="None"/>
          <w:rFonts w:ascii="Times New Roman" w:hAnsi="Times New Roman"/>
          <w:sz w:val="24"/>
          <w:szCs w:val="24"/>
        </w:rPr>
        <w:t>the Agreement, including all Exhibits,</w:t>
      </w:r>
      <w:r w:rsidR="00017977">
        <w:rPr>
          <w:rStyle w:val="None"/>
          <w:rFonts w:ascii="Times New Roman" w:hAnsi="Times New Roman"/>
          <w:sz w:val="24"/>
          <w:szCs w:val="24"/>
        </w:rPr>
        <w:t xml:space="preserve"> </w:t>
      </w:r>
      <w:r w:rsidR="00EC78CD" w:rsidRPr="00B0367F">
        <w:rPr>
          <w:rStyle w:val="None"/>
          <w:rFonts w:ascii="Times New Roman" w:hAnsi="Times New Roman"/>
          <w:sz w:val="24"/>
          <w:szCs w:val="24"/>
        </w:rPr>
        <w:t>has been duly authorized by all necessary corporate or organizational action of such Party; and </w:t>
      </w:r>
    </w:p>
    <w:p w:rsidR="00065151" w:rsidRPr="00B0367F" w:rsidRDefault="00065151" w:rsidP="003223E4">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13" w:name="co_anchor_a87247_1"/>
      <w:bookmarkEnd w:id="213"/>
    </w:p>
    <w:p w:rsidR="00065151" w:rsidRPr="00B0367F" w:rsidRDefault="00EC78CD" w:rsidP="003223E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d</w:t>
      </w:r>
      <w:r w:rsidR="003223E4">
        <w:rPr>
          <w:rStyle w:val="None"/>
          <w:rFonts w:ascii="Times New Roman" w:hAnsi="Times New Roman"/>
          <w:sz w:val="24"/>
          <w:szCs w:val="24"/>
        </w:rPr>
        <w:t>.</w:t>
      </w:r>
      <w:r w:rsidR="003223E4">
        <w:rPr>
          <w:rStyle w:val="None"/>
          <w:rFonts w:ascii="Times New Roman" w:hAnsi="Times New Roman"/>
          <w:sz w:val="24"/>
          <w:szCs w:val="24"/>
        </w:rPr>
        <w:tab/>
      </w:r>
      <w:r w:rsidRPr="00B0367F">
        <w:rPr>
          <w:rStyle w:val="None"/>
          <w:rFonts w:ascii="Times New Roman" w:hAnsi="Times New Roman"/>
          <w:sz w:val="24"/>
          <w:szCs w:val="24"/>
        </w:rPr>
        <w:t xml:space="preserve">when executed and delivered by both Parties, </w:t>
      </w:r>
      <w:r w:rsidR="00CC4605">
        <w:rPr>
          <w:rStyle w:val="None"/>
          <w:rFonts w:ascii="Times New Roman" w:hAnsi="Times New Roman"/>
          <w:sz w:val="24"/>
          <w:szCs w:val="24"/>
        </w:rPr>
        <w:t>the Agreement</w:t>
      </w:r>
      <w:r w:rsidR="00017977">
        <w:rPr>
          <w:rStyle w:val="None"/>
          <w:rFonts w:ascii="Times New Roman" w:hAnsi="Times New Roman"/>
          <w:sz w:val="24"/>
          <w:szCs w:val="24"/>
        </w:rPr>
        <w:t xml:space="preserve"> </w:t>
      </w:r>
      <w:r w:rsidRPr="00B0367F">
        <w:rPr>
          <w:rStyle w:val="None"/>
          <w:rFonts w:ascii="Times New Roman" w:hAnsi="Times New Roman"/>
          <w:sz w:val="24"/>
          <w:szCs w:val="24"/>
        </w:rPr>
        <w:t>will constitute the legal, valid, and binding obligation of such Party, enforceable against such Party in accordance with its terms.</w:t>
      </w:r>
    </w:p>
    <w:p w:rsidR="00065151" w:rsidRDefault="00EC78CD">
      <w:pPr>
        <w:pStyle w:val="BodyA"/>
        <w:widowControl w:val="0"/>
        <w:spacing w:after="0" w:line="240" w:lineRule="auto"/>
        <w:ind w:left="720"/>
        <w:jc w:val="both"/>
        <w:rPr>
          <w:rStyle w:val="None"/>
          <w:rFonts w:ascii="Times New Roman" w:eastAsia="Times New Roman" w:hAnsi="Times New Roman" w:cs="Times New Roman"/>
        </w:rPr>
      </w:pPr>
      <w:r>
        <w:rPr>
          <w:rStyle w:val="None"/>
          <w:rFonts w:ascii="Times New Roman" w:hAnsi="Times New Roman"/>
        </w:rPr>
        <w:t> </w:t>
      </w:r>
      <w:bookmarkStart w:id="214" w:name="co_anchor_a862845_1"/>
      <w:bookmarkEnd w:id="214"/>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10.2  </w:t>
      </w:r>
      <w:r w:rsidRPr="00B0367F">
        <w:rPr>
          <w:rStyle w:val="None"/>
          <w:rFonts w:ascii="Times New Roman" w:hAnsi="Times New Roman"/>
          <w:sz w:val="24"/>
          <w:szCs w:val="24"/>
          <w:u w:val="single"/>
        </w:rPr>
        <w:t>Additional</w:t>
      </w:r>
      <w:proofErr w:type="gramEnd"/>
      <w:r w:rsidRPr="00B0367F">
        <w:rPr>
          <w:rStyle w:val="None"/>
          <w:rFonts w:ascii="Times New Roman" w:hAnsi="Times New Roman"/>
          <w:sz w:val="24"/>
          <w:szCs w:val="24"/>
          <w:u w:val="single"/>
        </w:rPr>
        <w:t xml:space="preserve"> Provider Representations and Warranties</w:t>
      </w:r>
      <w:r w:rsidRPr="00B0367F">
        <w:rPr>
          <w:rStyle w:val="None"/>
          <w:rFonts w:ascii="Times New Roman" w:hAnsi="Times New Roman"/>
          <w:sz w:val="24"/>
          <w:szCs w:val="24"/>
        </w:rPr>
        <w:t>. Provider represents, warrants, and covenants to Customer that during the Term</w:t>
      </w:r>
      <w:r w:rsidR="003223E4">
        <w:rPr>
          <w:rStyle w:val="None"/>
          <w:rFonts w:ascii="Times New Roman" w:hAnsi="Times New Roman"/>
          <w:sz w:val="24"/>
          <w:szCs w:val="24"/>
        </w:rPr>
        <w:t>,</w:t>
      </w:r>
      <w:r w:rsidRPr="00B0367F">
        <w:rPr>
          <w:rStyle w:val="None"/>
          <w:rFonts w:ascii="Times New Roman" w:hAnsi="Times New Roman"/>
          <w:sz w:val="24"/>
          <w:szCs w:val="24"/>
        </w:rPr>
        <w:t xml:space="preserve"> Provider will perform the Services using personnel of </w:t>
      </w:r>
      <w:r w:rsidR="003223E4">
        <w:rPr>
          <w:rStyle w:val="None"/>
          <w:rFonts w:ascii="Times New Roman" w:hAnsi="Times New Roman"/>
          <w:sz w:val="24"/>
          <w:szCs w:val="24"/>
        </w:rPr>
        <w:t xml:space="preserve">the </w:t>
      </w:r>
      <w:r w:rsidRPr="00B0367F">
        <w:rPr>
          <w:rStyle w:val="None"/>
          <w:rFonts w:ascii="Times New Roman" w:hAnsi="Times New Roman"/>
          <w:sz w:val="24"/>
          <w:szCs w:val="24"/>
        </w:rPr>
        <w:t>required skill, experience, and qualifications and in a professional and workmanlike manner in accordance with generally recognized industry standards for similar services and will devote adequate resources to meet its obligations under this Agreement.</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p>
    <w:p w:rsidR="00065151" w:rsidRPr="00B0367F" w:rsidRDefault="00EC78CD" w:rsidP="00D82732">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10.3  </w:t>
      </w:r>
      <w:r w:rsidRPr="00B0367F">
        <w:rPr>
          <w:rStyle w:val="None"/>
          <w:rFonts w:ascii="Times New Roman" w:hAnsi="Times New Roman"/>
          <w:sz w:val="24"/>
          <w:szCs w:val="24"/>
          <w:u w:val="single"/>
        </w:rPr>
        <w:t>DISCLAIMER</w:t>
      </w:r>
      <w:proofErr w:type="gramEnd"/>
      <w:r w:rsidRPr="00B0367F">
        <w:rPr>
          <w:rStyle w:val="None"/>
          <w:rFonts w:ascii="Times New Roman" w:hAnsi="Times New Roman"/>
          <w:sz w:val="24"/>
          <w:szCs w:val="24"/>
          <w:u w:val="single"/>
        </w:rPr>
        <w:t xml:space="preserve"> OF WARRANTIES</w:t>
      </w:r>
      <w:r w:rsidRPr="00B0367F">
        <w:rPr>
          <w:rStyle w:val="None"/>
          <w:rFonts w:ascii="Times New Roman" w:hAnsi="Times New Roman"/>
          <w:sz w:val="24"/>
          <w:szCs w:val="24"/>
        </w:rPr>
        <w:t xml:space="preserve">. EXCEPT FOR THE EXPRESS LIMITED WARRANTIES SET FORTH IN SECTION 10, THE LICENSED SOFTWARE, THE SERVICES, AND THE DELIVERABLES ARE PROVIDED “AS IS.” </w:t>
      </w:r>
      <w:r w:rsidRPr="00B0367F">
        <w:rPr>
          <w:rStyle w:val="None"/>
          <w:rFonts w:ascii="Times New Roman" w:hAnsi="Times New Roman"/>
          <w:sz w:val="24"/>
          <w:szCs w:val="24"/>
          <w:lang w:val="de-DE"/>
        </w:rPr>
        <w:t>PROVIDER HEREBY DISCLAIMS ALL WARRANTIES, WHETHER EXPRESS, IMPLIED, STATUTORY, OR OTHER (INCLUDING ALL WARRANTIES ARISING FROM COURSE OF DEALING, USAGE, OR TRADE PRACTICE), AND SPECIFICALLY DISCLAIMS ALL IMPLIED WARRANTIES OF MERCHANTABILITY, FITNESS FOR A PARTICULAR PURPOSE, TITLE, AND NON-INFRINGEMENT. WITHOUT LIMITING THE FOREGOING, PROVIDER MAKES NO WARRANTY OF ANY KIND THAT THE LICENSED SOFTWARE, THE SERVICES, THE DELIVERABLES, OR ANY OTHER GOODS, SERVICES, TECHNOLOGIES, INFORMATION, OR MATERIALS, OR ANY PRODUCTS OR RESULTS OF THE USE OF ANY OF THEM, WILL MEET CUSTOMER</w:t>
      </w:r>
      <w:r w:rsidRPr="00B0367F">
        <w:rPr>
          <w:rStyle w:val="None"/>
          <w:rFonts w:ascii="Times New Roman" w:hAnsi="Times New Roman"/>
          <w:sz w:val="24"/>
          <w:szCs w:val="24"/>
        </w:rPr>
        <w:t>’</w:t>
      </w:r>
      <w:r w:rsidRPr="00B0367F">
        <w:rPr>
          <w:rStyle w:val="None"/>
          <w:rFonts w:ascii="Times New Roman" w:hAnsi="Times New Roman"/>
          <w:sz w:val="24"/>
          <w:szCs w:val="24"/>
          <w:lang w:val="de-DE"/>
        </w:rPr>
        <w:t>S OR OTHER PERSON</w:t>
      </w:r>
      <w:r w:rsidRPr="00B0367F">
        <w:rPr>
          <w:rStyle w:val="None"/>
          <w:rFonts w:ascii="Times New Roman" w:hAnsi="Times New Roman"/>
          <w:sz w:val="24"/>
          <w:szCs w:val="24"/>
        </w:rPr>
        <w:t>’S REQUIREMENTS, OPERATE WITHOUT INTERRUPTION, ACHIEVE ANY INTENDED RESULT, BE COMPATIBLE OR WORK WITH ANY OTHER GOODS, SERVICES, TECHNOLOGIES, INFORMATION, OR MATERIALS EXCEPT IF AND TO THE EXTENT EXPRESSLY SET FORTH IN THE DOCUMENTATION, OR BE SECURE, ACCURATE, COMPLETE, FREE OF HARMFUL CODE, OR ERROR FREE. ALL OPEN SOURCE COMPONENTS AND OTHER THIRD-</w:t>
      </w:r>
      <w:r w:rsidRPr="00B0367F">
        <w:rPr>
          <w:rStyle w:val="None"/>
          <w:rFonts w:ascii="Times New Roman" w:hAnsi="Times New Roman"/>
          <w:sz w:val="24"/>
          <w:szCs w:val="24"/>
        </w:rPr>
        <w:lastRenderedPageBreak/>
        <w:t xml:space="preserve">PARTY MATERIALS ARE PROVIDED “AS IS” AND ANY REPRESENTATION OR WARRANTY OF OR CONCERNING ANY OF THEM IS STRICTLY BETWEEN CUSTOMER AND THE THIRD-PARTY OWNER OR DISTRIBUTOR OF SUCH OPEN SOURCE COMPONENTS OR OTHER THIRD-PARTY MATERIALS. THIS </w:t>
      </w:r>
      <w:r w:rsidR="004D2BD8">
        <w:rPr>
          <w:rStyle w:val="None"/>
          <w:rFonts w:ascii="Times New Roman" w:hAnsi="Times New Roman"/>
          <w:sz w:val="24"/>
          <w:szCs w:val="24"/>
        </w:rPr>
        <w:t>SECTION 10.3</w:t>
      </w:r>
      <w:r w:rsidRPr="00B0367F">
        <w:rPr>
          <w:rStyle w:val="None"/>
          <w:rFonts w:ascii="Times New Roman" w:hAnsi="Times New Roman"/>
          <w:sz w:val="24"/>
          <w:szCs w:val="24"/>
        </w:rPr>
        <w:t xml:space="preserve"> DOES NOT AMEND, AUGMENT, OR OTHERWISE MODIFY THE PROVIDER’S WARRANTIES UNDER THE </w:t>
      </w:r>
      <w:r w:rsidR="004D2BD8">
        <w:rPr>
          <w:rStyle w:val="None"/>
          <w:rFonts w:ascii="Times New Roman" w:hAnsi="Times New Roman"/>
          <w:sz w:val="24"/>
          <w:szCs w:val="24"/>
        </w:rPr>
        <w:t>SaaS</w:t>
      </w:r>
      <w:r w:rsidRPr="00B0367F">
        <w:rPr>
          <w:rStyle w:val="None"/>
          <w:rFonts w:ascii="Times New Roman" w:hAnsi="Times New Roman"/>
          <w:sz w:val="24"/>
          <w:szCs w:val="24"/>
        </w:rPr>
        <w:t xml:space="preserve"> OR ANY CONDITIONS, LIMITATIONS, OR RESTRICTIONS THEREOF.</w:t>
      </w:r>
    </w:p>
    <w:p w:rsidR="00065151" w:rsidRPr="003223E4" w:rsidRDefault="00EC78CD" w:rsidP="003223E4">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5" w:name="co_anchor_a893118_1"/>
      <w:bookmarkEnd w:id="215"/>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11.  </w:t>
      </w:r>
      <w:r w:rsidRPr="00CB0D25">
        <w:rPr>
          <w:rStyle w:val="None"/>
          <w:rFonts w:ascii="Times New Roman" w:hAnsi="Times New Roman"/>
          <w:sz w:val="24"/>
          <w:szCs w:val="24"/>
          <w:u w:val="single"/>
        </w:rPr>
        <w:t>Indemnification</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6" w:name="co_anchor_a70656_1"/>
      <w:bookmarkEnd w:id="216"/>
    </w:p>
    <w:p w:rsidR="002B1C7B" w:rsidRDefault="00EC78CD" w:rsidP="002640E4">
      <w:pPr>
        <w:pStyle w:val="BodyA"/>
        <w:widowControl w:val="0"/>
        <w:spacing w:after="0" w:line="240" w:lineRule="auto"/>
        <w:ind w:left="360" w:firstLine="360"/>
        <w:jc w:val="both"/>
        <w:rPr>
          <w:rStyle w:val="None"/>
          <w:rFonts w:ascii="Times New Roman" w:hAnsi="Times New Roman"/>
          <w:sz w:val="24"/>
          <w:szCs w:val="24"/>
        </w:rPr>
      </w:pPr>
      <w:proofErr w:type="gramStart"/>
      <w:r w:rsidRPr="00B0367F">
        <w:rPr>
          <w:rStyle w:val="None"/>
          <w:rFonts w:ascii="Times New Roman" w:hAnsi="Times New Roman"/>
          <w:sz w:val="24"/>
          <w:szCs w:val="24"/>
        </w:rPr>
        <w:t>11.1  </w:t>
      </w:r>
      <w:r w:rsidRPr="00B0367F">
        <w:rPr>
          <w:rStyle w:val="None"/>
          <w:rFonts w:ascii="Times New Roman" w:hAnsi="Times New Roman"/>
          <w:sz w:val="24"/>
          <w:szCs w:val="24"/>
          <w:u w:val="single"/>
        </w:rPr>
        <w:t>Provider</w:t>
      </w:r>
      <w:proofErr w:type="gramEnd"/>
      <w:r w:rsidRPr="00B0367F">
        <w:rPr>
          <w:rStyle w:val="None"/>
          <w:rFonts w:ascii="Times New Roman" w:hAnsi="Times New Roman"/>
          <w:sz w:val="24"/>
          <w:szCs w:val="24"/>
          <w:u w:val="single"/>
        </w:rPr>
        <w:t xml:space="preserve"> Indemnification</w:t>
      </w:r>
      <w:r w:rsidRPr="00B0367F">
        <w:rPr>
          <w:rStyle w:val="None"/>
          <w:rFonts w:ascii="Times New Roman" w:hAnsi="Times New Roman"/>
          <w:sz w:val="24"/>
          <w:szCs w:val="24"/>
        </w:rPr>
        <w:t xml:space="preserve">. Provider shall indemnify, defend, and hold harmless Customer from and against any and all Losses incurred by Customer arising out of or relating to any Action by a third party (other than an </w:t>
      </w:r>
      <w:r w:rsidR="00042333">
        <w:rPr>
          <w:rStyle w:val="None"/>
          <w:rFonts w:ascii="Times New Roman" w:hAnsi="Times New Roman"/>
          <w:sz w:val="24"/>
          <w:szCs w:val="24"/>
        </w:rPr>
        <w:t>A</w:t>
      </w:r>
      <w:r w:rsidRPr="00B0367F">
        <w:rPr>
          <w:rStyle w:val="None"/>
          <w:rFonts w:ascii="Times New Roman" w:hAnsi="Times New Roman"/>
          <w:sz w:val="24"/>
          <w:szCs w:val="24"/>
        </w:rPr>
        <w:t>ffiliate of Customer) to the extent that such Losses arise from any allegation in such Action</w:t>
      </w:r>
      <w:r w:rsidR="002640E4">
        <w:rPr>
          <w:rStyle w:val="None"/>
          <w:rFonts w:ascii="Times New Roman" w:hAnsi="Times New Roman"/>
          <w:sz w:val="24"/>
          <w:szCs w:val="24"/>
        </w:rPr>
        <w:t xml:space="preserve">: </w:t>
      </w:r>
    </w:p>
    <w:p w:rsidR="002B1C7B" w:rsidRDefault="002B1C7B" w:rsidP="002640E4">
      <w:pPr>
        <w:pStyle w:val="BodyA"/>
        <w:widowControl w:val="0"/>
        <w:spacing w:after="0" w:line="240" w:lineRule="auto"/>
        <w:ind w:left="360" w:firstLine="360"/>
        <w:jc w:val="both"/>
        <w:rPr>
          <w:rStyle w:val="None"/>
          <w:rFonts w:ascii="Times New Roman" w:hAnsi="Times New Roman"/>
          <w:sz w:val="24"/>
          <w:szCs w:val="24"/>
        </w:rPr>
      </w:pPr>
    </w:p>
    <w:p w:rsidR="002B1C7B" w:rsidRDefault="00EC78CD" w:rsidP="00042333">
      <w:pPr>
        <w:pStyle w:val="BodyA"/>
        <w:widowControl w:val="0"/>
        <w:numPr>
          <w:ilvl w:val="0"/>
          <w:numId w:val="18"/>
        </w:numPr>
        <w:spacing w:after="0" w:line="240" w:lineRule="auto"/>
        <w:jc w:val="both"/>
        <w:rPr>
          <w:rStyle w:val="None"/>
          <w:rFonts w:ascii="Times New Roman" w:hAnsi="Times New Roman"/>
          <w:sz w:val="24"/>
          <w:szCs w:val="24"/>
        </w:rPr>
      </w:pPr>
      <w:r w:rsidRPr="00B0367F">
        <w:rPr>
          <w:rStyle w:val="None"/>
          <w:rFonts w:ascii="Times New Roman" w:hAnsi="Times New Roman"/>
          <w:sz w:val="24"/>
          <w:szCs w:val="24"/>
        </w:rPr>
        <w:t>that any of the Services or Deliverables infringes any Intellectual Property Right</w:t>
      </w:r>
      <w:r w:rsidR="002640E4">
        <w:rPr>
          <w:rStyle w:val="None"/>
          <w:rFonts w:ascii="Times New Roman" w:hAnsi="Times New Roman"/>
          <w:sz w:val="24"/>
          <w:szCs w:val="24"/>
        </w:rPr>
        <w:t xml:space="preserve">; </w:t>
      </w:r>
    </w:p>
    <w:p w:rsidR="00042333" w:rsidRDefault="00042333" w:rsidP="00042333">
      <w:pPr>
        <w:pStyle w:val="BodyA"/>
        <w:widowControl w:val="0"/>
        <w:spacing w:after="0" w:line="240" w:lineRule="auto"/>
        <w:ind w:left="1080"/>
        <w:jc w:val="both"/>
        <w:rPr>
          <w:rStyle w:val="None"/>
          <w:rFonts w:ascii="Times New Roman" w:hAnsi="Times New Roman"/>
          <w:sz w:val="24"/>
          <w:szCs w:val="24"/>
        </w:rPr>
      </w:pPr>
    </w:p>
    <w:p w:rsidR="00042333" w:rsidRDefault="002640E4" w:rsidP="00042333">
      <w:pPr>
        <w:pStyle w:val="BodyA"/>
        <w:widowControl w:val="0"/>
        <w:numPr>
          <w:ilvl w:val="0"/>
          <w:numId w:val="18"/>
        </w:numPr>
        <w:spacing w:after="0" w:line="240" w:lineRule="auto"/>
        <w:jc w:val="both"/>
        <w:rPr>
          <w:rStyle w:val="None"/>
          <w:rFonts w:ascii="Times New Roman" w:hAnsi="Times New Roman"/>
          <w:sz w:val="24"/>
          <w:szCs w:val="24"/>
        </w:rPr>
      </w:pPr>
      <w:r w:rsidRPr="00B0367F">
        <w:rPr>
          <w:rStyle w:val="None"/>
          <w:rFonts w:ascii="Times New Roman" w:hAnsi="Times New Roman"/>
          <w:sz w:val="24"/>
          <w:szCs w:val="24"/>
        </w:rPr>
        <w:t xml:space="preserve">would constitute a </w:t>
      </w:r>
      <w:r w:rsidR="00EF0E6F">
        <w:rPr>
          <w:rStyle w:val="None"/>
          <w:rFonts w:ascii="Times New Roman" w:hAnsi="Times New Roman"/>
          <w:sz w:val="24"/>
          <w:szCs w:val="24"/>
        </w:rPr>
        <w:t xml:space="preserve">material </w:t>
      </w:r>
      <w:r w:rsidRPr="00B0367F">
        <w:rPr>
          <w:rStyle w:val="None"/>
          <w:rFonts w:ascii="Times New Roman" w:hAnsi="Times New Roman"/>
          <w:sz w:val="24"/>
          <w:szCs w:val="24"/>
        </w:rPr>
        <w:t xml:space="preserve">breach by </w:t>
      </w:r>
      <w:r>
        <w:rPr>
          <w:rStyle w:val="None"/>
          <w:rFonts w:ascii="Times New Roman" w:hAnsi="Times New Roman"/>
          <w:sz w:val="24"/>
          <w:szCs w:val="24"/>
        </w:rPr>
        <w:t>Provider</w:t>
      </w:r>
      <w:r w:rsidRPr="00B0367F">
        <w:rPr>
          <w:rStyle w:val="None"/>
          <w:rFonts w:ascii="Times New Roman" w:hAnsi="Times New Roman"/>
          <w:sz w:val="24"/>
          <w:szCs w:val="24"/>
        </w:rPr>
        <w:t xml:space="preserve"> of any </w:t>
      </w:r>
      <w:r w:rsidR="0075352D">
        <w:rPr>
          <w:rStyle w:val="None"/>
          <w:rFonts w:ascii="Times New Roman" w:hAnsi="Times New Roman"/>
          <w:sz w:val="24"/>
          <w:szCs w:val="24"/>
        </w:rPr>
        <w:t xml:space="preserve">material </w:t>
      </w:r>
      <w:r w:rsidRPr="00B0367F">
        <w:rPr>
          <w:rStyle w:val="None"/>
          <w:rFonts w:ascii="Times New Roman" w:hAnsi="Times New Roman"/>
          <w:sz w:val="24"/>
          <w:szCs w:val="24"/>
        </w:rPr>
        <w:t>representation, warranty, covenant, or obligation under the</w:t>
      </w:r>
      <w:r w:rsidR="0075352D">
        <w:rPr>
          <w:rStyle w:val="None"/>
          <w:rFonts w:ascii="Times New Roman" w:hAnsi="Times New Roman"/>
          <w:sz w:val="24"/>
          <w:szCs w:val="24"/>
        </w:rPr>
        <w:t xml:space="preserve"> Agreement</w:t>
      </w:r>
      <w:r w:rsidRPr="00B0367F">
        <w:rPr>
          <w:rStyle w:val="None"/>
          <w:rFonts w:ascii="Times New Roman" w:hAnsi="Times New Roman"/>
          <w:sz w:val="24"/>
          <w:szCs w:val="24"/>
        </w:rPr>
        <w:t>;</w:t>
      </w:r>
      <w:r>
        <w:rPr>
          <w:rStyle w:val="None"/>
          <w:rFonts w:ascii="Times New Roman" w:hAnsi="Times New Roman"/>
          <w:sz w:val="24"/>
          <w:szCs w:val="24"/>
        </w:rPr>
        <w:t xml:space="preserve"> or </w:t>
      </w:r>
    </w:p>
    <w:p w:rsidR="00042333" w:rsidRDefault="00042333" w:rsidP="00042333">
      <w:pPr>
        <w:pStyle w:val="ListParagraph"/>
        <w:rPr>
          <w:rStyle w:val="None"/>
        </w:rPr>
      </w:pPr>
    </w:p>
    <w:p w:rsidR="002B1C7B" w:rsidRPr="00042333" w:rsidRDefault="002640E4" w:rsidP="00042333">
      <w:pPr>
        <w:pStyle w:val="BodyA"/>
        <w:widowControl w:val="0"/>
        <w:numPr>
          <w:ilvl w:val="0"/>
          <w:numId w:val="18"/>
        </w:numPr>
        <w:spacing w:after="0" w:line="240" w:lineRule="auto"/>
        <w:jc w:val="both"/>
        <w:rPr>
          <w:rStyle w:val="None"/>
          <w:rFonts w:ascii="Times New Roman" w:hAnsi="Times New Roman"/>
          <w:sz w:val="24"/>
          <w:szCs w:val="24"/>
        </w:rPr>
      </w:pPr>
      <w:r w:rsidRPr="00042333">
        <w:rPr>
          <w:rStyle w:val="None"/>
          <w:rFonts w:ascii="Times New Roman" w:hAnsi="Times New Roman"/>
          <w:sz w:val="24"/>
          <w:szCs w:val="24"/>
        </w:rPr>
        <w:t xml:space="preserve">of or relating to </w:t>
      </w:r>
      <w:r w:rsidR="0075352D" w:rsidRPr="00042333">
        <w:rPr>
          <w:rStyle w:val="None"/>
          <w:rFonts w:ascii="Times New Roman" w:hAnsi="Times New Roman"/>
          <w:sz w:val="24"/>
          <w:szCs w:val="24"/>
        </w:rPr>
        <w:t xml:space="preserve">gross </w:t>
      </w:r>
      <w:r w:rsidRPr="00042333">
        <w:rPr>
          <w:rStyle w:val="None"/>
          <w:rFonts w:ascii="Times New Roman" w:hAnsi="Times New Roman"/>
          <w:sz w:val="24"/>
          <w:szCs w:val="24"/>
        </w:rPr>
        <w:t xml:space="preserve">negligence, abuse, misapplication, misuse, or reckless or willful misconduct </w:t>
      </w:r>
      <w:r w:rsidR="00017977" w:rsidRPr="00042333">
        <w:rPr>
          <w:rStyle w:val="None"/>
          <w:rFonts w:ascii="Times New Roman" w:hAnsi="Times New Roman"/>
          <w:sz w:val="24"/>
          <w:szCs w:val="24"/>
        </w:rPr>
        <w:t xml:space="preserve">by or on behalf of Provider or any of its Representatives </w:t>
      </w:r>
      <w:r w:rsidRPr="00042333">
        <w:rPr>
          <w:rStyle w:val="None"/>
          <w:rFonts w:ascii="Times New Roman" w:hAnsi="Times New Roman"/>
          <w:sz w:val="24"/>
          <w:szCs w:val="24"/>
        </w:rPr>
        <w:t>with respect to the Software, the Services, the Deliverables, or otherwise in connection with this Agreement</w:t>
      </w:r>
      <w:r w:rsidR="00EC78CD" w:rsidRPr="00042333">
        <w:rPr>
          <w:rStyle w:val="None"/>
          <w:rFonts w:ascii="Times New Roman" w:hAnsi="Times New Roman"/>
          <w:sz w:val="24"/>
          <w:szCs w:val="24"/>
        </w:rPr>
        <w:t xml:space="preserve">. </w:t>
      </w:r>
    </w:p>
    <w:p w:rsidR="002B1C7B" w:rsidRDefault="002B1C7B" w:rsidP="002640E4">
      <w:pPr>
        <w:pStyle w:val="BodyA"/>
        <w:widowControl w:val="0"/>
        <w:spacing w:after="0" w:line="240" w:lineRule="auto"/>
        <w:ind w:left="360" w:firstLine="360"/>
        <w:jc w:val="both"/>
        <w:rPr>
          <w:rStyle w:val="None"/>
          <w:rFonts w:ascii="Times New Roman" w:hAnsi="Times New Roman"/>
          <w:sz w:val="24"/>
          <w:szCs w:val="24"/>
        </w:rPr>
      </w:pPr>
    </w:p>
    <w:p w:rsidR="00065151" w:rsidRPr="00B0367F" w:rsidRDefault="00EC78CD" w:rsidP="002640E4">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The foregoing obligation does not apply to the extent that such Action or Losses arise from any allegation of or relating to any:</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17" w:name="co_anchor_a981875_1"/>
      <w:bookmarkEnd w:id="217"/>
    </w:p>
    <w:p w:rsidR="00042333" w:rsidRPr="00042333" w:rsidRDefault="004D2BD8" w:rsidP="00042333">
      <w:pPr>
        <w:pStyle w:val="BodyA"/>
        <w:widowControl w:val="0"/>
        <w:numPr>
          <w:ilvl w:val="0"/>
          <w:numId w:val="22"/>
        </w:numPr>
        <w:spacing w:after="0" w:line="240" w:lineRule="auto"/>
        <w:jc w:val="both"/>
        <w:rPr>
          <w:rStyle w:val="None"/>
          <w:rFonts w:ascii="Times New Roman" w:eastAsia="Times New Roman" w:hAnsi="Times New Roman" w:cs="Times New Roman"/>
          <w:sz w:val="24"/>
          <w:szCs w:val="24"/>
        </w:rPr>
      </w:pPr>
      <w:r>
        <w:rPr>
          <w:rStyle w:val="None"/>
          <w:rFonts w:ascii="Times New Roman" w:hAnsi="Times New Roman"/>
          <w:sz w:val="24"/>
          <w:szCs w:val="24"/>
        </w:rPr>
        <w:t>T</w:t>
      </w:r>
      <w:r w:rsidR="00EC78CD" w:rsidRPr="00B0367F">
        <w:rPr>
          <w:rStyle w:val="None"/>
          <w:rFonts w:ascii="Times New Roman" w:hAnsi="Times New Roman"/>
          <w:sz w:val="24"/>
          <w:szCs w:val="24"/>
        </w:rPr>
        <w:t>hird-Party Materials;</w:t>
      </w:r>
      <w:bookmarkStart w:id="218" w:name="co_anchor_a899015_1"/>
      <w:bookmarkEnd w:id="218"/>
    </w:p>
    <w:p w:rsidR="00042333" w:rsidRDefault="00042333" w:rsidP="00042333">
      <w:pPr>
        <w:pStyle w:val="BodyA"/>
        <w:widowControl w:val="0"/>
        <w:spacing w:after="0" w:line="240" w:lineRule="auto"/>
        <w:ind w:left="2160"/>
        <w:jc w:val="both"/>
        <w:rPr>
          <w:rStyle w:val="None"/>
          <w:rFonts w:ascii="Times New Roman" w:eastAsia="Times New Roman" w:hAnsi="Times New Roman" w:cs="Times New Roman"/>
          <w:sz w:val="24"/>
          <w:szCs w:val="24"/>
        </w:rPr>
      </w:pPr>
    </w:p>
    <w:p w:rsidR="00042333" w:rsidRPr="00042333" w:rsidRDefault="00EC78CD" w:rsidP="00042333">
      <w:pPr>
        <w:pStyle w:val="BodyA"/>
        <w:widowControl w:val="0"/>
        <w:numPr>
          <w:ilvl w:val="0"/>
          <w:numId w:val="22"/>
        </w:numPr>
        <w:spacing w:after="0" w:line="240" w:lineRule="auto"/>
        <w:jc w:val="both"/>
        <w:rPr>
          <w:rStyle w:val="None"/>
          <w:rFonts w:ascii="Times New Roman" w:eastAsia="Times New Roman" w:hAnsi="Times New Roman" w:cs="Times New Roman"/>
          <w:sz w:val="24"/>
          <w:szCs w:val="24"/>
        </w:rPr>
      </w:pPr>
      <w:r w:rsidRPr="00042333">
        <w:rPr>
          <w:rStyle w:val="None"/>
          <w:rFonts w:ascii="Times New Roman" w:hAnsi="Times New Roman"/>
          <w:sz w:val="24"/>
          <w:szCs w:val="24"/>
        </w:rPr>
        <w:t>patent issued on a patent application published after the Effective Date;</w:t>
      </w:r>
      <w:bookmarkStart w:id="219" w:name="co_anchor_a777428_1"/>
      <w:bookmarkEnd w:id="219"/>
    </w:p>
    <w:p w:rsidR="00042333" w:rsidRDefault="00042333" w:rsidP="00042333">
      <w:pPr>
        <w:pStyle w:val="BodyA"/>
        <w:widowControl w:val="0"/>
        <w:spacing w:after="0" w:line="240" w:lineRule="auto"/>
        <w:jc w:val="both"/>
        <w:rPr>
          <w:rStyle w:val="None"/>
          <w:rFonts w:ascii="Times New Roman" w:eastAsia="Times New Roman" w:hAnsi="Times New Roman" w:cs="Times New Roman"/>
          <w:sz w:val="24"/>
          <w:szCs w:val="24"/>
        </w:rPr>
      </w:pPr>
    </w:p>
    <w:p w:rsidR="00042333" w:rsidRDefault="00EC78CD" w:rsidP="00042333">
      <w:pPr>
        <w:pStyle w:val="BodyA"/>
        <w:widowControl w:val="0"/>
        <w:numPr>
          <w:ilvl w:val="0"/>
          <w:numId w:val="22"/>
        </w:numPr>
        <w:spacing w:after="0" w:line="240" w:lineRule="auto"/>
        <w:jc w:val="both"/>
        <w:rPr>
          <w:rStyle w:val="None"/>
          <w:rFonts w:ascii="Times New Roman" w:eastAsia="Times New Roman" w:hAnsi="Times New Roman" w:cs="Times New Roman"/>
          <w:sz w:val="24"/>
          <w:szCs w:val="24"/>
        </w:rPr>
      </w:pPr>
      <w:r w:rsidRPr="00042333">
        <w:rPr>
          <w:rStyle w:val="None"/>
          <w:rFonts w:ascii="Times New Roman" w:hAnsi="Times New Roman"/>
          <w:sz w:val="24"/>
          <w:szCs w:val="24"/>
        </w:rPr>
        <w:t xml:space="preserve">negligence, abuse, misapplication, </w:t>
      </w:r>
      <w:r w:rsidR="002640E4" w:rsidRPr="00042333">
        <w:rPr>
          <w:rStyle w:val="None"/>
          <w:rFonts w:ascii="Times New Roman" w:hAnsi="Times New Roman"/>
          <w:sz w:val="24"/>
          <w:szCs w:val="24"/>
        </w:rPr>
        <w:t xml:space="preserve">or </w:t>
      </w:r>
      <w:r w:rsidRPr="00042333">
        <w:rPr>
          <w:rStyle w:val="None"/>
          <w:rFonts w:ascii="Times New Roman" w:hAnsi="Times New Roman"/>
          <w:sz w:val="24"/>
          <w:szCs w:val="24"/>
        </w:rPr>
        <w:t xml:space="preserve">misuse of the Software or any Deliverables other than by </w:t>
      </w:r>
      <w:r w:rsidR="002640E4" w:rsidRPr="00042333">
        <w:rPr>
          <w:rStyle w:val="None"/>
          <w:rFonts w:ascii="Times New Roman" w:hAnsi="Times New Roman"/>
          <w:sz w:val="24"/>
          <w:szCs w:val="24"/>
        </w:rPr>
        <w:t>Provider</w:t>
      </w:r>
      <w:r w:rsidR="00AB34F2">
        <w:rPr>
          <w:rStyle w:val="None"/>
          <w:rFonts w:ascii="Times New Roman" w:hAnsi="Times New Roman"/>
          <w:sz w:val="24"/>
          <w:szCs w:val="24"/>
        </w:rPr>
        <w:t>, Provider’s Representatives,</w:t>
      </w:r>
      <w:r w:rsidR="002640E4" w:rsidRPr="00042333">
        <w:rPr>
          <w:rStyle w:val="None"/>
          <w:rFonts w:ascii="Times New Roman" w:hAnsi="Times New Roman"/>
          <w:sz w:val="24"/>
          <w:szCs w:val="24"/>
        </w:rPr>
        <w:t xml:space="preserve"> or </w:t>
      </w:r>
      <w:r w:rsidRPr="00042333">
        <w:rPr>
          <w:rStyle w:val="None"/>
          <w:rFonts w:ascii="Times New Roman" w:hAnsi="Times New Roman"/>
          <w:sz w:val="24"/>
          <w:szCs w:val="24"/>
        </w:rPr>
        <w:t>Provider Personnel;</w:t>
      </w:r>
      <w:bookmarkStart w:id="220" w:name="co_anchor_a265071_1"/>
      <w:bookmarkEnd w:id="220"/>
    </w:p>
    <w:p w:rsidR="00042333" w:rsidRDefault="00042333" w:rsidP="00042333">
      <w:pPr>
        <w:pStyle w:val="ListParagraph"/>
        <w:rPr>
          <w:rStyle w:val="None"/>
        </w:rPr>
      </w:pPr>
    </w:p>
    <w:p w:rsidR="00042333" w:rsidRDefault="00EC78CD" w:rsidP="00042333">
      <w:pPr>
        <w:pStyle w:val="BodyA"/>
        <w:widowControl w:val="0"/>
        <w:numPr>
          <w:ilvl w:val="0"/>
          <w:numId w:val="22"/>
        </w:numPr>
        <w:spacing w:after="0" w:line="240" w:lineRule="auto"/>
        <w:jc w:val="both"/>
        <w:rPr>
          <w:rStyle w:val="None"/>
          <w:rFonts w:ascii="Times New Roman" w:eastAsia="Times New Roman" w:hAnsi="Times New Roman" w:cs="Times New Roman"/>
          <w:sz w:val="24"/>
          <w:szCs w:val="24"/>
        </w:rPr>
      </w:pPr>
      <w:r w:rsidRPr="00042333">
        <w:rPr>
          <w:rStyle w:val="None"/>
          <w:rFonts w:ascii="Times New Roman" w:hAnsi="Times New Roman"/>
          <w:sz w:val="24"/>
          <w:szCs w:val="24"/>
        </w:rPr>
        <w:t>events or circumstances outside of Provider’s commercially reasonable control (including any bugs, defects, or malfunctions of any third-party software, hardware, firmware, system, or network); or</w:t>
      </w:r>
      <w:bookmarkStart w:id="221" w:name="co_anchor_a260840_1"/>
      <w:bookmarkEnd w:id="221"/>
    </w:p>
    <w:p w:rsidR="00042333" w:rsidRDefault="00042333" w:rsidP="00042333">
      <w:pPr>
        <w:pStyle w:val="ListParagraph"/>
        <w:rPr>
          <w:rStyle w:val="None"/>
        </w:rPr>
      </w:pPr>
    </w:p>
    <w:p w:rsidR="00065151" w:rsidRPr="00042333" w:rsidRDefault="00EC78CD" w:rsidP="00042333">
      <w:pPr>
        <w:pStyle w:val="BodyA"/>
        <w:widowControl w:val="0"/>
        <w:numPr>
          <w:ilvl w:val="0"/>
          <w:numId w:val="22"/>
        </w:numPr>
        <w:spacing w:after="0" w:line="240" w:lineRule="auto"/>
        <w:jc w:val="both"/>
        <w:rPr>
          <w:rStyle w:val="None"/>
          <w:rFonts w:ascii="Times New Roman" w:eastAsia="Times New Roman" w:hAnsi="Times New Roman" w:cs="Times New Roman"/>
          <w:sz w:val="24"/>
          <w:szCs w:val="24"/>
        </w:rPr>
      </w:pPr>
      <w:r w:rsidRPr="00042333">
        <w:rPr>
          <w:rStyle w:val="None"/>
          <w:rFonts w:ascii="Times New Roman" w:hAnsi="Times New Roman"/>
          <w:sz w:val="24"/>
          <w:szCs w:val="24"/>
        </w:rPr>
        <w:t>act, omission, or other fact referred to in any of Sections 11.2(a) through Section 11.2(d), regardless of whether Customer is obligated to indemnify Provider as a result thereof.</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22" w:name="co_anchor_a87973_1"/>
      <w:bookmarkEnd w:id="22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11.2  </w:t>
      </w:r>
      <w:r w:rsidRPr="00B0367F">
        <w:rPr>
          <w:rStyle w:val="None"/>
          <w:rFonts w:ascii="Times New Roman" w:hAnsi="Times New Roman"/>
          <w:sz w:val="24"/>
          <w:szCs w:val="24"/>
          <w:u w:val="single"/>
        </w:rPr>
        <w:t>Customer</w:t>
      </w:r>
      <w:proofErr w:type="gramEnd"/>
      <w:r w:rsidRPr="00B0367F">
        <w:rPr>
          <w:rStyle w:val="None"/>
          <w:rFonts w:ascii="Times New Roman" w:hAnsi="Times New Roman"/>
          <w:sz w:val="24"/>
          <w:szCs w:val="24"/>
          <w:u w:val="single"/>
        </w:rPr>
        <w:t xml:space="preserve"> Indemnification</w:t>
      </w:r>
      <w:r w:rsidRPr="00B0367F">
        <w:rPr>
          <w:rStyle w:val="None"/>
          <w:rFonts w:ascii="Times New Roman" w:hAnsi="Times New Roman"/>
          <w:sz w:val="24"/>
          <w:szCs w:val="24"/>
        </w:rPr>
        <w:t>. Customer shall indemnify, defend, and hold harmless Provider from and against any and all Losses incurred by Provider</w:t>
      </w:r>
      <w:r w:rsidR="00017977">
        <w:rPr>
          <w:rStyle w:val="None"/>
          <w:rFonts w:ascii="Times New Roman" w:hAnsi="Times New Roman"/>
          <w:sz w:val="24"/>
          <w:szCs w:val="24"/>
        </w:rPr>
        <w:t xml:space="preserve"> </w:t>
      </w:r>
      <w:r w:rsidR="008F22CE">
        <w:rPr>
          <w:rStyle w:val="None"/>
          <w:rFonts w:ascii="Times New Roman" w:hAnsi="Times New Roman"/>
          <w:sz w:val="24"/>
          <w:szCs w:val="24"/>
        </w:rPr>
        <w:t>arising out of or relating to</w:t>
      </w:r>
      <w:r w:rsidRPr="00B0367F">
        <w:rPr>
          <w:rStyle w:val="None"/>
          <w:rFonts w:ascii="Times New Roman" w:hAnsi="Times New Roman"/>
          <w:sz w:val="24"/>
          <w:szCs w:val="24"/>
        </w:rPr>
        <w:t xml:space="preserve"> </w:t>
      </w:r>
      <w:r w:rsidRPr="00B0367F">
        <w:rPr>
          <w:rStyle w:val="None"/>
          <w:rFonts w:ascii="Times New Roman" w:hAnsi="Times New Roman"/>
          <w:sz w:val="24"/>
          <w:szCs w:val="24"/>
        </w:rPr>
        <w:lastRenderedPageBreak/>
        <w:t xml:space="preserve">any Action by a third party (other than an </w:t>
      </w:r>
      <w:r w:rsidR="00803B5F">
        <w:rPr>
          <w:rStyle w:val="None"/>
          <w:rFonts w:ascii="Times New Roman" w:hAnsi="Times New Roman"/>
          <w:sz w:val="24"/>
          <w:szCs w:val="24"/>
        </w:rPr>
        <w:t>A</w:t>
      </w:r>
      <w:r w:rsidRPr="00B0367F">
        <w:rPr>
          <w:rStyle w:val="None"/>
          <w:rFonts w:ascii="Times New Roman" w:hAnsi="Times New Roman"/>
          <w:sz w:val="24"/>
          <w:szCs w:val="24"/>
        </w:rPr>
        <w:t>ffiliate of Provider) to the extent that such Losses arise from any allegation in such Action:</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23" w:name="co_anchor_a555130_1"/>
      <w:bookmarkEnd w:id="223"/>
    </w:p>
    <w:p w:rsidR="00065151" w:rsidRPr="00B0367F" w:rsidRDefault="008F22CE" w:rsidP="00803B5F">
      <w:pPr>
        <w:pStyle w:val="BodyA"/>
        <w:widowControl w:val="0"/>
        <w:numPr>
          <w:ilvl w:val="0"/>
          <w:numId w:val="25"/>
        </w:numPr>
        <w:spacing w:after="0" w:line="240" w:lineRule="auto"/>
        <w:jc w:val="both"/>
        <w:rPr>
          <w:rStyle w:val="None"/>
          <w:rFonts w:ascii="Times New Roman" w:eastAsia="Times New Roman" w:hAnsi="Times New Roman" w:cs="Times New Roman"/>
          <w:sz w:val="24"/>
          <w:szCs w:val="24"/>
        </w:rPr>
      </w:pPr>
      <w:r>
        <w:rPr>
          <w:rStyle w:val="None"/>
          <w:rFonts w:ascii="Times New Roman" w:hAnsi="Times New Roman"/>
          <w:sz w:val="24"/>
          <w:szCs w:val="24"/>
        </w:rPr>
        <w:t>t</w:t>
      </w:r>
      <w:r w:rsidR="00EC78CD" w:rsidRPr="00B0367F">
        <w:rPr>
          <w:rStyle w:val="None"/>
          <w:rFonts w:ascii="Times New Roman" w:hAnsi="Times New Roman"/>
          <w:sz w:val="24"/>
          <w:szCs w:val="24"/>
        </w:rPr>
        <w:t>hat any Intellectual Property Right or other right of any Person, or any Law, is or will be infringed, misappropriated, or otherwise violated by any:</w:t>
      </w:r>
      <w:r>
        <w:rPr>
          <w:rStyle w:val="None"/>
          <w:rFonts w:ascii="Times New Roman" w:hAnsi="Times New Roman"/>
          <w:sz w:val="24"/>
          <w:szCs w:val="24"/>
        </w:rPr>
        <w:t xml:space="preserve"> </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24" w:name="co_anchor_a724678_1"/>
      <w:bookmarkEnd w:id="224"/>
    </w:p>
    <w:p w:rsidR="00803B5F" w:rsidRPr="00803B5F" w:rsidRDefault="00EC78CD" w:rsidP="00803B5F">
      <w:pPr>
        <w:pStyle w:val="BodyA"/>
        <w:widowControl w:val="0"/>
        <w:numPr>
          <w:ilvl w:val="0"/>
          <w:numId w:val="24"/>
        </w:numPr>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modification of the Software or any Deliverables by Customer other than: (A) by Provider Personnel in connection with this Agreement; or (B) with Provider’s express written authorization and in strict accordance with Provider’s written directions and specifications;</w:t>
      </w:r>
      <w:bookmarkStart w:id="225" w:name="co_anchor_a659221_1"/>
      <w:bookmarkEnd w:id="225"/>
    </w:p>
    <w:p w:rsidR="00803B5F" w:rsidRDefault="00803B5F" w:rsidP="00803B5F">
      <w:pPr>
        <w:pStyle w:val="BodyA"/>
        <w:widowControl w:val="0"/>
        <w:spacing w:after="0" w:line="240" w:lineRule="auto"/>
        <w:ind w:left="1440"/>
        <w:jc w:val="both"/>
        <w:rPr>
          <w:rStyle w:val="None"/>
          <w:rFonts w:ascii="Times New Roman" w:eastAsia="Times New Roman" w:hAnsi="Times New Roman" w:cs="Times New Roman"/>
          <w:sz w:val="24"/>
          <w:szCs w:val="24"/>
        </w:rPr>
      </w:pPr>
    </w:p>
    <w:p w:rsidR="00803B5F" w:rsidRDefault="00EC78CD" w:rsidP="00803B5F">
      <w:pPr>
        <w:pStyle w:val="BodyA"/>
        <w:widowControl w:val="0"/>
        <w:numPr>
          <w:ilvl w:val="0"/>
          <w:numId w:val="24"/>
        </w:numPr>
        <w:spacing w:after="0" w:line="240" w:lineRule="auto"/>
        <w:jc w:val="both"/>
        <w:rPr>
          <w:rStyle w:val="None"/>
          <w:rFonts w:ascii="Times New Roman" w:eastAsia="Times New Roman" w:hAnsi="Times New Roman" w:cs="Times New Roman"/>
          <w:sz w:val="24"/>
          <w:szCs w:val="24"/>
        </w:rPr>
      </w:pPr>
      <w:r w:rsidRPr="00803B5F">
        <w:rPr>
          <w:rStyle w:val="None"/>
          <w:rFonts w:ascii="Times New Roman" w:hAnsi="Times New Roman"/>
          <w:sz w:val="24"/>
          <w:szCs w:val="24"/>
        </w:rPr>
        <w:t xml:space="preserve">incorporation, combination, operation, or use of the Software, Services, or any Deliverables by Customer with any good, service, technology, or other matter whatsoever (including any software, hardware, firmware, system, or network) that is neither provided by Provider Personnel nor expressly authorized by Provider in any of the </w:t>
      </w:r>
      <w:r w:rsidR="0041006F" w:rsidRPr="00803B5F">
        <w:rPr>
          <w:rStyle w:val="None"/>
          <w:rFonts w:ascii="Times New Roman" w:hAnsi="Times New Roman"/>
          <w:sz w:val="24"/>
          <w:szCs w:val="24"/>
        </w:rPr>
        <w:t>SaaS</w:t>
      </w:r>
      <w:r w:rsidRPr="00803B5F">
        <w:rPr>
          <w:rStyle w:val="None"/>
          <w:rFonts w:ascii="Times New Roman" w:hAnsi="Times New Roman"/>
          <w:sz w:val="24"/>
          <w:szCs w:val="24"/>
        </w:rPr>
        <w:t xml:space="preserve">, this </w:t>
      </w:r>
      <w:r w:rsidR="0041006F" w:rsidRPr="00803B5F">
        <w:rPr>
          <w:rStyle w:val="None"/>
          <w:rFonts w:ascii="Times New Roman" w:hAnsi="Times New Roman"/>
          <w:sz w:val="24"/>
          <w:szCs w:val="24"/>
        </w:rPr>
        <w:t>SLA,</w:t>
      </w:r>
      <w:r w:rsidRPr="00803B5F">
        <w:rPr>
          <w:rStyle w:val="None"/>
          <w:rFonts w:ascii="Times New Roman" w:hAnsi="Times New Roman"/>
          <w:sz w:val="24"/>
          <w:szCs w:val="24"/>
        </w:rPr>
        <w:t xml:space="preserve"> or the Documentation, unless otherwise expressly permitted by Provider in writing;</w:t>
      </w:r>
      <w:bookmarkStart w:id="226" w:name="co_anchor_a438958_1"/>
      <w:bookmarkEnd w:id="226"/>
    </w:p>
    <w:p w:rsidR="00803B5F" w:rsidRDefault="00803B5F" w:rsidP="00803B5F">
      <w:pPr>
        <w:pStyle w:val="ListParagraph"/>
        <w:rPr>
          <w:rStyle w:val="None"/>
        </w:rPr>
      </w:pPr>
    </w:p>
    <w:p w:rsidR="00803B5F" w:rsidRDefault="00EC78CD" w:rsidP="00803B5F">
      <w:pPr>
        <w:pStyle w:val="BodyA"/>
        <w:widowControl w:val="0"/>
        <w:numPr>
          <w:ilvl w:val="0"/>
          <w:numId w:val="24"/>
        </w:numPr>
        <w:spacing w:after="0" w:line="240" w:lineRule="auto"/>
        <w:jc w:val="both"/>
        <w:rPr>
          <w:rStyle w:val="None"/>
          <w:rFonts w:ascii="Times New Roman" w:eastAsia="Times New Roman" w:hAnsi="Times New Roman" w:cs="Times New Roman"/>
          <w:sz w:val="24"/>
          <w:szCs w:val="24"/>
        </w:rPr>
      </w:pPr>
      <w:r w:rsidRPr="00803B5F">
        <w:rPr>
          <w:rStyle w:val="None"/>
          <w:rFonts w:ascii="Times New Roman" w:hAnsi="Times New Roman"/>
          <w:sz w:val="24"/>
          <w:szCs w:val="24"/>
        </w:rPr>
        <w:t>good, service, technology, or other matter whatsoever (including any software, hardware, firmware, system, or network) directly or indirectly provided by Customer or directed by Customer to be installed, combined, integrated, or used with, as part of, or in connection with the Software or any Deliverables;</w:t>
      </w:r>
      <w:bookmarkStart w:id="227" w:name="co_anchor_a540397_1"/>
      <w:bookmarkEnd w:id="227"/>
    </w:p>
    <w:p w:rsidR="00803B5F" w:rsidRDefault="00803B5F" w:rsidP="00803B5F">
      <w:pPr>
        <w:pStyle w:val="ListParagraph"/>
        <w:rPr>
          <w:rStyle w:val="None"/>
        </w:rPr>
      </w:pPr>
    </w:p>
    <w:p w:rsidR="00803B5F" w:rsidRDefault="00EC78CD" w:rsidP="00803B5F">
      <w:pPr>
        <w:pStyle w:val="BodyA"/>
        <w:widowControl w:val="0"/>
        <w:numPr>
          <w:ilvl w:val="0"/>
          <w:numId w:val="24"/>
        </w:numPr>
        <w:spacing w:after="0" w:line="240" w:lineRule="auto"/>
        <w:jc w:val="both"/>
        <w:rPr>
          <w:rStyle w:val="None"/>
          <w:rFonts w:ascii="Times New Roman" w:eastAsia="Times New Roman" w:hAnsi="Times New Roman" w:cs="Times New Roman"/>
          <w:sz w:val="24"/>
          <w:szCs w:val="24"/>
        </w:rPr>
      </w:pPr>
      <w:r w:rsidRPr="00803B5F">
        <w:rPr>
          <w:rStyle w:val="None"/>
          <w:rFonts w:ascii="Times New Roman" w:hAnsi="Times New Roman"/>
          <w:sz w:val="24"/>
          <w:szCs w:val="24"/>
        </w:rPr>
        <w:t>use of the Software or any Deliverables by Customer after Provider’s notice to Customer of such activity’s alleged or actual infringement, misappropriation, or other violation of a third party’s rights; or</w:t>
      </w:r>
      <w:bookmarkStart w:id="228" w:name="co_anchor_a799514_1"/>
      <w:bookmarkEnd w:id="228"/>
    </w:p>
    <w:p w:rsidR="00803B5F" w:rsidRDefault="00803B5F" w:rsidP="00803B5F">
      <w:pPr>
        <w:pStyle w:val="ListParagraph"/>
        <w:rPr>
          <w:rStyle w:val="None"/>
        </w:rPr>
      </w:pPr>
    </w:p>
    <w:p w:rsidR="00065151" w:rsidRPr="00803B5F" w:rsidRDefault="00EC78CD" w:rsidP="00803B5F">
      <w:pPr>
        <w:pStyle w:val="BodyA"/>
        <w:widowControl w:val="0"/>
        <w:numPr>
          <w:ilvl w:val="0"/>
          <w:numId w:val="24"/>
        </w:numPr>
        <w:spacing w:after="0" w:line="240" w:lineRule="auto"/>
        <w:jc w:val="both"/>
        <w:rPr>
          <w:rStyle w:val="None"/>
          <w:rFonts w:ascii="Times New Roman" w:eastAsia="Times New Roman" w:hAnsi="Times New Roman" w:cs="Times New Roman"/>
          <w:sz w:val="24"/>
          <w:szCs w:val="24"/>
        </w:rPr>
      </w:pPr>
      <w:r w:rsidRPr="00803B5F">
        <w:rPr>
          <w:rStyle w:val="None"/>
          <w:rFonts w:ascii="Times New Roman" w:hAnsi="Times New Roman"/>
          <w:sz w:val="24"/>
          <w:szCs w:val="24"/>
        </w:rPr>
        <w:t>failure by Customer to timely implement any Maintenance Release, modification, update, or replacement of the Software or any Deliverables made available to Customer by or on behalf of Provider;</w:t>
      </w:r>
    </w:p>
    <w:p w:rsidR="00065151" w:rsidRPr="00B0367F" w:rsidRDefault="00EC78CD">
      <w:pPr>
        <w:pStyle w:val="BodyA"/>
        <w:widowControl w:val="0"/>
        <w:spacing w:after="0" w:line="240" w:lineRule="auto"/>
        <w:ind w:left="108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29" w:name="co_anchor_a834167_1"/>
      <w:bookmarkEnd w:id="229"/>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008F22CE">
        <w:rPr>
          <w:rStyle w:val="None"/>
          <w:rFonts w:ascii="Times New Roman" w:hAnsi="Times New Roman"/>
          <w:sz w:val="24"/>
          <w:szCs w:val="24"/>
        </w:rPr>
        <w:t>.</w:t>
      </w:r>
      <w:r w:rsidRPr="00B0367F">
        <w:rPr>
          <w:rStyle w:val="None"/>
          <w:rFonts w:ascii="Times New Roman" w:hAnsi="Times New Roman"/>
          <w:sz w:val="24"/>
          <w:szCs w:val="24"/>
        </w:rPr>
        <w:t xml:space="preserve">   would constitute a breach by Customer of any </w:t>
      </w:r>
      <w:r w:rsidR="0075352D">
        <w:rPr>
          <w:rStyle w:val="None"/>
          <w:rFonts w:ascii="Times New Roman" w:hAnsi="Times New Roman"/>
          <w:sz w:val="24"/>
          <w:szCs w:val="24"/>
        </w:rPr>
        <w:t xml:space="preserve">material </w:t>
      </w:r>
      <w:r w:rsidRPr="00B0367F">
        <w:rPr>
          <w:rStyle w:val="None"/>
          <w:rFonts w:ascii="Times New Roman" w:hAnsi="Times New Roman"/>
          <w:sz w:val="24"/>
          <w:szCs w:val="24"/>
        </w:rPr>
        <w:t xml:space="preserve">representation, warranty, covenant, or obligation under this </w:t>
      </w:r>
      <w:r w:rsidR="002640E4">
        <w:rPr>
          <w:rStyle w:val="None"/>
          <w:rFonts w:ascii="Times New Roman" w:hAnsi="Times New Roman"/>
          <w:sz w:val="24"/>
          <w:szCs w:val="24"/>
        </w:rPr>
        <w:t>SLA</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0" w:name="co_anchor_a648540_1"/>
      <w:bookmarkEnd w:id="230"/>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8F22CE">
        <w:rPr>
          <w:rStyle w:val="None"/>
          <w:rFonts w:ascii="Times New Roman" w:hAnsi="Times New Roman"/>
          <w:sz w:val="24"/>
          <w:szCs w:val="24"/>
          <w:lang w:val="it-IT"/>
        </w:rPr>
        <w:t>.</w:t>
      </w:r>
      <w:r w:rsidRPr="00B0367F">
        <w:rPr>
          <w:rStyle w:val="None"/>
          <w:rFonts w:ascii="Times New Roman" w:hAnsi="Times New Roman"/>
          <w:sz w:val="24"/>
          <w:szCs w:val="24"/>
        </w:rPr>
        <w:t xml:space="preserve">  of or relating to </w:t>
      </w:r>
      <w:r w:rsidR="00017977">
        <w:rPr>
          <w:rStyle w:val="None"/>
          <w:rFonts w:ascii="Times New Roman" w:hAnsi="Times New Roman"/>
          <w:sz w:val="24"/>
          <w:szCs w:val="24"/>
        </w:rPr>
        <w:t xml:space="preserve">gross </w:t>
      </w:r>
      <w:r w:rsidRPr="00B0367F">
        <w:rPr>
          <w:rStyle w:val="None"/>
          <w:rFonts w:ascii="Times New Roman" w:hAnsi="Times New Roman"/>
          <w:sz w:val="24"/>
          <w:szCs w:val="24"/>
        </w:rPr>
        <w:t>negligence, abuse, misapplication, misuse, or reckless or willful misconduct by or on behalf of Customer or any of its Representatives with respect to the Software, the Services, the Deliverables, or otherwise in connection with this Agreement; or</w:t>
      </w:r>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1" w:name="co_anchor_a471002_1"/>
      <w:bookmarkEnd w:id="231"/>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d</w:t>
      </w:r>
      <w:r w:rsidR="008F22CE">
        <w:rPr>
          <w:rStyle w:val="None"/>
          <w:rFonts w:ascii="Times New Roman" w:hAnsi="Times New Roman"/>
          <w:sz w:val="24"/>
          <w:szCs w:val="24"/>
        </w:rPr>
        <w:t>.</w:t>
      </w:r>
      <w:r w:rsidRPr="00B0367F">
        <w:rPr>
          <w:rStyle w:val="None"/>
          <w:rFonts w:ascii="Times New Roman" w:hAnsi="Times New Roman"/>
          <w:sz w:val="24"/>
          <w:szCs w:val="24"/>
        </w:rPr>
        <w:t xml:space="preserve">  of or relating to use of or other act relating to the Software, the Services, or the Deliverables by or on behalf of Customer that is: (i) outside the scope of Customer’s license under the </w:t>
      </w:r>
      <w:r w:rsidR="002640E4">
        <w:rPr>
          <w:rStyle w:val="None"/>
          <w:rFonts w:ascii="Times New Roman" w:hAnsi="Times New Roman"/>
          <w:sz w:val="24"/>
          <w:szCs w:val="24"/>
        </w:rPr>
        <w:t>SaaS</w:t>
      </w:r>
      <w:r w:rsidRPr="00B0367F">
        <w:rPr>
          <w:rStyle w:val="None"/>
          <w:rFonts w:ascii="Times New Roman" w:hAnsi="Times New Roman"/>
          <w:sz w:val="24"/>
          <w:szCs w:val="24"/>
        </w:rPr>
        <w:t xml:space="preserve"> or the purpose, scope, or manner of use authorized by the </w:t>
      </w:r>
      <w:r w:rsidR="002640E4">
        <w:rPr>
          <w:rStyle w:val="None"/>
          <w:rFonts w:ascii="Times New Roman" w:hAnsi="Times New Roman"/>
          <w:sz w:val="24"/>
          <w:szCs w:val="24"/>
        </w:rPr>
        <w:t>SaaS</w:t>
      </w:r>
      <w:r w:rsidRPr="00B0367F">
        <w:rPr>
          <w:rStyle w:val="None"/>
          <w:rFonts w:ascii="Times New Roman" w:hAnsi="Times New Roman"/>
          <w:sz w:val="24"/>
          <w:szCs w:val="24"/>
        </w:rPr>
        <w:t xml:space="preserve">, this </w:t>
      </w:r>
      <w:r w:rsidR="002640E4">
        <w:rPr>
          <w:rStyle w:val="None"/>
          <w:rFonts w:ascii="Times New Roman" w:hAnsi="Times New Roman"/>
          <w:sz w:val="24"/>
          <w:szCs w:val="24"/>
        </w:rPr>
        <w:t>SLA</w:t>
      </w:r>
      <w:r w:rsidRPr="00B0367F">
        <w:rPr>
          <w:rStyle w:val="None"/>
          <w:rFonts w:ascii="Times New Roman" w:hAnsi="Times New Roman"/>
          <w:sz w:val="24"/>
          <w:szCs w:val="24"/>
        </w:rPr>
        <w:t xml:space="preserve"> or the Documentation; or (ii) in any manner contrary to Provider’</w:t>
      </w:r>
      <w:r w:rsidRPr="00B0367F">
        <w:rPr>
          <w:rStyle w:val="None"/>
          <w:rFonts w:ascii="Times New Roman" w:hAnsi="Times New Roman"/>
          <w:sz w:val="24"/>
          <w:szCs w:val="24"/>
          <w:lang w:val="fr-FR"/>
        </w:rPr>
        <w:t>s instructions.</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32" w:name="co_anchor_a400006_1"/>
      <w:bookmarkEnd w:id="23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11.3  </w:t>
      </w:r>
      <w:r w:rsidRPr="00B0367F">
        <w:rPr>
          <w:rStyle w:val="None"/>
          <w:rFonts w:ascii="Times New Roman" w:hAnsi="Times New Roman"/>
          <w:sz w:val="24"/>
          <w:szCs w:val="24"/>
          <w:u w:val="single"/>
        </w:rPr>
        <w:t>Indemnification</w:t>
      </w:r>
      <w:proofErr w:type="gramEnd"/>
      <w:r w:rsidRPr="00B0367F">
        <w:rPr>
          <w:rStyle w:val="None"/>
          <w:rFonts w:ascii="Times New Roman" w:hAnsi="Times New Roman"/>
          <w:sz w:val="24"/>
          <w:szCs w:val="24"/>
          <w:u w:val="single"/>
        </w:rPr>
        <w:t xml:space="preserve"> Procedure</w:t>
      </w:r>
      <w:r w:rsidRPr="00B0367F">
        <w:rPr>
          <w:rStyle w:val="None"/>
          <w:rFonts w:ascii="Times New Roman" w:hAnsi="Times New Roman"/>
          <w:sz w:val="24"/>
          <w:szCs w:val="24"/>
        </w:rPr>
        <w:t>. Each Party shall promptly notify the other Party in writing of any</w:t>
      </w:r>
      <w:r w:rsidR="002640E4">
        <w:rPr>
          <w:rStyle w:val="None"/>
          <w:rFonts w:ascii="Times New Roman" w:eastAsia="Times New Roman" w:hAnsi="Times New Roman" w:cs="Times New Roman"/>
          <w:sz w:val="24"/>
          <w:szCs w:val="24"/>
        </w:rPr>
        <w:t xml:space="preserve"> </w:t>
      </w:r>
      <w:r w:rsidRPr="00B0367F">
        <w:rPr>
          <w:rStyle w:val="None"/>
          <w:rFonts w:ascii="Times New Roman" w:hAnsi="Times New Roman"/>
          <w:sz w:val="24"/>
          <w:szCs w:val="24"/>
        </w:rPr>
        <w:t xml:space="preserve">Action for which such Party believes it is entitled to be indemnified pursuant to Section 11.1 or Section 11.2. The Party seeking indemnification (the “Indemnitee”) shall cooperate </w:t>
      </w:r>
      <w:r w:rsidRPr="00B0367F">
        <w:rPr>
          <w:rStyle w:val="None"/>
          <w:rFonts w:ascii="Times New Roman" w:hAnsi="Times New Roman"/>
          <w:sz w:val="24"/>
          <w:szCs w:val="24"/>
        </w:rPr>
        <w:lastRenderedPageBreak/>
        <w:t>with the other Party (the “Indemnitor”) at the Indemnitor’s sole cost and expense. The Indemnitor shall</w:t>
      </w:r>
      <w:r w:rsidR="004A7CC8">
        <w:rPr>
          <w:rStyle w:val="None"/>
          <w:rFonts w:ascii="Times New Roman" w:hAnsi="Times New Roman"/>
          <w:sz w:val="24"/>
          <w:szCs w:val="24"/>
        </w:rPr>
        <w:t>, at Indemnitee’s option,</w:t>
      </w:r>
      <w:r w:rsidRPr="00B0367F">
        <w:rPr>
          <w:rStyle w:val="None"/>
          <w:rFonts w:ascii="Times New Roman" w:hAnsi="Times New Roman"/>
          <w:sz w:val="24"/>
          <w:szCs w:val="24"/>
        </w:rPr>
        <w:t xml:space="preserve"> immediately take control of the defense and investigation of such Action and shall employ counsel of its choice</w:t>
      </w:r>
      <w:r w:rsidR="00E46AB2">
        <w:rPr>
          <w:rStyle w:val="None"/>
          <w:rFonts w:ascii="Times New Roman" w:hAnsi="Times New Roman"/>
          <w:sz w:val="24"/>
          <w:szCs w:val="24"/>
        </w:rPr>
        <w:t>, reasonably acceptable to the Indemnitee,</w:t>
      </w:r>
      <w:r w:rsidR="004A7CC8">
        <w:rPr>
          <w:rStyle w:val="None"/>
          <w:rFonts w:ascii="Times New Roman" w:hAnsi="Times New Roman"/>
          <w:sz w:val="24"/>
          <w:szCs w:val="24"/>
        </w:rPr>
        <w:t xml:space="preserve"> </w:t>
      </w:r>
      <w:r w:rsidRPr="00B0367F">
        <w:rPr>
          <w:rStyle w:val="None"/>
          <w:rFonts w:ascii="Times New Roman" w:hAnsi="Times New Roman"/>
          <w:sz w:val="24"/>
          <w:szCs w:val="24"/>
        </w:rPr>
        <w:t>to handle and defend the same, at the Indemnitor’s sole cost and expense. The Indemnitee’s failure to perform any obligations under this Section 11.3 will not relieve the Indemnitor of its obligations under this Section 11 except to the extent that the Indemnitor can demonstrate that it has been materially prejudiced as a result of such failure. The Indemnitee may participate in and observe the proceedings at its own cost and expense with counsel of its own choosing.</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3" w:name="co_anchor_a936935_1"/>
      <w:bookmarkEnd w:id="233"/>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11.4  </w:t>
      </w:r>
      <w:r w:rsidRPr="00B0367F">
        <w:rPr>
          <w:rStyle w:val="None"/>
          <w:rFonts w:ascii="Times New Roman" w:hAnsi="Times New Roman"/>
          <w:sz w:val="24"/>
          <w:szCs w:val="24"/>
          <w:u w:val="single"/>
        </w:rPr>
        <w:t>Mitigation</w:t>
      </w:r>
      <w:proofErr w:type="gramEnd"/>
      <w:r w:rsidRPr="00B0367F">
        <w:rPr>
          <w:rStyle w:val="None"/>
          <w:rFonts w:ascii="Times New Roman" w:hAnsi="Times New Roman"/>
          <w:sz w:val="24"/>
          <w:szCs w:val="24"/>
        </w:rPr>
        <w:t xml:space="preserve">. If the Services or Deliverables, or any part thereof, are, or in Provider’s </w:t>
      </w:r>
      <w:r w:rsidR="004A7CC8">
        <w:rPr>
          <w:rStyle w:val="None"/>
          <w:rFonts w:ascii="Times New Roman" w:hAnsi="Times New Roman"/>
          <w:sz w:val="24"/>
          <w:szCs w:val="24"/>
        </w:rPr>
        <w:t xml:space="preserve">reasonable </w:t>
      </w:r>
      <w:r w:rsidRPr="00B0367F">
        <w:rPr>
          <w:rStyle w:val="None"/>
          <w:rFonts w:ascii="Times New Roman" w:hAnsi="Times New Roman"/>
          <w:sz w:val="24"/>
          <w:szCs w:val="24"/>
        </w:rPr>
        <w:t xml:space="preserve">opinion are likely to be, claimed to infringe, misappropriate, or otherwise violate any third-party Intellectual Property Right, or if Customer’s use of any of the Services or Deliverables is enjoined or threatened to be enjoined, Provider may, at its option and sole cost and expense: </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4" w:name="co_anchor_a1016200_1"/>
      <w:bookmarkEnd w:id="234"/>
    </w:p>
    <w:p w:rsidR="00065151" w:rsidRPr="00B0367F" w:rsidRDefault="004A7CC8">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Pr>
          <w:rStyle w:val="None"/>
          <w:rFonts w:ascii="Times New Roman" w:hAnsi="Times New Roman"/>
          <w:sz w:val="24"/>
          <w:szCs w:val="24"/>
        </w:rPr>
        <w:t>a.</w:t>
      </w:r>
      <w:r>
        <w:rPr>
          <w:rStyle w:val="None"/>
          <w:rFonts w:ascii="Times New Roman" w:hAnsi="Times New Roman"/>
          <w:sz w:val="24"/>
          <w:szCs w:val="24"/>
        </w:rPr>
        <w:tab/>
      </w:r>
      <w:proofErr w:type="gramStart"/>
      <w:r w:rsidR="00EC78CD" w:rsidRPr="00B0367F">
        <w:rPr>
          <w:rStyle w:val="None"/>
          <w:rFonts w:ascii="Times New Roman" w:hAnsi="Times New Roman"/>
          <w:sz w:val="24"/>
          <w:szCs w:val="24"/>
        </w:rPr>
        <w:t>obtain</w:t>
      </w:r>
      <w:proofErr w:type="gramEnd"/>
      <w:r w:rsidR="00EC78CD" w:rsidRPr="00B0367F">
        <w:rPr>
          <w:rStyle w:val="None"/>
          <w:rFonts w:ascii="Times New Roman" w:hAnsi="Times New Roman"/>
          <w:sz w:val="24"/>
          <w:szCs w:val="24"/>
        </w:rPr>
        <w:t xml:space="preserve"> the right for Customer to continue to use such Services and/or Deliverables, as applicable, materially as contemplated by this</w:t>
      </w:r>
      <w:r w:rsidR="00017977">
        <w:rPr>
          <w:rStyle w:val="None"/>
          <w:rFonts w:ascii="Times New Roman" w:hAnsi="Times New Roman"/>
          <w:sz w:val="24"/>
          <w:szCs w:val="24"/>
        </w:rPr>
        <w:t xml:space="preserve"> </w:t>
      </w:r>
      <w:r w:rsidR="00E46AB2">
        <w:rPr>
          <w:rStyle w:val="None"/>
          <w:rFonts w:ascii="Times New Roman" w:hAnsi="Times New Roman"/>
          <w:sz w:val="24"/>
          <w:szCs w:val="24"/>
        </w:rPr>
        <w:t>Agreement</w:t>
      </w:r>
      <w:r w:rsidR="00EC78CD" w:rsidRPr="00B0367F">
        <w:rPr>
          <w:rStyle w:val="None"/>
          <w:rFonts w:ascii="Times New Roman" w:hAnsi="Times New Roman"/>
          <w:sz w:val="24"/>
          <w:szCs w:val="24"/>
        </w:rPr>
        <w: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5" w:name="co_anchor_a871023_1"/>
      <w:bookmarkEnd w:id="235"/>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b</w:t>
      </w:r>
      <w:r w:rsidR="004A7CC8">
        <w:rPr>
          <w:rStyle w:val="None"/>
          <w:rFonts w:ascii="Times New Roman" w:hAnsi="Times New Roman"/>
          <w:sz w:val="24"/>
          <w:szCs w:val="24"/>
        </w:rPr>
        <w:t>.</w:t>
      </w:r>
      <w:r w:rsidR="004A7CC8">
        <w:rPr>
          <w:rStyle w:val="None"/>
          <w:rFonts w:ascii="Times New Roman" w:hAnsi="Times New Roman"/>
          <w:sz w:val="24"/>
          <w:szCs w:val="24"/>
        </w:rPr>
        <w:tab/>
      </w:r>
      <w:proofErr w:type="gramStart"/>
      <w:r w:rsidRPr="00B0367F">
        <w:rPr>
          <w:rStyle w:val="None"/>
          <w:rFonts w:ascii="Times New Roman" w:hAnsi="Times New Roman"/>
          <w:sz w:val="24"/>
          <w:szCs w:val="24"/>
        </w:rPr>
        <w:t>modify</w:t>
      </w:r>
      <w:proofErr w:type="gramEnd"/>
      <w:r w:rsidRPr="00B0367F">
        <w:rPr>
          <w:rStyle w:val="None"/>
          <w:rFonts w:ascii="Times New Roman" w:hAnsi="Times New Roman"/>
          <w:sz w:val="24"/>
          <w:szCs w:val="24"/>
        </w:rPr>
        <w:t xml:space="preserve"> or replace such Services and/or Deliverables, as applicable, in whole or in part, to make the</w:t>
      </w:r>
      <w:r w:rsidR="004A7CC8">
        <w:rPr>
          <w:rStyle w:val="None"/>
          <w:rFonts w:ascii="Times New Roman" w:hAnsi="Times New Roman"/>
          <w:sz w:val="24"/>
          <w:szCs w:val="24"/>
        </w:rPr>
        <w:t>m</w:t>
      </w:r>
      <w:r w:rsidRPr="00B0367F">
        <w:rPr>
          <w:rStyle w:val="None"/>
          <w:rFonts w:ascii="Times New Roman" w:hAnsi="Times New Roman"/>
          <w:sz w:val="24"/>
          <w:szCs w:val="24"/>
        </w:rPr>
        <w:t xml:space="preserve"> non-infringing, while providing materially equivalent features and functionality, and such Services and Deliverables as so modified or replaced will constitute Services and Deliverables under this</w:t>
      </w:r>
      <w:r w:rsidR="00017977">
        <w:rPr>
          <w:rStyle w:val="None"/>
          <w:rFonts w:ascii="Times New Roman" w:hAnsi="Times New Roman"/>
          <w:sz w:val="24"/>
          <w:szCs w:val="24"/>
        </w:rPr>
        <w:t xml:space="preserve"> </w:t>
      </w:r>
      <w:r w:rsidR="00E46AB2">
        <w:rPr>
          <w:rStyle w:val="None"/>
          <w:rFonts w:ascii="Times New Roman" w:hAnsi="Times New Roman"/>
          <w:sz w:val="24"/>
          <w:szCs w:val="24"/>
        </w:rPr>
        <w:t>Agreement</w:t>
      </w:r>
      <w:r w:rsidRPr="00B0367F">
        <w:rPr>
          <w:rStyle w:val="None"/>
          <w:rFonts w:ascii="Times New Roman" w:hAnsi="Times New Roman"/>
          <w:sz w:val="24"/>
          <w:szCs w:val="24"/>
        </w:rPr>
        <w:t>; or</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6" w:name="co_anchor_a650761_1"/>
      <w:bookmarkEnd w:id="236"/>
    </w:p>
    <w:p w:rsidR="00065151" w:rsidRPr="00B0367F" w:rsidRDefault="00EC78CD">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it-IT"/>
        </w:rPr>
        <w:t>c</w:t>
      </w:r>
      <w:r w:rsidR="004A7CC8">
        <w:rPr>
          <w:rStyle w:val="None"/>
          <w:rFonts w:ascii="Times New Roman" w:hAnsi="Times New Roman"/>
          <w:sz w:val="24"/>
          <w:szCs w:val="24"/>
          <w:lang w:val="it-IT"/>
        </w:rPr>
        <w:t>.</w:t>
      </w:r>
      <w:r w:rsidR="004A7CC8">
        <w:rPr>
          <w:rStyle w:val="None"/>
          <w:rFonts w:ascii="Times New Roman" w:hAnsi="Times New Roman"/>
          <w:sz w:val="24"/>
          <w:szCs w:val="24"/>
        </w:rPr>
        <w:tab/>
      </w:r>
      <w:r w:rsidRPr="00B0367F">
        <w:rPr>
          <w:rStyle w:val="None"/>
          <w:rFonts w:ascii="Times New Roman" w:hAnsi="Times New Roman"/>
          <w:sz w:val="24"/>
          <w:szCs w:val="24"/>
        </w:rPr>
        <w:t xml:space="preserve">by written notice to Customer, terminate this </w:t>
      </w:r>
      <w:r w:rsidR="00E46AB2">
        <w:rPr>
          <w:rStyle w:val="None"/>
          <w:rFonts w:ascii="Times New Roman" w:hAnsi="Times New Roman"/>
          <w:sz w:val="24"/>
          <w:szCs w:val="24"/>
        </w:rPr>
        <w:t>Agreement</w:t>
      </w:r>
      <w:r w:rsidR="00017977">
        <w:rPr>
          <w:rStyle w:val="None"/>
          <w:rFonts w:ascii="Times New Roman" w:hAnsi="Times New Roman"/>
          <w:sz w:val="24"/>
          <w:szCs w:val="24"/>
        </w:rPr>
        <w:t xml:space="preserve"> </w:t>
      </w:r>
      <w:r w:rsidRPr="00B0367F">
        <w:rPr>
          <w:rStyle w:val="None"/>
          <w:rFonts w:ascii="Times New Roman" w:hAnsi="Times New Roman"/>
          <w:sz w:val="24"/>
          <w:szCs w:val="24"/>
        </w:rPr>
        <w:t>and require Customer to immediately cease any use of the Services.</w:t>
      </w:r>
    </w:p>
    <w:p w:rsidR="00065151" w:rsidRPr="00B0367F" w:rsidRDefault="00EC78CD">
      <w:pPr>
        <w:pStyle w:val="BodyA"/>
        <w:widowControl w:val="0"/>
        <w:spacing w:after="0" w:line="240" w:lineRule="auto"/>
        <w:ind w:left="72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7" w:name="co_anchor_a147034_1"/>
      <w:bookmarkEnd w:id="237"/>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lang w:val="de-DE"/>
        </w:rPr>
        <w:t>THIS SECTION 11 SETS FORTH CUSTOMER</w:t>
      </w:r>
      <w:r w:rsidRPr="00B0367F">
        <w:rPr>
          <w:rStyle w:val="None"/>
          <w:rFonts w:ascii="Times New Roman" w:hAnsi="Times New Roman"/>
          <w:sz w:val="24"/>
          <w:szCs w:val="24"/>
        </w:rPr>
        <w:t xml:space="preserve">’S SOLE REMEDIES AND PROVIDER’S SOLE LIABILITY AND OBLIGATION FOR ANY ACTUAL, THREATENED, OR ALLEGED CLAIMS THAT THIS </w:t>
      </w:r>
      <w:r w:rsidR="00E46AB2">
        <w:rPr>
          <w:rStyle w:val="None"/>
          <w:rFonts w:ascii="Times New Roman" w:hAnsi="Times New Roman"/>
          <w:sz w:val="24"/>
          <w:szCs w:val="24"/>
        </w:rPr>
        <w:t>AGREEMENT</w:t>
      </w:r>
      <w:r w:rsidR="00017977">
        <w:rPr>
          <w:rStyle w:val="None"/>
          <w:rFonts w:ascii="Times New Roman" w:hAnsi="Times New Roman"/>
          <w:sz w:val="24"/>
          <w:szCs w:val="24"/>
        </w:rPr>
        <w:t xml:space="preserve"> </w:t>
      </w:r>
      <w:r w:rsidRPr="00B0367F">
        <w:rPr>
          <w:rStyle w:val="None"/>
          <w:rFonts w:ascii="Times New Roman" w:hAnsi="Times New Roman"/>
          <w:sz w:val="24"/>
          <w:szCs w:val="24"/>
        </w:rPr>
        <w:t>OR ANY SUBJECT MATTER HEREOF (INCLUDING THE SERVICES AND DELIVERABLES) INFRINGES, MISAPPROPRIATES, OR OTHERWISE VIOLATES ANY THIRD-PARTY INTELLECTUAL PROPERTY RIGHT.</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color w:val="0E568C"/>
          <w:sz w:val="24"/>
          <w:szCs w:val="24"/>
          <w:u w:color="0E568C"/>
        </w:rPr>
      </w:pPr>
      <w:bookmarkStart w:id="238" w:name="co_anchor_a1026158_1"/>
      <w:bookmarkEnd w:id="238"/>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12.  </w:t>
      </w:r>
      <w:r w:rsidRPr="00B0367F">
        <w:rPr>
          <w:rStyle w:val="None"/>
          <w:rFonts w:ascii="Times New Roman" w:hAnsi="Times New Roman"/>
          <w:sz w:val="24"/>
          <w:szCs w:val="24"/>
          <w:u w:val="single"/>
        </w:rPr>
        <w:t>Limitations of Liability</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39" w:name="co_anchor_a848621_1"/>
      <w:bookmarkEnd w:id="239"/>
    </w:p>
    <w:p w:rsidR="00065151" w:rsidRPr="00E91822" w:rsidRDefault="00EC78CD">
      <w:pPr>
        <w:pStyle w:val="BodyA"/>
        <w:widowControl w:val="0"/>
        <w:spacing w:after="0" w:line="240" w:lineRule="auto"/>
        <w:ind w:left="360"/>
        <w:jc w:val="both"/>
        <w:rPr>
          <w:rStyle w:val="None"/>
          <w:rFonts w:ascii="Times New Roman" w:eastAsia="Times New Roman" w:hAnsi="Times New Roman" w:cs="Times New Roman"/>
          <w:color w:val="auto"/>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12.1  </w:t>
      </w:r>
      <w:r w:rsidRPr="00B0367F">
        <w:rPr>
          <w:rStyle w:val="None"/>
          <w:rFonts w:ascii="Times New Roman" w:hAnsi="Times New Roman"/>
          <w:sz w:val="24"/>
          <w:szCs w:val="24"/>
          <w:u w:val="single"/>
        </w:rPr>
        <w:t>Exclusion</w:t>
      </w:r>
      <w:proofErr w:type="gramEnd"/>
      <w:r w:rsidRPr="00B0367F">
        <w:rPr>
          <w:rStyle w:val="None"/>
          <w:rFonts w:ascii="Times New Roman" w:hAnsi="Times New Roman"/>
          <w:sz w:val="24"/>
          <w:szCs w:val="24"/>
          <w:u w:val="single"/>
        </w:rPr>
        <w:t xml:space="preserve"> of Damages</w:t>
      </w:r>
      <w:r w:rsidRPr="00B0367F">
        <w:rPr>
          <w:rStyle w:val="None"/>
          <w:rFonts w:ascii="Times New Roman" w:hAnsi="Times New Roman"/>
          <w:sz w:val="24"/>
          <w:szCs w:val="24"/>
        </w:rPr>
        <w:t>.</w:t>
      </w:r>
      <w:r w:rsidR="00F17CC0">
        <w:rPr>
          <w:rStyle w:val="None"/>
          <w:rFonts w:ascii="Times New Roman" w:hAnsi="Times New Roman"/>
          <w:sz w:val="24"/>
          <w:szCs w:val="24"/>
        </w:rPr>
        <w:t xml:space="preserve"> </w:t>
      </w:r>
      <w:r w:rsidRPr="00B0367F">
        <w:rPr>
          <w:rStyle w:val="None"/>
          <w:rFonts w:ascii="Times New Roman" w:hAnsi="Times New Roman"/>
          <w:sz w:val="24"/>
          <w:szCs w:val="24"/>
        </w:rPr>
        <w:t xml:space="preserve">IN NO EVENT WILL </w:t>
      </w:r>
      <w:r w:rsidR="001822DB">
        <w:rPr>
          <w:rStyle w:val="None"/>
          <w:rFonts w:ascii="Times New Roman" w:hAnsi="Times New Roman"/>
          <w:sz w:val="24"/>
          <w:szCs w:val="24"/>
        </w:rPr>
        <w:t xml:space="preserve">EITHER PARTY </w:t>
      </w:r>
      <w:r w:rsidRPr="00B0367F">
        <w:rPr>
          <w:rStyle w:val="None"/>
          <w:rFonts w:ascii="Times New Roman" w:hAnsi="Times New Roman"/>
          <w:sz w:val="24"/>
          <w:szCs w:val="24"/>
        </w:rPr>
        <w:t xml:space="preserve">BE LIABLE </w:t>
      </w:r>
      <w:r w:rsidR="001822DB">
        <w:rPr>
          <w:rStyle w:val="None"/>
          <w:rFonts w:ascii="Times New Roman" w:hAnsi="Times New Roman"/>
          <w:sz w:val="24"/>
          <w:szCs w:val="24"/>
        </w:rPr>
        <w:t xml:space="preserve">TO THE OTHER PARTY </w:t>
      </w:r>
      <w:r w:rsidRPr="00B0367F">
        <w:rPr>
          <w:rStyle w:val="None"/>
          <w:rFonts w:ascii="Times New Roman" w:hAnsi="Times New Roman"/>
          <w:sz w:val="24"/>
          <w:szCs w:val="24"/>
        </w:rPr>
        <w:t xml:space="preserve">UNDER OR IN CONNECTION WITH THIS </w:t>
      </w:r>
      <w:r w:rsidR="00E46AB2">
        <w:rPr>
          <w:rStyle w:val="None"/>
          <w:rFonts w:ascii="Times New Roman" w:hAnsi="Times New Roman"/>
          <w:sz w:val="24"/>
          <w:szCs w:val="24"/>
        </w:rPr>
        <w:t>AGREEMENT</w:t>
      </w:r>
      <w:r w:rsidR="00E91822">
        <w:rPr>
          <w:rStyle w:val="None"/>
          <w:rFonts w:ascii="Times New Roman" w:hAnsi="Times New Roman"/>
          <w:sz w:val="24"/>
          <w:szCs w:val="24"/>
        </w:rPr>
        <w:t xml:space="preserve"> </w:t>
      </w:r>
      <w:r w:rsidRPr="00B0367F">
        <w:rPr>
          <w:rStyle w:val="None"/>
          <w:rFonts w:ascii="Times New Roman" w:hAnsi="Times New Roman"/>
          <w:sz w:val="24"/>
          <w:szCs w:val="24"/>
        </w:rPr>
        <w:t xml:space="preserve">OR ITS SUBJECT MATTER UNDER ANY LEGAL OR EQUITABLE THEORY, INCLUDING BREACH OF CONTRACT, TORT (INCLUDING NEGLIGENCE), STRICT LIABILITY, AND OTHERWISE, FOR ANY: (a) LOSS OF USE, DATA, BUSINESS, REVENUE, PROFIT, GOODWILL, OR REPUTATION, (b) BUSINESS INTERRUPTION, INCREASED COSTS, OR DIMINUTION IN VALUE, OR (c) CONSEQUENTIAL, INCIDENTAL, INDIRECT, EXEMPLARY, SPECIAL, ENHANCED, OR PUNITIVE DAMAGES, IN EACH CASE REGARDLESS OF WHETHER SUCH </w:t>
      </w:r>
      <w:r w:rsidR="001822DB">
        <w:rPr>
          <w:rStyle w:val="None"/>
          <w:rFonts w:ascii="Times New Roman" w:hAnsi="Times New Roman"/>
          <w:sz w:val="24"/>
          <w:szCs w:val="24"/>
        </w:rPr>
        <w:t>PARTY WAS</w:t>
      </w:r>
      <w:r w:rsidRPr="00B0367F">
        <w:rPr>
          <w:rStyle w:val="None"/>
          <w:rFonts w:ascii="Times New Roman" w:hAnsi="Times New Roman"/>
          <w:sz w:val="24"/>
          <w:szCs w:val="24"/>
        </w:rPr>
        <w:t xml:space="preserve"> ADVISED OF THE POSSIBILITY OF SUCH </w:t>
      </w:r>
      <w:r w:rsidRPr="00E91822">
        <w:rPr>
          <w:rStyle w:val="None"/>
          <w:rFonts w:ascii="Times New Roman" w:hAnsi="Times New Roman"/>
          <w:sz w:val="24"/>
          <w:szCs w:val="24"/>
        </w:rPr>
        <w:t xml:space="preserve">LOSSES OR DAMAGES OR SUCH LOSSES </w:t>
      </w:r>
      <w:r w:rsidRPr="00E91822">
        <w:rPr>
          <w:rStyle w:val="None"/>
          <w:rFonts w:ascii="Times New Roman" w:hAnsi="Times New Roman"/>
          <w:sz w:val="24"/>
          <w:szCs w:val="24"/>
        </w:rPr>
        <w:lastRenderedPageBreak/>
        <w:t>OR DAMAGES WERE OTHERWISE FORESEEA</w:t>
      </w:r>
      <w:r w:rsidRPr="00E91822">
        <w:rPr>
          <w:rStyle w:val="None"/>
          <w:rFonts w:ascii="Times New Roman" w:hAnsi="Times New Roman"/>
          <w:color w:val="auto"/>
          <w:sz w:val="24"/>
          <w:szCs w:val="24"/>
        </w:rPr>
        <w:t>BLE, AND NOTWITHSTANDING THE FAILURE OF ANY AGREED OR OTHER REMEDY OF ITS ESSENTIAL PURPOSE.</w:t>
      </w:r>
    </w:p>
    <w:p w:rsidR="00065151" w:rsidRPr="00E91822" w:rsidRDefault="00065151" w:rsidP="001822DB">
      <w:pPr>
        <w:pStyle w:val="BodyA"/>
        <w:widowControl w:val="0"/>
        <w:spacing w:after="0" w:line="240" w:lineRule="auto"/>
        <w:jc w:val="both"/>
        <w:rPr>
          <w:rStyle w:val="None"/>
          <w:rFonts w:ascii="Times New Roman" w:eastAsia="Times New Roman" w:hAnsi="Times New Roman" w:cs="Times New Roman"/>
          <w:color w:val="auto"/>
          <w:sz w:val="24"/>
          <w:szCs w:val="24"/>
          <w:u w:color="0E568C"/>
        </w:rPr>
      </w:pPr>
      <w:bookmarkStart w:id="240" w:name="co_anchor_a282511_1"/>
      <w:bookmarkStart w:id="241" w:name="co_anchor_a300741_1"/>
      <w:bookmarkEnd w:id="240"/>
      <w:bookmarkEnd w:id="241"/>
    </w:p>
    <w:p w:rsidR="00EB4AB6" w:rsidRPr="00E91822" w:rsidRDefault="002D70B8" w:rsidP="00E91822">
      <w:pPr>
        <w:pStyle w:val="BodyA"/>
        <w:widowControl w:val="0"/>
        <w:spacing w:after="0" w:line="240" w:lineRule="auto"/>
        <w:ind w:left="360"/>
        <w:jc w:val="both"/>
        <w:rPr>
          <w:rStyle w:val="None"/>
          <w:rFonts w:ascii="Times New Roman" w:eastAsia="Times New Roman" w:hAnsi="Times New Roman" w:cs="Times New Roman"/>
          <w:color w:val="auto"/>
          <w:sz w:val="24"/>
          <w:szCs w:val="24"/>
          <w:u w:color="0E568C"/>
        </w:rPr>
      </w:pPr>
      <w:r w:rsidRPr="00E91822">
        <w:rPr>
          <w:rStyle w:val="None"/>
          <w:rFonts w:ascii="Times New Roman" w:eastAsia="Times New Roman" w:hAnsi="Times New Roman" w:cs="Times New Roman"/>
          <w:color w:val="auto"/>
          <w:sz w:val="24"/>
          <w:szCs w:val="24"/>
          <w:u w:color="0E568C"/>
        </w:rPr>
        <w:tab/>
        <w:t>12.2</w:t>
      </w:r>
      <w:r w:rsidRPr="00E91822">
        <w:rPr>
          <w:rStyle w:val="None"/>
          <w:rFonts w:ascii="Times New Roman" w:eastAsia="Times New Roman" w:hAnsi="Times New Roman" w:cs="Times New Roman"/>
          <w:color w:val="auto"/>
          <w:sz w:val="24"/>
          <w:szCs w:val="24"/>
          <w:u w:color="0E568C"/>
        </w:rPr>
        <w:tab/>
      </w:r>
      <w:r w:rsidRPr="0064545E">
        <w:rPr>
          <w:rStyle w:val="None"/>
          <w:rFonts w:ascii="Times New Roman" w:eastAsia="Times New Roman" w:hAnsi="Times New Roman" w:cs="Times New Roman"/>
          <w:color w:val="auto"/>
          <w:sz w:val="24"/>
          <w:szCs w:val="24"/>
          <w:u w:val="single" w:color="0E568C"/>
        </w:rPr>
        <w:t>CAP ON MONETARY LIABILITY.</w:t>
      </w:r>
      <w:r w:rsidRPr="00E91822">
        <w:rPr>
          <w:rStyle w:val="None"/>
          <w:rFonts w:ascii="Times New Roman" w:eastAsia="Times New Roman" w:hAnsi="Times New Roman" w:cs="Times New Roman"/>
          <w:color w:val="auto"/>
          <w:sz w:val="24"/>
          <w:szCs w:val="24"/>
          <w:u w:color="0E568C"/>
        </w:rPr>
        <w:t xml:space="preserve"> IN NO EVENT WILL THE LIABILITY OF PROVIDER ARISING OUT OF OR RELATING TO THIS AGREEMENT UNDER ANY LEGAL OR EQUITABLE THEORY, INCLUDING BREACH OF CONTRACT, TORT (INCLUDING NEGLIGENCE), STRICT LIABILITY, AND OTHERWISE, EXCEED THE ACTUAL </w:t>
      </w:r>
      <w:r w:rsidR="007B641A">
        <w:rPr>
          <w:rStyle w:val="None"/>
          <w:rFonts w:ascii="Times New Roman" w:eastAsia="Times New Roman" w:hAnsi="Times New Roman" w:cs="Times New Roman"/>
          <w:color w:val="auto"/>
          <w:sz w:val="24"/>
          <w:szCs w:val="24"/>
          <w:u w:color="0E568C"/>
        </w:rPr>
        <w:t>AMOUNT PAID BY CUSTOMER TO PROVIDER DURING THE TERM OF THE PURCHASE ORDER IN EFFECT AT THE TIME OF THE EVENT THAT GIVES RISE TO A CLAIM.</w:t>
      </w:r>
      <w:r w:rsidRPr="00E91822">
        <w:rPr>
          <w:rStyle w:val="None"/>
          <w:rFonts w:ascii="Times New Roman" w:eastAsia="Times New Roman" w:hAnsi="Times New Roman" w:cs="Times New Roman"/>
          <w:color w:val="auto"/>
          <w:sz w:val="24"/>
          <w:szCs w:val="24"/>
          <w:u w:color="0E568C"/>
        </w:rPr>
        <w:t xml:space="preserve"> </w:t>
      </w:r>
    </w:p>
    <w:p w:rsidR="00EB4AB6" w:rsidRPr="00E91822" w:rsidRDefault="00EB4AB6" w:rsidP="001822DB">
      <w:pPr>
        <w:pStyle w:val="BodyA"/>
        <w:widowControl w:val="0"/>
        <w:spacing w:after="0" w:line="240" w:lineRule="auto"/>
        <w:jc w:val="both"/>
        <w:rPr>
          <w:rStyle w:val="None"/>
          <w:rFonts w:ascii="Times New Roman" w:eastAsia="Times New Roman" w:hAnsi="Times New Roman" w:cs="Times New Roman"/>
          <w:color w:val="auto"/>
          <w:sz w:val="24"/>
          <w:szCs w:val="24"/>
          <w:u w:color="0E568C"/>
        </w:rPr>
      </w:pP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E91822">
        <w:rPr>
          <w:rStyle w:val="None"/>
          <w:rFonts w:ascii="Times New Roman" w:hAnsi="Times New Roman"/>
          <w:color w:val="auto"/>
          <w:sz w:val="24"/>
          <w:szCs w:val="24"/>
        </w:rPr>
        <w:t>    </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color w:val="0E568C"/>
          <w:sz w:val="24"/>
          <w:szCs w:val="24"/>
          <w:u w:color="0E568C"/>
        </w:rPr>
      </w:pPr>
      <w:bookmarkStart w:id="242" w:name="co_anchor_a538863_1"/>
      <w:bookmarkEnd w:id="242"/>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13.  </w:t>
      </w:r>
      <w:r w:rsidRPr="00B0367F">
        <w:rPr>
          <w:rStyle w:val="None"/>
          <w:rFonts w:ascii="Times New Roman" w:hAnsi="Times New Roman"/>
          <w:sz w:val="24"/>
          <w:szCs w:val="24"/>
          <w:u w:val="single"/>
        </w:rPr>
        <w:t>Export Regulation</w:t>
      </w:r>
      <w:r w:rsidRPr="00B0367F">
        <w:rPr>
          <w:rStyle w:val="None"/>
          <w:rFonts w:ascii="Times New Roman" w:hAnsi="Times New Roman"/>
          <w:sz w:val="24"/>
          <w:szCs w:val="24"/>
        </w:rPr>
        <w:t>. The Software may be subject to US export control laws, including the Export Control Reform Act and its associated regulations. Customer will not directly or indirectly export, re-export, or release the Software to, or make the Software accessible from, any country, jurisdiction, or Person to which export, re-export, or release is prohibited by applicable Law. Licensee will comply with all applicable Laws and complete all required undertakings (including obtaining any necessary export license or other governmental approval) prior to exporting, re-exporting, releasing, or otherwise making the Software available outside the US.</w:t>
      </w:r>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43" w:name="co_anchor_a335435_1"/>
      <w:bookmarkEnd w:id="243"/>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14.  </w:t>
      </w:r>
      <w:r w:rsidRPr="00B0367F">
        <w:rPr>
          <w:rStyle w:val="None"/>
          <w:rFonts w:ascii="Times New Roman" w:hAnsi="Times New Roman"/>
          <w:sz w:val="24"/>
          <w:szCs w:val="24"/>
          <w:u w:val="single"/>
          <w:lang w:val="fr-FR"/>
        </w:rPr>
        <w:t>Force Majeure</w:t>
      </w:r>
      <w:r w:rsidRPr="00B0367F">
        <w:rPr>
          <w:rStyle w:val="None"/>
          <w:rFonts w:ascii="Times New Roman" w:hAnsi="Times New Roman"/>
          <w:sz w:val="24"/>
          <w:szCs w:val="24"/>
        </w:rPr>
        <w:t>.</w:t>
      </w: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w:t>
      </w:r>
      <w:bookmarkStart w:id="244" w:name="co_anchor_a149808_1"/>
      <w:bookmarkEnd w:id="244"/>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14.1  </w:t>
      </w:r>
      <w:r w:rsidRPr="00B0367F">
        <w:rPr>
          <w:rStyle w:val="None"/>
          <w:rFonts w:ascii="Times New Roman" w:hAnsi="Times New Roman"/>
          <w:sz w:val="24"/>
          <w:szCs w:val="24"/>
          <w:u w:val="single"/>
        </w:rPr>
        <w:t>No</w:t>
      </w:r>
      <w:proofErr w:type="gramEnd"/>
      <w:r w:rsidRPr="00B0367F">
        <w:rPr>
          <w:rStyle w:val="None"/>
          <w:rFonts w:ascii="Times New Roman" w:hAnsi="Times New Roman"/>
          <w:sz w:val="24"/>
          <w:szCs w:val="24"/>
          <w:u w:val="single"/>
        </w:rPr>
        <w:t xml:space="preserve"> Breach or Default</w:t>
      </w:r>
      <w:r w:rsidRPr="00B0367F">
        <w:rPr>
          <w:rStyle w:val="None"/>
          <w:rFonts w:ascii="Times New Roman" w:hAnsi="Times New Roman"/>
          <w:sz w:val="24"/>
          <w:szCs w:val="24"/>
        </w:rPr>
        <w:t>. In no event will either Party be liable or responsible to the other Party, or be deemed to have defaulted under or breached this</w:t>
      </w:r>
      <w:r w:rsidR="005E1DDA">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for any failure or delay in fulfilling or performing any term of this</w:t>
      </w:r>
      <w:r w:rsidR="005E1DDA">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(except for any payment obligations), when and to the extent such failure or delay is caused by any circumstances beyond such Party’s reasonable control (a “</w:t>
      </w:r>
      <w:r w:rsidRPr="00B0367F">
        <w:rPr>
          <w:rStyle w:val="None"/>
          <w:rFonts w:ascii="Times New Roman" w:hAnsi="Times New Roman"/>
          <w:sz w:val="24"/>
          <w:szCs w:val="24"/>
          <w:lang w:val="fr-FR"/>
        </w:rPr>
        <w:t>Force Majeure Event</w:t>
      </w:r>
      <w:r w:rsidRPr="00B0367F">
        <w:rPr>
          <w:rStyle w:val="None"/>
          <w:rFonts w:ascii="Times New Roman" w:hAnsi="Times New Roman"/>
          <w:sz w:val="24"/>
          <w:szCs w:val="24"/>
        </w:rPr>
        <w:t>”), including (i) acts of God; (ii) natural disasters, epidemics, pandemics, health emergencies, or explosion; (iii) war, invasion, hostilities (whether war is declared or not), terrorist threats or acts, riot or other civil unrest; (iv) government order, law, or actions; (v) embargoes or blockades in effect on or after the date of this</w:t>
      </w:r>
      <w:r w:rsidR="005E1DDA">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xml:space="preserve">; (vi) national, regional or local emergency;  (vii) strikes, labor stoppages or slowdowns, </w:t>
      </w:r>
      <w:r w:rsidR="006A3DCB">
        <w:rPr>
          <w:rStyle w:val="None"/>
          <w:rFonts w:ascii="Times New Roman" w:hAnsi="Times New Roman"/>
          <w:sz w:val="24"/>
          <w:szCs w:val="24"/>
        </w:rPr>
        <w:t xml:space="preserve">contractor or supply chain difficulties, </w:t>
      </w:r>
      <w:r w:rsidRPr="00B0367F">
        <w:rPr>
          <w:rStyle w:val="None"/>
          <w:rFonts w:ascii="Times New Roman" w:hAnsi="Times New Roman"/>
          <w:sz w:val="24"/>
          <w:szCs w:val="24"/>
        </w:rPr>
        <w:t xml:space="preserve">or industrial disturbances; (viii) </w:t>
      </w:r>
      <w:r w:rsidR="00C713AD" w:rsidRPr="00B0367F">
        <w:rPr>
          <w:rStyle w:val="None"/>
          <w:rFonts w:ascii="Times New Roman" w:hAnsi="Times New Roman"/>
          <w:sz w:val="24"/>
          <w:szCs w:val="24"/>
        </w:rPr>
        <w:t xml:space="preserve"> problems or outages stemming from telecommunications providers or any power or utility companies; and (ix)</w:t>
      </w:r>
      <w:r w:rsidR="0015403B">
        <w:rPr>
          <w:rStyle w:val="None"/>
          <w:rFonts w:ascii="Times New Roman" w:hAnsi="Times New Roman"/>
          <w:sz w:val="24"/>
          <w:szCs w:val="24"/>
        </w:rPr>
        <w:t xml:space="preserve"> </w:t>
      </w:r>
      <w:r w:rsidRPr="00B0367F">
        <w:rPr>
          <w:rStyle w:val="None"/>
          <w:rFonts w:ascii="Times New Roman" w:hAnsi="Times New Roman"/>
          <w:sz w:val="24"/>
          <w:szCs w:val="24"/>
        </w:rPr>
        <w:t xml:space="preserve">shortage of adequate power or transportation facilities. Either Party may terminate this </w:t>
      </w:r>
      <w:r w:rsidR="006A3DCB">
        <w:rPr>
          <w:rStyle w:val="None"/>
          <w:rFonts w:ascii="Times New Roman" w:hAnsi="Times New Roman"/>
          <w:sz w:val="24"/>
          <w:szCs w:val="24"/>
        </w:rPr>
        <w:t>Agreement</w:t>
      </w:r>
      <w:r w:rsidR="005E1DDA">
        <w:rPr>
          <w:rStyle w:val="None"/>
          <w:rFonts w:ascii="Times New Roman" w:hAnsi="Times New Roman"/>
          <w:sz w:val="24"/>
          <w:szCs w:val="24"/>
        </w:rPr>
        <w:t xml:space="preserve"> </w:t>
      </w:r>
      <w:r w:rsidRPr="00B0367F">
        <w:rPr>
          <w:rStyle w:val="None"/>
          <w:rFonts w:ascii="Times New Roman" w:hAnsi="Times New Roman"/>
          <w:sz w:val="24"/>
          <w:szCs w:val="24"/>
        </w:rPr>
        <w:t>if a Force Majeure Event affecting the other Party continues substantially uninterrupted for a period of 30 days or more.</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45" w:name="co_anchor_a626987_1"/>
      <w:bookmarkEnd w:id="245"/>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14.2  </w:t>
      </w:r>
      <w:r w:rsidRPr="00B0367F">
        <w:rPr>
          <w:rStyle w:val="None"/>
          <w:rFonts w:ascii="Times New Roman" w:hAnsi="Times New Roman"/>
          <w:sz w:val="24"/>
          <w:szCs w:val="24"/>
          <w:u w:val="single"/>
        </w:rPr>
        <w:t>Affected</w:t>
      </w:r>
      <w:proofErr w:type="gramEnd"/>
      <w:r w:rsidRPr="00B0367F">
        <w:rPr>
          <w:rStyle w:val="None"/>
          <w:rFonts w:ascii="Times New Roman" w:hAnsi="Times New Roman"/>
          <w:sz w:val="24"/>
          <w:szCs w:val="24"/>
          <w:u w:val="single"/>
        </w:rPr>
        <w:t xml:space="preserve"> Party Obligations</w:t>
      </w:r>
      <w:r w:rsidRPr="00B0367F">
        <w:rPr>
          <w:rStyle w:val="None"/>
          <w:rFonts w:ascii="Times New Roman" w:hAnsi="Times New Roman"/>
          <w:sz w:val="24"/>
          <w:szCs w:val="24"/>
        </w:rPr>
        <w:t xml:space="preserve">. In the event of any failure or delay caused by a Force Majeure Event, the affected Party shall </w:t>
      </w:r>
      <w:r w:rsidR="0015403B">
        <w:rPr>
          <w:rStyle w:val="None"/>
          <w:rFonts w:ascii="Times New Roman" w:hAnsi="Times New Roman"/>
          <w:sz w:val="24"/>
          <w:szCs w:val="24"/>
        </w:rPr>
        <w:t xml:space="preserve">(a) </w:t>
      </w:r>
      <w:r w:rsidRPr="00B0367F">
        <w:rPr>
          <w:rStyle w:val="None"/>
          <w:rFonts w:ascii="Times New Roman" w:hAnsi="Times New Roman"/>
          <w:sz w:val="24"/>
          <w:szCs w:val="24"/>
        </w:rPr>
        <w:t xml:space="preserve">give prompt written notice to the other Party stating the period of time the occurrence is expected to continue and </w:t>
      </w:r>
      <w:r w:rsidR="0015403B">
        <w:rPr>
          <w:rStyle w:val="None"/>
          <w:rFonts w:ascii="Times New Roman" w:hAnsi="Times New Roman"/>
          <w:sz w:val="24"/>
          <w:szCs w:val="24"/>
        </w:rPr>
        <w:t xml:space="preserve">(b) </w:t>
      </w:r>
      <w:r w:rsidRPr="00B0367F">
        <w:rPr>
          <w:rStyle w:val="None"/>
          <w:rFonts w:ascii="Times New Roman" w:hAnsi="Times New Roman"/>
          <w:sz w:val="24"/>
          <w:szCs w:val="24"/>
        </w:rPr>
        <w:t>use commercially reasonable efforts to end the failure or delay and minimize the effects of such Force Majeure Event.</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color w:val="0E568C"/>
          <w:sz w:val="24"/>
          <w:szCs w:val="24"/>
          <w:u w:color="0E568C"/>
        </w:rPr>
      </w:pPr>
      <w:bookmarkStart w:id="246" w:name="co_anchor_a77492_1"/>
      <w:bookmarkEnd w:id="246"/>
    </w:p>
    <w:p w:rsidR="00065151" w:rsidRPr="00B0367F" w:rsidRDefault="00EC78CD">
      <w:pPr>
        <w:pStyle w:val="BodyA"/>
        <w:widowControl w:val="0"/>
        <w:spacing w:after="0" w:line="240" w:lineRule="auto"/>
        <w:jc w:val="both"/>
        <w:rPr>
          <w:rStyle w:val="None"/>
          <w:rFonts w:ascii="Times New Roman" w:eastAsia="Times New Roman" w:hAnsi="Times New Roman" w:cs="Times New Roman"/>
          <w:sz w:val="24"/>
          <w:szCs w:val="24"/>
        </w:rPr>
      </w:pPr>
      <w:r>
        <w:rPr>
          <w:rStyle w:val="None"/>
          <w:rFonts w:ascii="Times New Roman" w:hAnsi="Times New Roman"/>
        </w:rPr>
        <w:t>15</w:t>
      </w:r>
      <w:r w:rsidRPr="00B0367F">
        <w:rPr>
          <w:rStyle w:val="None"/>
          <w:rFonts w:ascii="Times New Roman" w:hAnsi="Times New Roman"/>
          <w:sz w:val="24"/>
          <w:szCs w:val="24"/>
        </w:rPr>
        <w:t>.  </w:t>
      </w:r>
      <w:r w:rsidRPr="00B0367F">
        <w:rPr>
          <w:rStyle w:val="None"/>
          <w:rFonts w:ascii="Times New Roman" w:hAnsi="Times New Roman"/>
          <w:sz w:val="24"/>
          <w:szCs w:val="24"/>
          <w:u w:val="single"/>
          <w:lang w:val="it-IT"/>
        </w:rPr>
        <w:t>Miscellaneous</w:t>
      </w:r>
      <w:r w:rsidRPr="00B0367F">
        <w:rPr>
          <w:rStyle w:val="None"/>
          <w:rFonts w:ascii="Times New Roman" w:hAnsi="Times New Roman"/>
          <w:sz w:val="24"/>
          <w:szCs w:val="24"/>
        </w:rPr>
        <w:t>. </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47" w:name="co_anchor_a181583_1"/>
      <w:bookmarkEnd w:id="247"/>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15.1  </w:t>
      </w:r>
      <w:r w:rsidRPr="00B0367F">
        <w:rPr>
          <w:rStyle w:val="None"/>
          <w:rFonts w:ascii="Times New Roman" w:hAnsi="Times New Roman"/>
          <w:sz w:val="24"/>
          <w:szCs w:val="24"/>
          <w:u w:val="single"/>
        </w:rPr>
        <w:t>Further</w:t>
      </w:r>
      <w:proofErr w:type="gramEnd"/>
      <w:r w:rsidRPr="00B0367F">
        <w:rPr>
          <w:rStyle w:val="None"/>
          <w:rFonts w:ascii="Times New Roman" w:hAnsi="Times New Roman"/>
          <w:sz w:val="24"/>
          <w:szCs w:val="24"/>
          <w:u w:val="single"/>
        </w:rPr>
        <w:t xml:space="preserve"> Assurances</w:t>
      </w:r>
      <w:r w:rsidRPr="00B0367F">
        <w:rPr>
          <w:rStyle w:val="None"/>
          <w:rFonts w:ascii="Times New Roman" w:hAnsi="Times New Roman"/>
          <w:sz w:val="24"/>
          <w:szCs w:val="24"/>
        </w:rPr>
        <w:t xml:space="preserve">. On a Party’s reasonable request, the other Party shall, at the requesting Party’s sole cost and expense, execute and deliver all such documents and </w:t>
      </w:r>
      <w:r w:rsidRPr="00B0367F">
        <w:rPr>
          <w:rStyle w:val="None"/>
          <w:rFonts w:ascii="Times New Roman" w:hAnsi="Times New Roman"/>
          <w:sz w:val="24"/>
          <w:szCs w:val="24"/>
        </w:rPr>
        <w:lastRenderedPageBreak/>
        <w:t xml:space="preserve">instruments, and take all such further actions, as may be necessary to give full effect to this </w:t>
      </w:r>
      <w:r w:rsidR="006B1134">
        <w:rPr>
          <w:rStyle w:val="None"/>
          <w:rFonts w:ascii="Times New Roman" w:hAnsi="Times New Roman"/>
          <w:sz w:val="24"/>
          <w:szCs w:val="24"/>
        </w:rPr>
        <w:t>SLA</w:t>
      </w:r>
      <w:r w:rsidRPr="00B0367F">
        <w:rPr>
          <w:rStyle w:val="None"/>
          <w:rFonts w:ascii="Times New Roman" w:hAnsi="Times New Roman"/>
          <w:sz w:val="24"/>
          <w:szCs w:val="24"/>
        </w:rPr>
        <w:t>. </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48" w:name="co_anchor_a102713_1"/>
      <w:bookmarkEnd w:id="24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15.2  </w:t>
      </w:r>
      <w:r w:rsidRPr="00B0367F">
        <w:rPr>
          <w:rStyle w:val="None"/>
          <w:rFonts w:ascii="Times New Roman" w:hAnsi="Times New Roman"/>
          <w:sz w:val="24"/>
          <w:szCs w:val="24"/>
          <w:u w:val="single"/>
        </w:rPr>
        <w:t>Relationship</w:t>
      </w:r>
      <w:proofErr w:type="gramEnd"/>
      <w:r w:rsidRPr="00B0367F">
        <w:rPr>
          <w:rStyle w:val="None"/>
          <w:rFonts w:ascii="Times New Roman" w:hAnsi="Times New Roman"/>
          <w:sz w:val="24"/>
          <w:szCs w:val="24"/>
          <w:u w:val="single"/>
        </w:rPr>
        <w:t xml:space="preserve"> of the Parties</w:t>
      </w:r>
      <w:r w:rsidRPr="00B0367F">
        <w:rPr>
          <w:rStyle w:val="None"/>
          <w:rFonts w:ascii="Times New Roman" w:hAnsi="Times New Roman"/>
          <w:sz w:val="24"/>
          <w:szCs w:val="24"/>
        </w:rPr>
        <w:t xml:space="preserve">. The relationship </w:t>
      </w:r>
      <w:r w:rsidR="001E0932">
        <w:rPr>
          <w:rStyle w:val="None"/>
          <w:rFonts w:ascii="Times New Roman" w:hAnsi="Times New Roman"/>
          <w:sz w:val="24"/>
          <w:szCs w:val="24"/>
        </w:rPr>
        <w:t xml:space="preserve">created by this SLA </w:t>
      </w:r>
      <w:r w:rsidRPr="00B0367F">
        <w:rPr>
          <w:rStyle w:val="None"/>
          <w:rFonts w:ascii="Times New Roman" w:hAnsi="Times New Roman"/>
          <w:sz w:val="24"/>
          <w:szCs w:val="24"/>
        </w:rPr>
        <w:t xml:space="preserve">between the Parties is that of independent contractors. Nothing contained in this </w:t>
      </w:r>
      <w:r w:rsidR="006A3DCB">
        <w:rPr>
          <w:rStyle w:val="None"/>
          <w:rFonts w:ascii="Times New Roman" w:hAnsi="Times New Roman"/>
          <w:sz w:val="24"/>
          <w:szCs w:val="24"/>
        </w:rPr>
        <w:t>Agreement</w:t>
      </w:r>
      <w:r w:rsidR="005E1DDA">
        <w:rPr>
          <w:rStyle w:val="None"/>
          <w:rFonts w:ascii="Times New Roman" w:hAnsi="Times New Roman"/>
          <w:sz w:val="24"/>
          <w:szCs w:val="24"/>
        </w:rPr>
        <w:t xml:space="preserve"> </w:t>
      </w:r>
      <w:r w:rsidRPr="00B0367F">
        <w:rPr>
          <w:rStyle w:val="None"/>
          <w:rFonts w:ascii="Times New Roman" w:hAnsi="Times New Roman"/>
          <w:sz w:val="24"/>
          <w:szCs w:val="24"/>
        </w:rPr>
        <w:t>shall be construed as creating any agency, partnership, joint venture, or other form of joint enterprise, employment, or fiduciary relationship between the Parties, and neither Party shall have authority to contract for or bind the other Party in any manner whatsoever. ‌</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49" w:name="co_anchor_a1007848_1"/>
      <w:bookmarkEnd w:id="249"/>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15.3  </w:t>
      </w:r>
      <w:r w:rsidRPr="00B0367F">
        <w:rPr>
          <w:rStyle w:val="None"/>
          <w:rFonts w:ascii="Times New Roman" w:hAnsi="Times New Roman"/>
          <w:sz w:val="24"/>
          <w:szCs w:val="24"/>
          <w:u w:val="single"/>
        </w:rPr>
        <w:t>Public</w:t>
      </w:r>
      <w:proofErr w:type="gramEnd"/>
      <w:r w:rsidRPr="00B0367F">
        <w:rPr>
          <w:rStyle w:val="None"/>
          <w:rFonts w:ascii="Times New Roman" w:hAnsi="Times New Roman"/>
          <w:sz w:val="24"/>
          <w:szCs w:val="24"/>
          <w:u w:val="single"/>
        </w:rPr>
        <w:t xml:space="preserve"> Announcements</w:t>
      </w:r>
      <w:r w:rsidRPr="00B0367F">
        <w:rPr>
          <w:rStyle w:val="None"/>
          <w:rFonts w:ascii="Times New Roman" w:hAnsi="Times New Roman"/>
          <w:sz w:val="24"/>
          <w:szCs w:val="24"/>
        </w:rPr>
        <w:t xml:space="preserve">. </w:t>
      </w:r>
      <w:r w:rsidR="008D4F4C">
        <w:rPr>
          <w:rStyle w:val="None"/>
          <w:rFonts w:ascii="Times New Roman" w:hAnsi="Times New Roman"/>
          <w:sz w:val="24"/>
          <w:szCs w:val="24"/>
        </w:rPr>
        <w:t xml:space="preserve">So long as prior written approval is received by the other Party, </w:t>
      </w:r>
      <w:r w:rsidR="00372FF6">
        <w:rPr>
          <w:rStyle w:val="None"/>
          <w:rFonts w:ascii="Times New Roman" w:hAnsi="Times New Roman"/>
          <w:sz w:val="24"/>
          <w:szCs w:val="24"/>
        </w:rPr>
        <w:t>each</w:t>
      </w:r>
      <w:r w:rsidRPr="00B0367F">
        <w:rPr>
          <w:rStyle w:val="None"/>
          <w:rFonts w:ascii="Times New Roman" w:hAnsi="Times New Roman"/>
          <w:sz w:val="24"/>
          <w:szCs w:val="24"/>
        </w:rPr>
        <w:t xml:space="preserve"> Part</w:t>
      </w:r>
      <w:r w:rsidR="00372FF6">
        <w:rPr>
          <w:rStyle w:val="None"/>
          <w:rFonts w:ascii="Times New Roman" w:hAnsi="Times New Roman"/>
          <w:sz w:val="24"/>
          <w:szCs w:val="24"/>
        </w:rPr>
        <w:t>y</w:t>
      </w:r>
      <w:r w:rsidRPr="00B0367F">
        <w:rPr>
          <w:rStyle w:val="None"/>
          <w:rFonts w:ascii="Times New Roman" w:hAnsi="Times New Roman"/>
          <w:sz w:val="24"/>
          <w:szCs w:val="24"/>
        </w:rPr>
        <w:t xml:space="preserve"> shall have the right to issue or release any announcement, statement, press release, or other publicity or marketing materials relating to this Agreement including the right to use the other Party’s trademarks, service marks, trade names, logos, domain names, or other indicia of source, association, or sponsorship in promotional and marketing materials</w:t>
      </w:r>
      <w:r w:rsidR="005E1DDA">
        <w:rPr>
          <w:rStyle w:val="None"/>
          <w:rFonts w:ascii="Times New Roman" w:hAnsi="Times New Roman"/>
          <w:sz w:val="24"/>
          <w:szCs w:val="24"/>
        </w:rPr>
        <w:t>; provided, however, that no such announcement, statement, press release, or other publicity or marketing materials shall disclose any material term</w:t>
      </w:r>
      <w:r w:rsidR="008D4F4C" w:rsidRPr="008D4F4C">
        <w:rPr>
          <w:rStyle w:val="None"/>
          <w:rFonts w:ascii="Times New Roman" w:hAnsi="Times New Roman"/>
          <w:sz w:val="24"/>
          <w:szCs w:val="24"/>
        </w:rPr>
        <w:t xml:space="preserve"> </w:t>
      </w:r>
      <w:r w:rsidR="008D4F4C">
        <w:rPr>
          <w:rStyle w:val="None"/>
          <w:rFonts w:ascii="Times New Roman" w:hAnsi="Times New Roman"/>
          <w:sz w:val="24"/>
          <w:szCs w:val="24"/>
        </w:rPr>
        <w:t>of the Agreement</w:t>
      </w:r>
      <w:r w:rsidR="00803B5F">
        <w:rPr>
          <w:rStyle w:val="None"/>
          <w:rFonts w:ascii="Times New Roman" w:hAnsi="Times New Roman"/>
          <w:sz w:val="24"/>
          <w:szCs w:val="24"/>
        </w:rPr>
        <w:t>, except for the name</w:t>
      </w:r>
      <w:r w:rsidR="008D4F4C">
        <w:rPr>
          <w:rStyle w:val="None"/>
          <w:rFonts w:ascii="Times New Roman" w:hAnsi="Times New Roman"/>
          <w:sz w:val="24"/>
          <w:szCs w:val="24"/>
        </w:rPr>
        <w:t>s</w:t>
      </w:r>
      <w:r w:rsidR="00803B5F">
        <w:rPr>
          <w:rStyle w:val="None"/>
          <w:rFonts w:ascii="Times New Roman" w:hAnsi="Times New Roman"/>
          <w:sz w:val="24"/>
          <w:szCs w:val="24"/>
        </w:rPr>
        <w:t xml:space="preserve"> of the Parties</w:t>
      </w:r>
      <w:r w:rsidR="005E1DDA">
        <w:rPr>
          <w:rStyle w:val="None"/>
          <w:rFonts w:ascii="Times New Roman" w:hAnsi="Times New Roman"/>
          <w:sz w:val="24"/>
          <w:szCs w:val="24"/>
        </w:rPr>
        <w:t>.</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50" w:name="co_anchor_a105176_1"/>
      <w:bookmarkEnd w:id="250"/>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15.4  </w:t>
      </w:r>
      <w:r w:rsidRPr="00B0367F">
        <w:rPr>
          <w:rStyle w:val="None"/>
          <w:rFonts w:ascii="Times New Roman" w:hAnsi="Times New Roman"/>
          <w:sz w:val="24"/>
          <w:szCs w:val="24"/>
          <w:u w:val="single"/>
        </w:rPr>
        <w:t>Notices</w:t>
      </w:r>
      <w:proofErr w:type="gramEnd"/>
      <w:r w:rsidRPr="00B0367F">
        <w:rPr>
          <w:rStyle w:val="None"/>
          <w:rFonts w:ascii="Times New Roman" w:hAnsi="Times New Roman"/>
          <w:sz w:val="24"/>
          <w:szCs w:val="24"/>
        </w:rPr>
        <w:t>. Except as otherwise expressly set forth in this</w:t>
      </w:r>
      <w:r w:rsidR="005E1DDA">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xml:space="preserve">, any notice, request, consent, claim, demand, waiver, or other communication under this </w:t>
      </w:r>
      <w:r w:rsidR="006A3DCB">
        <w:rPr>
          <w:rStyle w:val="None"/>
          <w:rFonts w:ascii="Times New Roman" w:hAnsi="Times New Roman"/>
          <w:sz w:val="24"/>
          <w:szCs w:val="24"/>
        </w:rPr>
        <w:t>Agreement</w:t>
      </w:r>
      <w:r w:rsidR="005E1DDA">
        <w:rPr>
          <w:rStyle w:val="None"/>
          <w:rFonts w:ascii="Times New Roman" w:hAnsi="Times New Roman"/>
          <w:sz w:val="24"/>
          <w:szCs w:val="24"/>
        </w:rPr>
        <w:t xml:space="preserve"> </w:t>
      </w:r>
      <w:r w:rsidRPr="00B0367F">
        <w:rPr>
          <w:rStyle w:val="None"/>
          <w:rFonts w:ascii="Times New Roman" w:hAnsi="Times New Roman"/>
          <w:sz w:val="24"/>
          <w:szCs w:val="24"/>
        </w:rPr>
        <w:t>will have legal effect only if in writing and addressed to a Party as follows (or to such other address or such other person that such addressee Party may designate from time to time in accordance with this Section 15.4):</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
    <w:tbl>
      <w:tblPr>
        <w:tblW w:w="1008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520"/>
        <w:gridCol w:w="7560"/>
      </w:tblGrid>
      <w:tr w:rsidR="00065151">
        <w:trPr>
          <w:trHeight w:val="1283"/>
        </w:trPr>
        <w:tc>
          <w:tcPr>
            <w:tcW w:w="2520" w:type="dxa"/>
            <w:tcBorders>
              <w:top w:val="nil"/>
              <w:left w:val="nil"/>
              <w:bottom w:val="nil"/>
              <w:right w:val="nil"/>
            </w:tcBorders>
            <w:tcMar>
              <w:top w:w="80" w:type="dxa"/>
              <w:left w:w="107" w:type="dxa"/>
              <w:bottom w:w="80" w:type="dxa"/>
              <w:right w:w="107" w:type="dxa"/>
            </w:tcMar>
          </w:tcPr>
          <w:p w:rsidR="00065151" w:rsidRPr="00B0367F" w:rsidRDefault="00EC78CD">
            <w:pPr>
              <w:pStyle w:val="BodyA"/>
              <w:widowControl w:val="0"/>
              <w:spacing w:after="18" w:line="240" w:lineRule="auto"/>
              <w:ind w:left="27" w:right="27"/>
              <w:jc w:val="both"/>
              <w:rPr>
                <w:sz w:val="24"/>
                <w:szCs w:val="24"/>
              </w:rPr>
            </w:pPr>
            <w:r w:rsidRPr="00B0367F">
              <w:rPr>
                <w:rStyle w:val="None"/>
                <w:rFonts w:ascii="Times New Roman" w:hAnsi="Times New Roman"/>
                <w:sz w:val="24"/>
                <w:szCs w:val="24"/>
              </w:rPr>
              <w:t>If to Provider:</w:t>
            </w:r>
          </w:p>
        </w:tc>
        <w:tc>
          <w:tcPr>
            <w:tcW w:w="7560" w:type="dxa"/>
            <w:tcBorders>
              <w:top w:val="nil"/>
              <w:left w:val="nil"/>
              <w:bottom w:val="nil"/>
              <w:right w:val="nil"/>
            </w:tcBorders>
            <w:tcMar>
              <w:top w:w="80" w:type="dxa"/>
              <w:left w:w="107" w:type="dxa"/>
              <w:bottom w:w="80" w:type="dxa"/>
              <w:right w:w="107" w:type="dxa"/>
            </w:tcMar>
          </w:tcPr>
          <w:p w:rsidR="00065151" w:rsidRPr="00B0367F" w:rsidRDefault="00EC78CD">
            <w:pPr>
              <w:pStyle w:val="BodyA"/>
              <w:widowControl w:val="0"/>
              <w:spacing w:after="18" w:line="240" w:lineRule="auto"/>
              <w:ind w:left="27" w:right="27"/>
              <w:jc w:val="both"/>
              <w:rPr>
                <w:rFonts w:ascii="Times New Roman" w:eastAsia="Times New Roman" w:hAnsi="Times New Roman" w:cs="Times New Roman"/>
                <w:shd w:val="clear" w:color="auto" w:fill="FFFFFF"/>
              </w:rPr>
            </w:pPr>
            <w:r w:rsidRPr="00B0367F">
              <w:rPr>
                <w:rStyle w:val="None"/>
                <w:rFonts w:ascii="Times New Roman" w:hAnsi="Times New Roman"/>
                <w:shd w:val="clear" w:color="auto" w:fill="FFFFFF"/>
              </w:rPr>
              <w:t>SALVE, I</w:t>
            </w:r>
            <w:r w:rsidR="00803B5F">
              <w:rPr>
                <w:rStyle w:val="None"/>
                <w:rFonts w:ascii="Times New Roman" w:hAnsi="Times New Roman"/>
                <w:shd w:val="clear" w:color="auto" w:fill="FFFFFF"/>
              </w:rPr>
              <w:t>NC</w:t>
            </w:r>
            <w:r w:rsidRPr="00B0367F">
              <w:rPr>
                <w:rStyle w:val="None"/>
                <w:rFonts w:ascii="Times New Roman" w:hAnsi="Times New Roman"/>
                <w:shd w:val="clear" w:color="auto" w:fill="FFFFFF"/>
              </w:rPr>
              <w:t>.</w:t>
            </w:r>
          </w:p>
          <w:p w:rsidR="00065151" w:rsidRPr="00841746" w:rsidRDefault="00EC78CD" w:rsidP="00841746">
            <w:pPr>
              <w:pStyle w:val="BodyA"/>
              <w:widowControl w:val="0"/>
              <w:spacing w:after="18" w:line="240" w:lineRule="auto"/>
              <w:ind w:left="27" w:right="27"/>
              <w:rPr>
                <w:rFonts w:ascii="Times New Roman" w:eastAsia="Times New Roman" w:hAnsi="Times New Roman" w:cs="Times New Roman"/>
                <w:shd w:val="clear" w:color="auto" w:fill="FFFFFF"/>
              </w:rPr>
            </w:pPr>
            <w:r w:rsidRPr="00B0367F">
              <w:rPr>
                <w:rStyle w:val="None"/>
                <w:rFonts w:ascii="Times New Roman" w:hAnsi="Times New Roman"/>
                <w:shd w:val="clear" w:color="auto" w:fill="FFFFFF"/>
              </w:rPr>
              <w:t xml:space="preserve">1110 Brickell Avenue, #400-89, Miami, FL 33131 </w:t>
            </w:r>
            <w:r w:rsidR="00841746">
              <w:rPr>
                <w:rStyle w:val="None"/>
                <w:rFonts w:ascii="Times New Roman" w:hAnsi="Times New Roman"/>
                <w:shd w:val="clear" w:color="auto" w:fill="FFFFFF"/>
              </w:rPr>
              <w:br/>
              <w:t>Email:</w:t>
            </w:r>
            <w:r w:rsidR="00841746">
              <w:rPr>
                <w:rFonts w:eastAsia="Times New Roman" w:cs="Times New Roman"/>
              </w:rPr>
              <w:t xml:space="preserve"> </w:t>
            </w:r>
            <w:r w:rsidR="00803B5F">
              <w:rPr>
                <w:rStyle w:val="None"/>
                <w:rFonts w:ascii="Times New Roman" w:hAnsi="Times New Roman"/>
                <w:u w:val="single"/>
                <w:shd w:val="clear" w:color="auto" w:fill="FFFFFF"/>
              </w:rPr>
              <w:t>Niki</w:t>
            </w:r>
            <w:r w:rsidRPr="00B0367F">
              <w:rPr>
                <w:rStyle w:val="None"/>
                <w:rFonts w:ascii="Times New Roman" w:hAnsi="Times New Roman"/>
                <w:u w:val="single"/>
                <w:shd w:val="clear" w:color="auto" w:fill="FFFFFF"/>
              </w:rPr>
              <w:t>@getsalve.co</w:t>
            </w:r>
          </w:p>
          <w:p w:rsidR="00065151" w:rsidRPr="00B0367F" w:rsidRDefault="00EC78CD">
            <w:pPr>
              <w:pStyle w:val="BodyA"/>
              <w:widowControl w:val="0"/>
              <w:spacing w:after="18" w:line="240" w:lineRule="auto"/>
              <w:ind w:left="27" w:right="27"/>
              <w:jc w:val="both"/>
            </w:pPr>
            <w:r w:rsidRPr="00B0367F">
              <w:rPr>
                <w:rStyle w:val="None"/>
                <w:rFonts w:ascii="Times New Roman" w:hAnsi="Times New Roman"/>
                <w:shd w:val="clear" w:color="auto" w:fill="FFFFFF"/>
              </w:rPr>
              <w:t xml:space="preserve">Attention: </w:t>
            </w:r>
            <w:r w:rsidR="00803B5F">
              <w:rPr>
                <w:rStyle w:val="None"/>
                <w:rFonts w:ascii="Times New Roman" w:hAnsi="Times New Roman"/>
                <w:shd w:val="clear" w:color="auto" w:fill="FFFFFF"/>
              </w:rPr>
              <w:t>Nicole</w:t>
            </w:r>
            <w:r w:rsidRPr="00B0367F">
              <w:rPr>
                <w:rStyle w:val="None"/>
                <w:rFonts w:ascii="Times New Roman" w:hAnsi="Times New Roman"/>
                <w:shd w:val="clear" w:color="auto" w:fill="FFFFFF"/>
              </w:rPr>
              <w:t xml:space="preserve"> </w:t>
            </w:r>
            <w:r w:rsidR="00803B5F">
              <w:rPr>
                <w:rStyle w:val="None"/>
                <w:rFonts w:ascii="Times New Roman" w:hAnsi="Times New Roman"/>
                <w:shd w:val="clear" w:color="auto" w:fill="FFFFFF"/>
              </w:rPr>
              <w:t>Rogers</w:t>
            </w:r>
            <w:r w:rsidRPr="00B0367F">
              <w:rPr>
                <w:rStyle w:val="None"/>
                <w:rFonts w:ascii="Times New Roman" w:hAnsi="Times New Roman"/>
                <w:shd w:val="clear" w:color="auto" w:fill="FFFFFF"/>
              </w:rPr>
              <w:t>, C</w:t>
            </w:r>
            <w:r w:rsidR="00803B5F">
              <w:rPr>
                <w:rStyle w:val="None"/>
                <w:rFonts w:ascii="Times New Roman" w:hAnsi="Times New Roman"/>
                <w:shd w:val="clear" w:color="auto" w:fill="FFFFFF"/>
              </w:rPr>
              <w:t>EO</w:t>
            </w:r>
          </w:p>
        </w:tc>
      </w:tr>
      <w:tr w:rsidR="00065151">
        <w:trPr>
          <w:trHeight w:val="1283"/>
        </w:trPr>
        <w:tc>
          <w:tcPr>
            <w:tcW w:w="2520" w:type="dxa"/>
            <w:tcBorders>
              <w:top w:val="nil"/>
              <w:left w:val="nil"/>
              <w:bottom w:val="nil"/>
              <w:right w:val="nil"/>
            </w:tcBorders>
            <w:tcMar>
              <w:top w:w="80" w:type="dxa"/>
              <w:left w:w="107" w:type="dxa"/>
              <w:bottom w:w="80" w:type="dxa"/>
              <w:right w:w="107" w:type="dxa"/>
            </w:tcMar>
          </w:tcPr>
          <w:p w:rsidR="00065151" w:rsidRPr="00B0367F" w:rsidRDefault="00EC78CD">
            <w:pPr>
              <w:pStyle w:val="BodyA"/>
              <w:widowControl w:val="0"/>
              <w:spacing w:after="18" w:line="240" w:lineRule="auto"/>
              <w:ind w:left="27" w:right="27"/>
              <w:jc w:val="both"/>
              <w:rPr>
                <w:sz w:val="24"/>
                <w:szCs w:val="24"/>
              </w:rPr>
            </w:pPr>
            <w:r w:rsidRPr="00B0367F">
              <w:rPr>
                <w:rStyle w:val="None"/>
                <w:rFonts w:ascii="Times New Roman" w:hAnsi="Times New Roman"/>
                <w:sz w:val="24"/>
                <w:szCs w:val="24"/>
              </w:rPr>
              <w:t>If to Customer:</w:t>
            </w:r>
          </w:p>
        </w:tc>
        <w:tc>
          <w:tcPr>
            <w:tcW w:w="7560" w:type="dxa"/>
            <w:tcBorders>
              <w:top w:val="nil"/>
              <w:left w:val="nil"/>
              <w:bottom w:val="nil"/>
              <w:right w:val="nil"/>
            </w:tcBorders>
            <w:tcMar>
              <w:top w:w="80" w:type="dxa"/>
              <w:left w:w="107" w:type="dxa"/>
              <w:bottom w:w="80" w:type="dxa"/>
              <w:right w:w="107" w:type="dxa"/>
            </w:tcMar>
          </w:tcPr>
          <w:p w:rsidR="00065151" w:rsidRPr="00B0367F" w:rsidRDefault="00803B5F">
            <w:pPr>
              <w:pStyle w:val="BodyA"/>
              <w:widowControl w:val="0"/>
              <w:spacing w:after="18" w:line="240" w:lineRule="auto"/>
              <w:ind w:right="27"/>
              <w:jc w:val="both"/>
              <w:rPr>
                <w:rFonts w:ascii="Times New Roman" w:hAnsi="Times New Roman" w:cs="Times New Roman"/>
              </w:rPr>
            </w:pPr>
            <w:r>
              <w:rPr>
                <w:rFonts w:ascii="Times New Roman" w:hAnsi="Times New Roman" w:cs="Times New Roman"/>
              </w:rPr>
              <w:t>STORY COMPANIES LLC</w:t>
            </w:r>
          </w:p>
          <w:p w:rsidR="00803B5F" w:rsidRDefault="00A345CB">
            <w:pPr>
              <w:pStyle w:val="BodyA"/>
              <w:widowControl w:val="0"/>
              <w:spacing w:after="18" w:line="240" w:lineRule="auto"/>
              <w:ind w:right="27"/>
              <w:jc w:val="both"/>
              <w:rPr>
                <w:rFonts w:ascii="Times New Roman" w:hAnsi="Times New Roman" w:cs="Times New Roman"/>
              </w:rPr>
            </w:pPr>
            <w:r w:rsidRPr="00A345CB">
              <w:rPr>
                <w:rFonts w:ascii="Times New Roman" w:hAnsi="Times New Roman" w:cs="Times New Roman"/>
              </w:rPr>
              <w:t>120 N. 44th Street, Suite 410, Phoenix, A</w:t>
            </w:r>
            <w:r>
              <w:rPr>
                <w:rFonts w:ascii="Times New Roman" w:hAnsi="Times New Roman" w:cs="Times New Roman"/>
              </w:rPr>
              <w:t>rizona</w:t>
            </w:r>
            <w:r w:rsidRPr="00A345CB">
              <w:rPr>
                <w:rFonts w:ascii="Times New Roman" w:hAnsi="Times New Roman" w:cs="Times New Roman"/>
              </w:rPr>
              <w:t xml:space="preserve"> 85034</w:t>
            </w:r>
            <w:r>
              <w:rPr>
                <w:rFonts w:ascii="Times New Roman" w:hAnsi="Times New Roman" w:cs="Times New Roman"/>
              </w:rPr>
              <w:t>, USA</w:t>
            </w:r>
          </w:p>
          <w:p w:rsidR="00C84053" w:rsidRPr="00B0367F" w:rsidRDefault="00627C0D">
            <w:pPr>
              <w:pStyle w:val="BodyA"/>
              <w:widowControl w:val="0"/>
              <w:spacing w:after="18" w:line="240" w:lineRule="auto"/>
              <w:ind w:right="27"/>
              <w:jc w:val="both"/>
              <w:rPr>
                <w:rFonts w:ascii="Times New Roman" w:hAnsi="Times New Roman" w:cs="Times New Roman"/>
              </w:rPr>
            </w:pPr>
            <w:r w:rsidRPr="00B0367F">
              <w:rPr>
                <w:rFonts w:ascii="Times New Roman" w:hAnsi="Times New Roman" w:cs="Times New Roman"/>
              </w:rPr>
              <w:t xml:space="preserve">Email: </w:t>
            </w:r>
            <w:hyperlink r:id="rId9" w:history="1">
              <w:r w:rsidR="00803B5F" w:rsidRPr="00841746">
                <w:rPr>
                  <w:rStyle w:val="Hyperlink"/>
                  <w:rFonts w:ascii="Times New Roman" w:hAnsi="Times New Roman" w:cs="Times New Roman"/>
                </w:rPr>
                <w:t>JSai@storypartners.com</w:t>
              </w:r>
            </w:hyperlink>
          </w:p>
          <w:p w:rsidR="00C84053" w:rsidRPr="00B0367F" w:rsidRDefault="00627C0D">
            <w:pPr>
              <w:pStyle w:val="BodyA"/>
              <w:widowControl w:val="0"/>
              <w:spacing w:after="18" w:line="240" w:lineRule="auto"/>
              <w:ind w:right="27"/>
              <w:jc w:val="both"/>
            </w:pPr>
            <w:r w:rsidRPr="00B0367F">
              <w:rPr>
                <w:rFonts w:ascii="Times New Roman" w:hAnsi="Times New Roman" w:cs="Times New Roman"/>
              </w:rPr>
              <w:t xml:space="preserve">Attention: </w:t>
            </w:r>
            <w:r w:rsidR="00803B5F">
              <w:rPr>
                <w:rFonts w:ascii="Times New Roman" w:hAnsi="Times New Roman" w:cs="Times New Roman"/>
              </w:rPr>
              <w:t>Joseph Sai</w:t>
            </w:r>
            <w:r w:rsidRPr="00B0367F">
              <w:rPr>
                <w:rFonts w:ascii="Times New Roman" w:hAnsi="Times New Roman" w:cs="Times New Roman"/>
              </w:rPr>
              <w:t>, C</w:t>
            </w:r>
            <w:r w:rsidR="00803B5F">
              <w:rPr>
                <w:rFonts w:ascii="Times New Roman" w:hAnsi="Times New Roman" w:cs="Times New Roman"/>
              </w:rPr>
              <w:t>O</w:t>
            </w:r>
            <w:r w:rsidRPr="00B0367F">
              <w:rPr>
                <w:rFonts w:ascii="Times New Roman" w:hAnsi="Times New Roman" w:cs="Times New Roman"/>
              </w:rPr>
              <w:t>O</w:t>
            </w:r>
          </w:p>
        </w:tc>
      </w:tr>
    </w:tbl>
    <w:p w:rsidR="00065151" w:rsidRDefault="00065151">
      <w:pPr>
        <w:pStyle w:val="BodyA"/>
        <w:widowControl w:val="0"/>
        <w:spacing w:after="0" w:line="240" w:lineRule="auto"/>
        <w:jc w:val="both"/>
        <w:rPr>
          <w:rStyle w:val="None"/>
          <w:rFonts w:ascii="Times New Roman" w:eastAsia="Times New Roman" w:hAnsi="Times New Roman" w:cs="Times New Roman"/>
          <w:color w:val="0E568C"/>
          <w:u w:color="0E568C"/>
        </w:rPr>
      </w:pPr>
      <w:bookmarkStart w:id="251" w:name="co_anchor_a151295_1"/>
      <w:bookmarkEnd w:id="251"/>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Notices sent in accordance with this Section 15.4 will be deemed effectively given: (a) when received, if delivered by hand, with signed confirmation of receipt; (b) when received, if sent by a nationally recognized overnight courier, signature required; (c) when sent, if by email, with confirmation of transmission, if sent during the addressee’s normal business hours, and on the next business day, if sent after the addressee’s normal business hours; and (d) on the</w:t>
      </w:r>
      <w:r w:rsidR="001E0932">
        <w:rPr>
          <w:rStyle w:val="None"/>
          <w:rFonts w:ascii="Times New Roman" w:hAnsi="Times New Roman"/>
          <w:sz w:val="24"/>
          <w:szCs w:val="24"/>
        </w:rPr>
        <w:t xml:space="preserve"> third (3rd) business</w:t>
      </w:r>
      <w:r w:rsidRPr="00B0367F">
        <w:rPr>
          <w:rStyle w:val="None"/>
          <w:rFonts w:ascii="Times New Roman" w:hAnsi="Times New Roman"/>
          <w:sz w:val="24"/>
          <w:szCs w:val="24"/>
        </w:rPr>
        <w:t xml:space="preserve"> day after the date mailed by certified or registered mail, return receipt requested, postage prepaid.‌</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52" w:name="co_anchor_a862334_1"/>
      <w:bookmarkEnd w:id="25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15.5  </w:t>
      </w:r>
      <w:r w:rsidRPr="00B0367F">
        <w:rPr>
          <w:rStyle w:val="None"/>
          <w:rFonts w:ascii="Times New Roman" w:hAnsi="Times New Roman"/>
          <w:sz w:val="24"/>
          <w:szCs w:val="24"/>
          <w:u w:val="single"/>
          <w:lang w:val="it-IT"/>
        </w:rPr>
        <w:t>Interpretation</w:t>
      </w:r>
      <w:proofErr w:type="gramEnd"/>
      <w:r w:rsidRPr="00B0367F">
        <w:rPr>
          <w:rStyle w:val="None"/>
          <w:rFonts w:ascii="Times New Roman" w:hAnsi="Times New Roman"/>
          <w:sz w:val="24"/>
          <w:szCs w:val="24"/>
        </w:rPr>
        <w:t>. For purposes of this</w:t>
      </w:r>
      <w:r w:rsidR="00D91277">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(a) the words “include,” “includes,” and “including” are deemed to be followed by the words “without limitation”; (b) the word “or” is not exclusive; (c) the words “</w:t>
      </w:r>
      <w:r w:rsidRPr="00B0367F">
        <w:rPr>
          <w:rStyle w:val="None"/>
          <w:rFonts w:ascii="Times New Roman" w:hAnsi="Times New Roman"/>
          <w:sz w:val="24"/>
          <w:szCs w:val="24"/>
          <w:lang w:val="de-DE"/>
        </w:rPr>
        <w:t>herein,</w:t>
      </w:r>
      <w:r w:rsidRPr="00B0367F">
        <w:rPr>
          <w:rStyle w:val="None"/>
          <w:rFonts w:ascii="Times New Roman" w:hAnsi="Times New Roman"/>
          <w:sz w:val="24"/>
          <w:szCs w:val="24"/>
        </w:rPr>
        <w:t>” “hereof,” “hereby,” “</w:t>
      </w:r>
      <w:r w:rsidRPr="00B0367F">
        <w:rPr>
          <w:rStyle w:val="None"/>
          <w:rFonts w:ascii="Times New Roman" w:hAnsi="Times New Roman"/>
          <w:sz w:val="24"/>
          <w:szCs w:val="24"/>
          <w:lang w:val="it-IT"/>
        </w:rPr>
        <w:t>hereto,</w:t>
      </w:r>
      <w:r w:rsidRPr="00B0367F">
        <w:rPr>
          <w:rStyle w:val="None"/>
          <w:rFonts w:ascii="Times New Roman" w:hAnsi="Times New Roman"/>
          <w:sz w:val="24"/>
          <w:szCs w:val="24"/>
        </w:rPr>
        <w:t>” and “</w:t>
      </w:r>
      <w:r w:rsidRPr="00B0367F">
        <w:rPr>
          <w:rStyle w:val="None"/>
          <w:rFonts w:ascii="Times New Roman" w:hAnsi="Times New Roman"/>
          <w:sz w:val="24"/>
          <w:szCs w:val="24"/>
          <w:lang w:val="de-DE"/>
        </w:rPr>
        <w:t>hereunder</w:t>
      </w:r>
      <w:r w:rsidRPr="00B0367F">
        <w:rPr>
          <w:rStyle w:val="None"/>
          <w:rFonts w:ascii="Times New Roman" w:hAnsi="Times New Roman"/>
          <w:sz w:val="24"/>
          <w:szCs w:val="24"/>
        </w:rPr>
        <w:t xml:space="preserve">” </w:t>
      </w:r>
      <w:r w:rsidRPr="00B0367F">
        <w:rPr>
          <w:rStyle w:val="None"/>
          <w:rFonts w:ascii="Times New Roman" w:hAnsi="Times New Roman"/>
          <w:sz w:val="24"/>
          <w:szCs w:val="24"/>
        </w:rPr>
        <w:lastRenderedPageBreak/>
        <w:t xml:space="preserve">refer to this </w:t>
      </w:r>
      <w:r w:rsidR="006A3DCB">
        <w:rPr>
          <w:rStyle w:val="None"/>
          <w:rFonts w:ascii="Times New Roman" w:hAnsi="Times New Roman"/>
          <w:sz w:val="24"/>
          <w:szCs w:val="24"/>
        </w:rPr>
        <w:t>Agreement</w:t>
      </w:r>
      <w:r w:rsidR="00D91277">
        <w:rPr>
          <w:rStyle w:val="None"/>
          <w:rFonts w:ascii="Times New Roman" w:hAnsi="Times New Roman"/>
          <w:sz w:val="24"/>
          <w:szCs w:val="24"/>
        </w:rPr>
        <w:t xml:space="preserve"> </w:t>
      </w:r>
      <w:r w:rsidRPr="00B0367F">
        <w:rPr>
          <w:rStyle w:val="None"/>
          <w:rFonts w:ascii="Times New Roman" w:hAnsi="Times New Roman"/>
          <w:sz w:val="24"/>
          <w:szCs w:val="24"/>
        </w:rPr>
        <w:t>as a whole; (d) words denoting the singular have a comparable meaning when used in the plural, and vice versa; and (e) words denoting any gender include all genders. Unless the context otherwise requires, references in this</w:t>
      </w:r>
      <w:r w:rsidR="00D91277">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(x) to sections, exhibits, schedules, attachments, and appendices mean the sections of, and exhibits, schedules, attachments, and appendices attached to this</w:t>
      </w:r>
      <w:r w:rsidR="00D91277">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 xml:space="preserve">; (y) to an agreement, instrument, or other document means such agreement, instrument, or other document as amended, supplemented, and modified from time to time to the extent permitted by the provisions thereof; and (z) to a statute means such statute as amended from time to time and includes any successor legislation thereto and any regulations promulgated thereunder. The Parties intend this </w:t>
      </w:r>
      <w:r w:rsidR="006A3DCB">
        <w:rPr>
          <w:rStyle w:val="None"/>
          <w:rFonts w:ascii="Times New Roman" w:hAnsi="Times New Roman"/>
          <w:sz w:val="24"/>
          <w:szCs w:val="24"/>
        </w:rPr>
        <w:t>Agreement</w:t>
      </w:r>
      <w:r w:rsidR="00D91277">
        <w:rPr>
          <w:rStyle w:val="None"/>
          <w:rFonts w:ascii="Times New Roman" w:hAnsi="Times New Roman"/>
          <w:sz w:val="24"/>
          <w:szCs w:val="24"/>
        </w:rPr>
        <w:t xml:space="preserve"> </w:t>
      </w:r>
      <w:r w:rsidRPr="00B0367F">
        <w:rPr>
          <w:rStyle w:val="None"/>
          <w:rFonts w:ascii="Times New Roman" w:hAnsi="Times New Roman"/>
          <w:sz w:val="24"/>
          <w:szCs w:val="24"/>
        </w:rPr>
        <w:t>to be construed without regard to any presumption or rule requiring construction or interpretation against the Party drafting an instrument or causing any instrument to be drafted. The exhibits, schedules, attachments, and appendices referred to herein are an integral part of this Agreement to the same extent as if they were set forth verbatim herein.</w:t>
      </w:r>
      <w:r w:rsidR="007B641A">
        <w:rPr>
          <w:rStyle w:val="None"/>
          <w:rFonts w:ascii="Times New Roman" w:hAnsi="Times New Roman"/>
          <w:sz w:val="24"/>
          <w:szCs w:val="24"/>
        </w:rPr>
        <w:t xml:space="preserve"> To the extent that anything in this Exhibit B is inconsistent with the terms of the SaaS or any Purchase Order then in effect, the terms of the SaaS and Purchase Order shall govern.</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color w:val="0E568C"/>
          <w:sz w:val="24"/>
          <w:szCs w:val="24"/>
          <w:u w:color="0E568C"/>
        </w:rPr>
      </w:pPr>
      <w:bookmarkStart w:id="253" w:name="co_anchor_a954421_1"/>
      <w:bookmarkEnd w:id="253"/>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15.6  </w:t>
      </w:r>
      <w:r w:rsidRPr="00B0367F">
        <w:rPr>
          <w:rStyle w:val="None"/>
          <w:rFonts w:ascii="Times New Roman" w:hAnsi="Times New Roman"/>
          <w:sz w:val="24"/>
          <w:szCs w:val="24"/>
          <w:u w:val="single"/>
        </w:rPr>
        <w:t>Headings</w:t>
      </w:r>
      <w:proofErr w:type="gramEnd"/>
      <w:r w:rsidRPr="00B0367F">
        <w:rPr>
          <w:rStyle w:val="None"/>
          <w:rFonts w:ascii="Times New Roman" w:hAnsi="Times New Roman"/>
          <w:sz w:val="24"/>
          <w:szCs w:val="24"/>
        </w:rPr>
        <w:t xml:space="preserve">. The headings in this </w:t>
      </w:r>
      <w:r w:rsidR="006A3DCB">
        <w:rPr>
          <w:rStyle w:val="None"/>
          <w:rFonts w:ascii="Times New Roman" w:hAnsi="Times New Roman"/>
          <w:sz w:val="24"/>
          <w:szCs w:val="24"/>
        </w:rPr>
        <w:t>Agreement</w:t>
      </w:r>
      <w:r w:rsidR="006A3DCB" w:rsidRPr="00B0367F">
        <w:rPr>
          <w:rStyle w:val="None"/>
          <w:rFonts w:ascii="Times New Roman" w:hAnsi="Times New Roman"/>
          <w:sz w:val="24"/>
          <w:szCs w:val="24"/>
        </w:rPr>
        <w:t xml:space="preserve"> </w:t>
      </w:r>
      <w:r w:rsidRPr="00B0367F">
        <w:rPr>
          <w:rStyle w:val="None"/>
          <w:rFonts w:ascii="Times New Roman" w:hAnsi="Times New Roman"/>
          <w:sz w:val="24"/>
          <w:szCs w:val="24"/>
        </w:rPr>
        <w:t>are for reference only and do not affect the interpretation of th</w:t>
      </w:r>
      <w:r w:rsidR="006A3DCB">
        <w:rPr>
          <w:rStyle w:val="None"/>
          <w:rFonts w:ascii="Times New Roman" w:hAnsi="Times New Roman"/>
          <w:sz w:val="24"/>
          <w:szCs w:val="24"/>
        </w:rPr>
        <w:t>e</w:t>
      </w:r>
      <w:r w:rsidRPr="00B0367F">
        <w:rPr>
          <w:rStyle w:val="None"/>
          <w:rFonts w:ascii="Times New Roman" w:hAnsi="Times New Roman"/>
          <w:sz w:val="24"/>
          <w:szCs w:val="24"/>
        </w:rPr>
        <w:t xml:space="preserve"> </w:t>
      </w:r>
      <w:r w:rsidR="006A3DCB">
        <w:rPr>
          <w:rStyle w:val="None"/>
          <w:rFonts w:ascii="Times New Roman" w:hAnsi="Times New Roman"/>
          <w:sz w:val="24"/>
          <w:szCs w:val="24"/>
        </w:rPr>
        <w:t>Agreement</w:t>
      </w:r>
      <w:r w:rsidRPr="00B0367F">
        <w:rPr>
          <w:rStyle w:val="None"/>
          <w:rFonts w:ascii="Times New Roman" w:hAnsi="Times New Roman"/>
          <w:sz w:val="24"/>
          <w:szCs w:val="24"/>
        </w:rPr>
        <w:t>.</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54" w:name="co_anchor_a768794_1"/>
      <w:bookmarkEnd w:id="254"/>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15.7  </w:t>
      </w:r>
      <w:r w:rsidRPr="00B0367F">
        <w:rPr>
          <w:rStyle w:val="None"/>
          <w:rFonts w:ascii="Times New Roman" w:hAnsi="Times New Roman"/>
          <w:sz w:val="24"/>
          <w:szCs w:val="24"/>
          <w:u w:val="single"/>
        </w:rPr>
        <w:t>Entire</w:t>
      </w:r>
      <w:proofErr w:type="gramEnd"/>
      <w:r w:rsidRPr="00B0367F">
        <w:rPr>
          <w:rStyle w:val="None"/>
          <w:rFonts w:ascii="Times New Roman" w:hAnsi="Times New Roman"/>
          <w:sz w:val="24"/>
          <w:szCs w:val="24"/>
          <w:u w:val="single"/>
        </w:rPr>
        <w:t xml:space="preserve"> Agreement</w:t>
      </w:r>
      <w:r w:rsidRPr="00B0367F">
        <w:rPr>
          <w:rStyle w:val="None"/>
          <w:rFonts w:ascii="Times New Roman" w:hAnsi="Times New Roman"/>
          <w:sz w:val="24"/>
          <w:szCs w:val="24"/>
        </w:rPr>
        <w:t xml:space="preserve">. This </w:t>
      </w:r>
      <w:r w:rsidR="0097284F">
        <w:rPr>
          <w:rStyle w:val="None"/>
          <w:rFonts w:ascii="Times New Roman" w:hAnsi="Times New Roman"/>
          <w:sz w:val="24"/>
          <w:szCs w:val="24"/>
        </w:rPr>
        <w:t>Agreement</w:t>
      </w:r>
      <w:r w:rsidRPr="00B0367F">
        <w:rPr>
          <w:rStyle w:val="None"/>
          <w:rFonts w:ascii="Times New Roman" w:hAnsi="Times New Roman"/>
          <w:sz w:val="24"/>
          <w:szCs w:val="24"/>
        </w:rPr>
        <w:t xml:space="preserve"> constitute</w:t>
      </w:r>
      <w:r w:rsidR="006A3DCB">
        <w:rPr>
          <w:rStyle w:val="None"/>
          <w:rFonts w:ascii="Times New Roman" w:hAnsi="Times New Roman"/>
          <w:sz w:val="24"/>
          <w:szCs w:val="24"/>
        </w:rPr>
        <w:t>s</w:t>
      </w:r>
      <w:r w:rsidRPr="00B0367F">
        <w:rPr>
          <w:rStyle w:val="None"/>
          <w:rFonts w:ascii="Times New Roman" w:hAnsi="Times New Roman"/>
          <w:sz w:val="24"/>
          <w:szCs w:val="24"/>
        </w:rPr>
        <w:t xml:space="preserve"> the sole and entire agreement of the Parties with respect to the subject matter contained herein and supersede</w:t>
      </w:r>
      <w:r w:rsidR="00E16F27">
        <w:rPr>
          <w:rStyle w:val="None"/>
          <w:rFonts w:ascii="Times New Roman" w:hAnsi="Times New Roman"/>
          <w:sz w:val="24"/>
          <w:szCs w:val="24"/>
        </w:rPr>
        <w:t>s</w:t>
      </w:r>
      <w:r w:rsidRPr="00B0367F">
        <w:rPr>
          <w:rStyle w:val="None"/>
          <w:rFonts w:ascii="Times New Roman" w:hAnsi="Times New Roman"/>
          <w:sz w:val="24"/>
          <w:szCs w:val="24"/>
        </w:rPr>
        <w:t xml:space="preserve"> all prior and contemporaneous understandings, agreements, representations, and warranties, both written and oral, with respect to such subject matter. In the event of any inconsistency between the statements made in the body of this Agreement, the related exhibits, schedules, attachments, and appendices (other than an exception expressly set forth as such therein) and any other documents incorporated herein by reference, the following order of precedence governs: (a) first, this Agreement, excluding its exhibits, schedules, attachments, and appendices; (b) second, the exhibits, schedules, attachments, and appendices to this Agreement</w:t>
      </w:r>
      <w:r w:rsidR="0097284F">
        <w:rPr>
          <w:rStyle w:val="None"/>
          <w:rFonts w:ascii="Times New Roman" w:hAnsi="Times New Roman"/>
          <w:sz w:val="24"/>
          <w:szCs w:val="24"/>
        </w:rPr>
        <w:t xml:space="preserve"> as</w:t>
      </w:r>
      <w:r w:rsidRPr="00B0367F">
        <w:rPr>
          <w:rStyle w:val="None"/>
          <w:rFonts w:ascii="Times New Roman" w:hAnsi="Times New Roman"/>
          <w:sz w:val="24"/>
          <w:szCs w:val="24"/>
        </w:rPr>
        <w:t xml:space="preserve"> of the Effective Date as defined herein; and (c) third, </w:t>
      </w:r>
      <w:r w:rsidRPr="0064545E">
        <w:rPr>
          <w:rStyle w:val="None"/>
          <w:rFonts w:ascii="Times New Roman" w:hAnsi="Times New Roman"/>
          <w:sz w:val="24"/>
          <w:szCs w:val="24"/>
        </w:rPr>
        <w:t>any other documents incorporated herein by reference.</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255" w:name="co_anchor_a726068_1"/>
      <w:bookmarkEnd w:id="255"/>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r w:rsidR="00C84053">
        <w:rPr>
          <w:rStyle w:val="None"/>
          <w:rFonts w:ascii="Times New Roman" w:hAnsi="Times New Roman"/>
        </w:rPr>
        <w:tab/>
      </w:r>
      <w:proofErr w:type="gramStart"/>
      <w:r w:rsidRPr="00B0367F">
        <w:rPr>
          <w:rStyle w:val="None"/>
          <w:rFonts w:ascii="Times New Roman" w:hAnsi="Times New Roman"/>
          <w:sz w:val="24"/>
          <w:szCs w:val="24"/>
        </w:rPr>
        <w:t>15.8  </w:t>
      </w:r>
      <w:r w:rsidRPr="00B0367F">
        <w:rPr>
          <w:rStyle w:val="None"/>
          <w:rFonts w:ascii="Times New Roman" w:hAnsi="Times New Roman"/>
          <w:sz w:val="24"/>
          <w:szCs w:val="24"/>
          <w:u w:val="single"/>
        </w:rPr>
        <w:t>Assignment</w:t>
      </w:r>
      <w:proofErr w:type="gramEnd"/>
      <w:r w:rsidRPr="00B0367F">
        <w:rPr>
          <w:rStyle w:val="None"/>
          <w:rFonts w:ascii="Times New Roman" w:hAnsi="Times New Roman"/>
          <w:sz w:val="24"/>
          <w:szCs w:val="24"/>
        </w:rPr>
        <w:t xml:space="preserve">. </w:t>
      </w:r>
      <w:r w:rsidR="00BA38F5">
        <w:rPr>
          <w:rStyle w:val="None"/>
          <w:rFonts w:ascii="Times New Roman" w:hAnsi="Times New Roman"/>
          <w:sz w:val="24"/>
          <w:szCs w:val="24"/>
        </w:rPr>
        <w:t>Neither Party may</w:t>
      </w:r>
      <w:r w:rsidRPr="00B0367F">
        <w:rPr>
          <w:rStyle w:val="None"/>
          <w:rFonts w:ascii="Times New Roman" w:hAnsi="Times New Roman"/>
          <w:sz w:val="24"/>
          <w:szCs w:val="24"/>
        </w:rPr>
        <w:t xml:space="preserve"> assign or otherwise transfer any of its rights, or delegate or otherwise transfer any of its obligations or performance, under this</w:t>
      </w:r>
      <w:r w:rsidR="00A25861">
        <w:rPr>
          <w:rStyle w:val="None"/>
          <w:rFonts w:ascii="Times New Roman" w:hAnsi="Times New Roman"/>
          <w:sz w:val="24"/>
          <w:szCs w:val="24"/>
        </w:rPr>
        <w:t xml:space="preserve"> </w:t>
      </w:r>
      <w:r w:rsidR="00E2429B">
        <w:rPr>
          <w:rStyle w:val="None"/>
          <w:rFonts w:ascii="Times New Roman" w:hAnsi="Times New Roman"/>
          <w:sz w:val="24"/>
          <w:szCs w:val="24"/>
        </w:rPr>
        <w:t>Agreement</w:t>
      </w:r>
      <w:r w:rsidRPr="00B0367F">
        <w:rPr>
          <w:rStyle w:val="None"/>
          <w:rFonts w:ascii="Times New Roman" w:hAnsi="Times New Roman"/>
          <w:sz w:val="24"/>
          <w:szCs w:val="24"/>
        </w:rPr>
        <w:t xml:space="preserve">, in each case whether voluntarily, involuntarily, by operation of law, or otherwise, without </w:t>
      </w:r>
      <w:r w:rsidR="00BA38F5">
        <w:rPr>
          <w:rStyle w:val="None"/>
          <w:rFonts w:ascii="Times New Roman" w:hAnsi="Times New Roman"/>
          <w:sz w:val="24"/>
          <w:szCs w:val="24"/>
        </w:rPr>
        <w:t xml:space="preserve">the other Party’s </w:t>
      </w:r>
      <w:r w:rsidRPr="00B0367F">
        <w:rPr>
          <w:rStyle w:val="None"/>
          <w:rFonts w:ascii="Times New Roman" w:hAnsi="Times New Roman"/>
          <w:sz w:val="24"/>
          <w:szCs w:val="24"/>
        </w:rPr>
        <w:t xml:space="preserve">prior written consent, which consent </w:t>
      </w:r>
      <w:r w:rsidR="00BA38F5">
        <w:rPr>
          <w:rStyle w:val="None"/>
          <w:rFonts w:ascii="Times New Roman" w:hAnsi="Times New Roman"/>
          <w:sz w:val="24"/>
          <w:szCs w:val="24"/>
        </w:rPr>
        <w:t xml:space="preserve">such other Party </w:t>
      </w:r>
      <w:r w:rsidRPr="00B0367F">
        <w:rPr>
          <w:rStyle w:val="None"/>
          <w:rFonts w:ascii="Times New Roman" w:hAnsi="Times New Roman"/>
          <w:sz w:val="24"/>
          <w:szCs w:val="24"/>
        </w:rPr>
        <w:t xml:space="preserve">shall not unreasonably withhold or delay. For purposes of the preceding sentence, and without limiting its generality, any merger, consolidation, or reorganization involving </w:t>
      </w:r>
      <w:r w:rsidR="00BA38F5">
        <w:rPr>
          <w:rStyle w:val="None"/>
          <w:rFonts w:ascii="Times New Roman" w:hAnsi="Times New Roman"/>
          <w:sz w:val="24"/>
          <w:szCs w:val="24"/>
        </w:rPr>
        <w:t>either Party</w:t>
      </w:r>
      <w:r w:rsidRPr="00B0367F">
        <w:rPr>
          <w:rStyle w:val="None"/>
          <w:rFonts w:ascii="Times New Roman" w:hAnsi="Times New Roman"/>
          <w:sz w:val="24"/>
          <w:szCs w:val="24"/>
        </w:rPr>
        <w:t xml:space="preserve"> (regardless of whether </w:t>
      </w:r>
      <w:r w:rsidR="00BA38F5">
        <w:rPr>
          <w:rStyle w:val="None"/>
          <w:rFonts w:ascii="Times New Roman" w:hAnsi="Times New Roman"/>
          <w:sz w:val="24"/>
          <w:szCs w:val="24"/>
        </w:rPr>
        <w:t>such Party</w:t>
      </w:r>
      <w:r w:rsidRPr="00B0367F">
        <w:rPr>
          <w:rStyle w:val="None"/>
          <w:rFonts w:ascii="Times New Roman" w:hAnsi="Times New Roman"/>
          <w:sz w:val="24"/>
          <w:szCs w:val="24"/>
        </w:rPr>
        <w:t xml:space="preserve"> is a surviving or disappearing entity) will be deemed to be a transfer of rights, obligations, or performance under this </w:t>
      </w:r>
      <w:r w:rsidR="00E2429B">
        <w:rPr>
          <w:rStyle w:val="None"/>
          <w:rFonts w:ascii="Times New Roman" w:hAnsi="Times New Roman"/>
          <w:sz w:val="24"/>
          <w:szCs w:val="24"/>
        </w:rPr>
        <w:t>Agreement</w:t>
      </w:r>
      <w:r w:rsidR="00A25861">
        <w:rPr>
          <w:rStyle w:val="None"/>
          <w:rFonts w:ascii="Times New Roman" w:hAnsi="Times New Roman"/>
          <w:sz w:val="24"/>
          <w:szCs w:val="24"/>
        </w:rPr>
        <w:t xml:space="preserve"> </w:t>
      </w:r>
      <w:r w:rsidRPr="00B0367F">
        <w:rPr>
          <w:rStyle w:val="None"/>
          <w:rFonts w:ascii="Times New Roman" w:hAnsi="Times New Roman"/>
          <w:sz w:val="24"/>
          <w:szCs w:val="24"/>
        </w:rPr>
        <w:t xml:space="preserve">for which </w:t>
      </w:r>
      <w:r w:rsidR="00BA38F5">
        <w:rPr>
          <w:rStyle w:val="None"/>
          <w:rFonts w:ascii="Times New Roman" w:hAnsi="Times New Roman"/>
          <w:sz w:val="24"/>
          <w:szCs w:val="24"/>
        </w:rPr>
        <w:t>the other Party’s</w:t>
      </w:r>
      <w:r w:rsidRPr="00B0367F">
        <w:rPr>
          <w:rStyle w:val="None"/>
          <w:rFonts w:ascii="Times New Roman" w:hAnsi="Times New Roman"/>
          <w:sz w:val="24"/>
          <w:szCs w:val="24"/>
        </w:rPr>
        <w:t xml:space="preserve"> prior written consent is required. No delegation or other transfer </w:t>
      </w:r>
      <w:r w:rsidR="00BA38F5">
        <w:rPr>
          <w:rStyle w:val="None"/>
          <w:rFonts w:ascii="Times New Roman" w:hAnsi="Times New Roman"/>
          <w:sz w:val="24"/>
          <w:szCs w:val="24"/>
        </w:rPr>
        <w:t xml:space="preserve">by a Party </w:t>
      </w:r>
      <w:r w:rsidRPr="00B0367F">
        <w:rPr>
          <w:rStyle w:val="None"/>
          <w:rFonts w:ascii="Times New Roman" w:hAnsi="Times New Roman"/>
          <w:sz w:val="24"/>
          <w:szCs w:val="24"/>
        </w:rPr>
        <w:t xml:space="preserve">will relieve </w:t>
      </w:r>
      <w:r w:rsidR="00BA38F5">
        <w:rPr>
          <w:rStyle w:val="None"/>
          <w:rFonts w:ascii="Times New Roman" w:hAnsi="Times New Roman"/>
          <w:sz w:val="24"/>
          <w:szCs w:val="24"/>
        </w:rPr>
        <w:t>such Party</w:t>
      </w:r>
      <w:r w:rsidRPr="00B0367F">
        <w:rPr>
          <w:rStyle w:val="None"/>
          <w:rFonts w:ascii="Times New Roman" w:hAnsi="Times New Roman"/>
          <w:sz w:val="24"/>
          <w:szCs w:val="24"/>
        </w:rPr>
        <w:t xml:space="preserve"> of any of its obligations or performance under this</w:t>
      </w:r>
      <w:r w:rsidR="00A25861">
        <w:rPr>
          <w:rStyle w:val="None"/>
          <w:rFonts w:ascii="Times New Roman" w:hAnsi="Times New Roman"/>
          <w:sz w:val="24"/>
          <w:szCs w:val="24"/>
        </w:rPr>
        <w:t xml:space="preserve"> </w:t>
      </w:r>
      <w:r w:rsidR="00E2429B">
        <w:rPr>
          <w:rStyle w:val="None"/>
          <w:rFonts w:ascii="Times New Roman" w:hAnsi="Times New Roman"/>
          <w:sz w:val="24"/>
          <w:szCs w:val="24"/>
        </w:rPr>
        <w:t>Agreement</w:t>
      </w:r>
      <w:r w:rsidRPr="00B0367F">
        <w:rPr>
          <w:rStyle w:val="None"/>
          <w:rFonts w:ascii="Times New Roman" w:hAnsi="Times New Roman"/>
          <w:sz w:val="24"/>
          <w:szCs w:val="24"/>
        </w:rPr>
        <w:t xml:space="preserve">. Any purported assignment, delegation, or transfer in violation of this Section 15.8 is void. This </w:t>
      </w:r>
      <w:r w:rsidR="00E2429B">
        <w:rPr>
          <w:rStyle w:val="None"/>
          <w:rFonts w:ascii="Times New Roman" w:hAnsi="Times New Roman"/>
          <w:sz w:val="24"/>
          <w:szCs w:val="24"/>
        </w:rPr>
        <w:t>Agreement</w:t>
      </w:r>
      <w:r w:rsidR="00A25861">
        <w:rPr>
          <w:rStyle w:val="None"/>
          <w:rFonts w:ascii="Times New Roman" w:hAnsi="Times New Roman"/>
          <w:sz w:val="24"/>
          <w:szCs w:val="24"/>
        </w:rPr>
        <w:t xml:space="preserve"> </w:t>
      </w:r>
      <w:r w:rsidRPr="00B0367F">
        <w:rPr>
          <w:rStyle w:val="None"/>
          <w:rFonts w:ascii="Times New Roman" w:hAnsi="Times New Roman"/>
          <w:sz w:val="24"/>
          <w:szCs w:val="24"/>
        </w:rPr>
        <w:t>is binding upon and inures to the benefit of the Parties and their respective permitted successors and assigns.</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sz w:val="24"/>
          <w:szCs w:val="24"/>
        </w:rPr>
      </w:pPr>
      <w:bookmarkStart w:id="256" w:name="co_anchor_a343312_1"/>
      <w:bookmarkEnd w:id="256"/>
    </w:p>
    <w:p w:rsidR="00065151" w:rsidRPr="00B0367F" w:rsidRDefault="00EC78CD" w:rsidP="00B0367F">
      <w:pPr>
        <w:pStyle w:val="BodyA"/>
        <w:widowControl w:val="0"/>
        <w:spacing w:after="0" w:line="240" w:lineRule="auto"/>
        <w:ind w:left="360" w:firstLine="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15.9  </w:t>
      </w:r>
      <w:r w:rsidRPr="00B0367F">
        <w:rPr>
          <w:rStyle w:val="None"/>
          <w:rFonts w:ascii="Times New Roman" w:hAnsi="Times New Roman"/>
          <w:sz w:val="24"/>
          <w:szCs w:val="24"/>
          <w:u w:val="single"/>
        </w:rPr>
        <w:t>No</w:t>
      </w:r>
      <w:proofErr w:type="gramEnd"/>
      <w:r w:rsidRPr="00B0367F">
        <w:rPr>
          <w:rStyle w:val="None"/>
          <w:rFonts w:ascii="Times New Roman" w:hAnsi="Times New Roman"/>
          <w:sz w:val="24"/>
          <w:szCs w:val="24"/>
          <w:u w:val="single"/>
        </w:rPr>
        <w:t xml:space="preserve"> Third-Party Beneficiaries</w:t>
      </w:r>
      <w:r w:rsidRPr="00B0367F">
        <w:rPr>
          <w:rStyle w:val="None"/>
          <w:rFonts w:ascii="Times New Roman" w:hAnsi="Times New Roman"/>
          <w:sz w:val="24"/>
          <w:szCs w:val="24"/>
        </w:rPr>
        <w:t xml:space="preserve">. This </w:t>
      </w:r>
      <w:r w:rsidR="00E2429B">
        <w:rPr>
          <w:rStyle w:val="None"/>
          <w:rFonts w:ascii="Times New Roman" w:hAnsi="Times New Roman"/>
          <w:sz w:val="24"/>
          <w:szCs w:val="24"/>
        </w:rPr>
        <w:t>Agreement</w:t>
      </w:r>
      <w:r w:rsidR="00A25861">
        <w:rPr>
          <w:rStyle w:val="None"/>
          <w:rFonts w:ascii="Times New Roman" w:hAnsi="Times New Roman"/>
          <w:sz w:val="24"/>
          <w:szCs w:val="24"/>
        </w:rPr>
        <w:t xml:space="preserve"> </w:t>
      </w:r>
      <w:r w:rsidRPr="00B0367F">
        <w:rPr>
          <w:rStyle w:val="None"/>
          <w:rFonts w:ascii="Times New Roman" w:hAnsi="Times New Roman"/>
          <w:sz w:val="24"/>
          <w:szCs w:val="24"/>
        </w:rPr>
        <w:t xml:space="preserve">is for the sole benefit of the Parties and their respective </w:t>
      </w:r>
      <w:r w:rsidR="00BA38F5">
        <w:rPr>
          <w:rStyle w:val="None"/>
          <w:rFonts w:ascii="Times New Roman" w:hAnsi="Times New Roman"/>
          <w:sz w:val="24"/>
          <w:szCs w:val="24"/>
        </w:rPr>
        <w:t xml:space="preserve">permitted </w:t>
      </w:r>
      <w:r w:rsidRPr="00B0367F">
        <w:rPr>
          <w:rStyle w:val="None"/>
          <w:rFonts w:ascii="Times New Roman" w:hAnsi="Times New Roman"/>
          <w:sz w:val="24"/>
          <w:szCs w:val="24"/>
        </w:rPr>
        <w:t xml:space="preserve">successors and assigns and nothing herein, express or implied, </w:t>
      </w:r>
      <w:r w:rsidRPr="00B0367F">
        <w:rPr>
          <w:rStyle w:val="None"/>
          <w:rFonts w:ascii="Times New Roman" w:hAnsi="Times New Roman"/>
          <w:sz w:val="24"/>
          <w:szCs w:val="24"/>
        </w:rPr>
        <w:lastRenderedPageBreak/>
        <w:t>is intended to or shall confer on any other Person any legal or equitable right, benefit, or remedy of any nature whatsoever under or by reason of th</w:t>
      </w:r>
      <w:r w:rsidR="00E2429B">
        <w:rPr>
          <w:rStyle w:val="None"/>
          <w:rFonts w:ascii="Times New Roman" w:hAnsi="Times New Roman"/>
          <w:sz w:val="24"/>
          <w:szCs w:val="24"/>
        </w:rPr>
        <w:t>e</w:t>
      </w:r>
      <w:bookmarkStart w:id="257" w:name="co_anchor_a839355_1"/>
      <w:bookmarkEnd w:id="257"/>
      <w:r w:rsidR="00A25861">
        <w:rPr>
          <w:rStyle w:val="None"/>
          <w:rFonts w:ascii="Times New Roman" w:hAnsi="Times New Roman"/>
          <w:sz w:val="24"/>
          <w:szCs w:val="24"/>
        </w:rPr>
        <w:t xml:space="preserve"> </w:t>
      </w:r>
      <w:r w:rsidR="00E2429B">
        <w:rPr>
          <w:rStyle w:val="None"/>
          <w:rFonts w:ascii="Times New Roman" w:hAnsi="Times New Roman"/>
          <w:sz w:val="24"/>
          <w:szCs w:val="24"/>
        </w:rPr>
        <w:t>Agreement</w:t>
      </w:r>
      <w:r w:rsidR="00BA38F5">
        <w:rPr>
          <w:rStyle w:val="None"/>
          <w:rFonts w:ascii="Times New Roman" w:hAnsi="Times New Roman"/>
          <w:sz w:val="24"/>
          <w:szCs w:val="24"/>
        </w:rPr>
        <w:t>.</w:t>
      </w:r>
    </w:p>
    <w:p w:rsidR="00065151" w:rsidRPr="00B0367F" w:rsidRDefault="00065151">
      <w:pPr>
        <w:pStyle w:val="BodyA"/>
        <w:widowControl w:val="0"/>
        <w:spacing w:after="0" w:line="240" w:lineRule="auto"/>
        <w:ind w:left="360"/>
        <w:jc w:val="both"/>
        <w:rPr>
          <w:rStyle w:val="None"/>
          <w:rFonts w:ascii="Times New Roman" w:eastAsia="Times New Roman" w:hAnsi="Times New Roman" w:cs="Times New Roman"/>
          <w:sz w:val="24"/>
          <w:szCs w:val="24"/>
        </w:rPr>
      </w:pP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r w:rsidR="00C84053">
        <w:rPr>
          <w:rStyle w:val="None"/>
          <w:rFonts w:ascii="Times New Roman" w:hAnsi="Times New Roman"/>
          <w:sz w:val="24"/>
          <w:szCs w:val="24"/>
        </w:rPr>
        <w:tab/>
      </w:r>
      <w:proofErr w:type="gramStart"/>
      <w:r w:rsidRPr="00B0367F">
        <w:rPr>
          <w:rStyle w:val="None"/>
          <w:rFonts w:ascii="Times New Roman" w:hAnsi="Times New Roman"/>
          <w:sz w:val="24"/>
          <w:szCs w:val="24"/>
        </w:rPr>
        <w:t>15.10  </w:t>
      </w:r>
      <w:r w:rsidRPr="00B0367F">
        <w:rPr>
          <w:rStyle w:val="None"/>
          <w:rFonts w:ascii="Times New Roman" w:hAnsi="Times New Roman"/>
          <w:sz w:val="24"/>
          <w:szCs w:val="24"/>
          <w:u w:val="single"/>
        </w:rPr>
        <w:t>Amendment</w:t>
      </w:r>
      <w:proofErr w:type="gramEnd"/>
      <w:r w:rsidRPr="00B0367F">
        <w:rPr>
          <w:rStyle w:val="None"/>
          <w:rFonts w:ascii="Times New Roman" w:hAnsi="Times New Roman"/>
          <w:sz w:val="24"/>
          <w:szCs w:val="24"/>
          <w:u w:val="single"/>
        </w:rPr>
        <w:t xml:space="preserve"> and Modification; Waiver</w:t>
      </w:r>
      <w:r w:rsidRPr="00B0367F">
        <w:rPr>
          <w:rStyle w:val="None"/>
          <w:rFonts w:ascii="Times New Roman" w:hAnsi="Times New Roman"/>
          <w:sz w:val="24"/>
          <w:szCs w:val="24"/>
        </w:rPr>
        <w:t xml:space="preserve">. No amendment to or modification of or rescission, termination, or discharge of this </w:t>
      </w:r>
      <w:r w:rsidR="00E2429B">
        <w:rPr>
          <w:rStyle w:val="None"/>
          <w:rFonts w:ascii="Times New Roman" w:hAnsi="Times New Roman"/>
          <w:sz w:val="24"/>
          <w:szCs w:val="24"/>
        </w:rPr>
        <w:t xml:space="preserve">Agreement </w:t>
      </w:r>
      <w:r w:rsidRPr="00B0367F">
        <w:rPr>
          <w:rStyle w:val="None"/>
          <w:rFonts w:ascii="Times New Roman" w:hAnsi="Times New Roman"/>
          <w:sz w:val="24"/>
          <w:szCs w:val="24"/>
        </w:rPr>
        <w:t xml:space="preserve">is effective unless it is in writing, identified as an amendment to or rescission, termination, or discharge of this </w:t>
      </w:r>
      <w:r w:rsidR="00E2429B">
        <w:rPr>
          <w:rStyle w:val="None"/>
          <w:rFonts w:ascii="Times New Roman" w:hAnsi="Times New Roman"/>
          <w:sz w:val="24"/>
          <w:szCs w:val="24"/>
        </w:rPr>
        <w:t>Agreement</w:t>
      </w:r>
      <w:r w:rsidR="00A25861">
        <w:rPr>
          <w:rStyle w:val="None"/>
          <w:rFonts w:ascii="Times New Roman" w:hAnsi="Times New Roman"/>
          <w:sz w:val="24"/>
          <w:szCs w:val="24"/>
        </w:rPr>
        <w:t xml:space="preserve"> </w:t>
      </w:r>
      <w:r w:rsidRPr="00B0367F">
        <w:rPr>
          <w:rStyle w:val="None"/>
          <w:rFonts w:ascii="Times New Roman" w:hAnsi="Times New Roman"/>
          <w:sz w:val="24"/>
          <w:szCs w:val="24"/>
        </w:rPr>
        <w:t>and signed by an authorized representative of each Party. No waiver by any Party of any of the provisions hereof shall be effective unless explicitly set forth in writing and signed by the Party so waiving. Except as otherwise set forth in this</w:t>
      </w:r>
      <w:r w:rsidR="00A25861">
        <w:rPr>
          <w:rStyle w:val="None"/>
          <w:rFonts w:ascii="Times New Roman" w:hAnsi="Times New Roman"/>
          <w:sz w:val="24"/>
          <w:szCs w:val="24"/>
        </w:rPr>
        <w:t xml:space="preserve"> </w:t>
      </w:r>
      <w:r w:rsidR="00E2429B">
        <w:rPr>
          <w:rStyle w:val="None"/>
          <w:rFonts w:ascii="Times New Roman" w:hAnsi="Times New Roman"/>
          <w:sz w:val="24"/>
          <w:szCs w:val="24"/>
        </w:rPr>
        <w:t>Agreement</w:t>
      </w:r>
      <w:r w:rsidRPr="00B0367F">
        <w:rPr>
          <w:rStyle w:val="None"/>
          <w:rFonts w:ascii="Times New Roman" w:hAnsi="Times New Roman"/>
          <w:sz w:val="24"/>
          <w:szCs w:val="24"/>
        </w:rPr>
        <w:t xml:space="preserve">, no failure to exercise, or delay in exercising, any right, remedy, power, or privilege arising from this </w:t>
      </w:r>
      <w:r w:rsidR="00E2429B">
        <w:rPr>
          <w:rStyle w:val="None"/>
          <w:rFonts w:ascii="Times New Roman" w:hAnsi="Times New Roman"/>
          <w:sz w:val="24"/>
          <w:szCs w:val="24"/>
        </w:rPr>
        <w:t>Agreement</w:t>
      </w:r>
      <w:r w:rsidRPr="00B0367F">
        <w:rPr>
          <w:rStyle w:val="None"/>
          <w:rFonts w:ascii="Times New Roman" w:hAnsi="Times New Roman"/>
          <w:sz w:val="24"/>
          <w:szCs w:val="24"/>
        </w:rPr>
        <w:t xml:space="preserve"> shall operate or be construed as a waiver thereof; nor shall any single or partial exercise of any right, remedy, power, or privilege hereunder preclude any other or further exercise thereof or the exercise of any other right, remedy, power, or privilege.</w:t>
      </w:r>
    </w:p>
    <w:p w:rsidR="00065151" w:rsidRDefault="00065151">
      <w:pPr>
        <w:pStyle w:val="BodyA"/>
        <w:widowControl w:val="0"/>
        <w:spacing w:after="0" w:line="240" w:lineRule="auto"/>
        <w:ind w:left="360"/>
        <w:jc w:val="both"/>
        <w:rPr>
          <w:rStyle w:val="None"/>
          <w:rFonts w:ascii="Times New Roman" w:eastAsia="Times New Roman" w:hAnsi="Times New Roman" w:cs="Times New Roman"/>
          <w:color w:val="0E568C"/>
          <w:u w:color="0E568C"/>
        </w:rPr>
      </w:pPr>
      <w:bookmarkStart w:id="258" w:name="co_anchor_a755605_1"/>
      <w:bookmarkEnd w:id="258"/>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r w:rsidR="00C84053">
        <w:rPr>
          <w:rStyle w:val="None"/>
          <w:rFonts w:ascii="Times New Roman" w:hAnsi="Times New Roman"/>
          <w:sz w:val="24"/>
          <w:szCs w:val="24"/>
        </w:rPr>
        <w:tab/>
      </w:r>
      <w:proofErr w:type="gramStart"/>
      <w:r w:rsidRPr="00B0367F">
        <w:rPr>
          <w:rStyle w:val="None"/>
          <w:rFonts w:ascii="Times New Roman" w:hAnsi="Times New Roman"/>
          <w:sz w:val="24"/>
          <w:szCs w:val="24"/>
        </w:rPr>
        <w:t>15.11  </w:t>
      </w:r>
      <w:r w:rsidRPr="00B0367F">
        <w:rPr>
          <w:rStyle w:val="None"/>
          <w:rFonts w:ascii="Times New Roman" w:hAnsi="Times New Roman"/>
          <w:sz w:val="24"/>
          <w:szCs w:val="24"/>
          <w:u w:val="single"/>
        </w:rPr>
        <w:t>Severability</w:t>
      </w:r>
      <w:proofErr w:type="gramEnd"/>
      <w:r w:rsidRPr="00B0367F">
        <w:rPr>
          <w:rStyle w:val="None"/>
          <w:rFonts w:ascii="Times New Roman" w:hAnsi="Times New Roman"/>
          <w:sz w:val="24"/>
          <w:szCs w:val="24"/>
        </w:rPr>
        <w:t xml:space="preserve">. If any provision of this </w:t>
      </w:r>
      <w:r w:rsidR="00E2429B">
        <w:rPr>
          <w:rStyle w:val="None"/>
          <w:rFonts w:ascii="Times New Roman" w:hAnsi="Times New Roman"/>
          <w:sz w:val="24"/>
          <w:szCs w:val="24"/>
        </w:rPr>
        <w:t>Agreement</w:t>
      </w:r>
      <w:r w:rsidR="00A56E0C">
        <w:rPr>
          <w:rStyle w:val="None"/>
          <w:rFonts w:ascii="Times New Roman" w:hAnsi="Times New Roman"/>
          <w:sz w:val="24"/>
          <w:szCs w:val="24"/>
        </w:rPr>
        <w:t xml:space="preserve"> </w:t>
      </w:r>
      <w:r w:rsidRPr="00B0367F">
        <w:rPr>
          <w:rStyle w:val="None"/>
          <w:rFonts w:ascii="Times New Roman" w:hAnsi="Times New Roman"/>
          <w:sz w:val="24"/>
          <w:szCs w:val="24"/>
        </w:rPr>
        <w:t xml:space="preserve">is invalid, illegal, or unenforceable in any jurisdiction, such invalidity, illegality, or unenforceability shall not affect any other term or provision of this </w:t>
      </w:r>
      <w:r w:rsidR="00E2429B">
        <w:rPr>
          <w:rStyle w:val="None"/>
          <w:rFonts w:ascii="Times New Roman" w:hAnsi="Times New Roman"/>
          <w:sz w:val="24"/>
          <w:szCs w:val="24"/>
        </w:rPr>
        <w:t>Agreement</w:t>
      </w:r>
      <w:r w:rsidR="00A56E0C">
        <w:rPr>
          <w:rStyle w:val="None"/>
          <w:rFonts w:ascii="Times New Roman" w:hAnsi="Times New Roman"/>
          <w:sz w:val="24"/>
          <w:szCs w:val="24"/>
        </w:rPr>
        <w:t xml:space="preserve"> </w:t>
      </w:r>
      <w:r w:rsidRPr="00B0367F">
        <w:rPr>
          <w:rStyle w:val="None"/>
          <w:rFonts w:ascii="Times New Roman" w:hAnsi="Times New Roman"/>
          <w:sz w:val="24"/>
          <w:szCs w:val="24"/>
        </w:rPr>
        <w:t xml:space="preserve">or invalidate or render unenforceable such term or provision in any other jurisdiction. On such determination that any term or other provision is invalid, illegal, or unenforceable, the Parties shall negotiate in good faith to modify this </w:t>
      </w:r>
      <w:r w:rsidR="00E2429B">
        <w:rPr>
          <w:rStyle w:val="None"/>
          <w:rFonts w:ascii="Times New Roman" w:hAnsi="Times New Roman"/>
          <w:sz w:val="24"/>
          <w:szCs w:val="24"/>
        </w:rPr>
        <w:t>Agreement</w:t>
      </w:r>
      <w:r w:rsidR="00A56E0C">
        <w:rPr>
          <w:rStyle w:val="None"/>
          <w:rFonts w:ascii="Times New Roman" w:hAnsi="Times New Roman"/>
          <w:sz w:val="24"/>
          <w:szCs w:val="24"/>
        </w:rPr>
        <w:t xml:space="preserve"> </w:t>
      </w:r>
      <w:r w:rsidRPr="00B0367F">
        <w:rPr>
          <w:rStyle w:val="None"/>
          <w:rFonts w:ascii="Times New Roman" w:hAnsi="Times New Roman"/>
          <w:sz w:val="24"/>
          <w:szCs w:val="24"/>
        </w:rPr>
        <w:t>so as to effect the original intent of the Parties as closely as possible in a mutually acceptable manner in order that the transactions contemplated hereby be consummated as originally contemplated to the greatest extent possible. </w:t>
      </w:r>
    </w:p>
    <w:p w:rsidR="00065151" w:rsidRDefault="00065151">
      <w:pPr>
        <w:pStyle w:val="BodyA"/>
        <w:widowControl w:val="0"/>
        <w:spacing w:after="0" w:line="240" w:lineRule="auto"/>
        <w:ind w:left="360"/>
        <w:jc w:val="both"/>
        <w:rPr>
          <w:rStyle w:val="None"/>
          <w:rFonts w:ascii="Times New Roman" w:eastAsia="Times New Roman" w:hAnsi="Times New Roman" w:cs="Times New Roman"/>
          <w:color w:val="0E568C"/>
          <w:u w:color="0E568C"/>
        </w:rPr>
      </w:pPr>
      <w:bookmarkStart w:id="259" w:name="co_anchor_a925758_1"/>
      <w:bookmarkEnd w:id="259"/>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r w:rsidR="00C84053">
        <w:rPr>
          <w:rStyle w:val="None"/>
          <w:rFonts w:ascii="Times New Roman" w:hAnsi="Times New Roman"/>
        </w:rPr>
        <w:tab/>
      </w:r>
      <w:proofErr w:type="gramStart"/>
      <w:r w:rsidRPr="00B0367F">
        <w:rPr>
          <w:rStyle w:val="None"/>
          <w:rFonts w:ascii="Times New Roman" w:hAnsi="Times New Roman"/>
          <w:sz w:val="24"/>
          <w:szCs w:val="24"/>
        </w:rPr>
        <w:t>15.12  </w:t>
      </w:r>
      <w:r w:rsidRPr="00B0367F">
        <w:rPr>
          <w:rStyle w:val="None"/>
          <w:rFonts w:ascii="Times New Roman" w:hAnsi="Times New Roman"/>
          <w:sz w:val="24"/>
          <w:szCs w:val="24"/>
          <w:u w:val="single"/>
        </w:rPr>
        <w:t>Governing</w:t>
      </w:r>
      <w:proofErr w:type="gramEnd"/>
      <w:r w:rsidRPr="00B0367F">
        <w:rPr>
          <w:rStyle w:val="None"/>
          <w:rFonts w:ascii="Times New Roman" w:hAnsi="Times New Roman"/>
          <w:sz w:val="24"/>
          <w:szCs w:val="24"/>
          <w:u w:val="single"/>
        </w:rPr>
        <w:t xml:space="preserve"> Law; Submission to Jurisdiction</w:t>
      </w:r>
      <w:r w:rsidR="006421D4" w:rsidRPr="00B0367F">
        <w:rPr>
          <w:rStyle w:val="None"/>
          <w:rFonts w:ascii="Times New Roman" w:hAnsi="Times New Roman"/>
          <w:sz w:val="24"/>
          <w:szCs w:val="24"/>
          <w:u w:val="single"/>
        </w:rPr>
        <w:t>;</w:t>
      </w:r>
      <w:r w:rsidR="00C84053" w:rsidRPr="00B0367F">
        <w:rPr>
          <w:rStyle w:val="None"/>
          <w:rFonts w:ascii="Times New Roman" w:hAnsi="Times New Roman"/>
          <w:sz w:val="24"/>
          <w:szCs w:val="24"/>
          <w:u w:val="single"/>
        </w:rPr>
        <w:t xml:space="preserve"> </w:t>
      </w:r>
      <w:r w:rsidR="006421D4" w:rsidRPr="00B0367F">
        <w:rPr>
          <w:rStyle w:val="None"/>
          <w:rFonts w:ascii="Times New Roman" w:hAnsi="Times New Roman"/>
          <w:sz w:val="24"/>
          <w:szCs w:val="24"/>
          <w:u w:val="single"/>
        </w:rPr>
        <w:t>Venue</w:t>
      </w:r>
      <w:r w:rsidR="00C84053" w:rsidRPr="00B0367F">
        <w:rPr>
          <w:rStyle w:val="None"/>
          <w:rFonts w:ascii="Times New Roman" w:hAnsi="Times New Roman"/>
          <w:sz w:val="24"/>
          <w:szCs w:val="24"/>
        </w:rPr>
        <w:t>.</w:t>
      </w:r>
      <w:r w:rsidRPr="00B0367F">
        <w:rPr>
          <w:rStyle w:val="None"/>
          <w:rFonts w:ascii="Times New Roman" w:hAnsi="Times New Roman"/>
          <w:sz w:val="24"/>
          <w:szCs w:val="24"/>
        </w:rPr>
        <w:t xml:space="preserve"> </w:t>
      </w:r>
      <w:r w:rsidR="00C83496" w:rsidRPr="00C83496">
        <w:rPr>
          <w:rFonts w:ascii="Times New Roman" w:hAnsi="Times New Roman"/>
          <w:sz w:val="24"/>
          <w:szCs w:val="24"/>
        </w:rPr>
        <w:t xml:space="preserve">This Agreement is governed by and construed in accordance with the internal laws of the State of </w:t>
      </w:r>
      <w:r w:rsidR="0005454F">
        <w:rPr>
          <w:rFonts w:ascii="Times New Roman" w:hAnsi="Times New Roman"/>
          <w:sz w:val="24"/>
          <w:szCs w:val="24"/>
        </w:rPr>
        <w:t>Delaware</w:t>
      </w:r>
      <w:r w:rsidR="0005454F" w:rsidRPr="00C83496">
        <w:rPr>
          <w:rFonts w:ascii="Times New Roman" w:hAnsi="Times New Roman"/>
          <w:sz w:val="24"/>
          <w:szCs w:val="24"/>
        </w:rPr>
        <w:t xml:space="preserve"> </w:t>
      </w:r>
      <w:r w:rsidR="00C83496" w:rsidRPr="00C83496">
        <w:rPr>
          <w:rFonts w:ascii="Times New Roman" w:hAnsi="Times New Roman"/>
          <w:sz w:val="24"/>
          <w:szCs w:val="24"/>
        </w:rPr>
        <w:t xml:space="preserve">without giving effect to any choice or conflict of law provision or rule that would require or permit the application of the laws of any jurisdiction other than those of the State of </w:t>
      </w:r>
      <w:r w:rsidR="00F3410C">
        <w:rPr>
          <w:rFonts w:ascii="Times New Roman" w:hAnsi="Times New Roman"/>
          <w:sz w:val="24"/>
          <w:szCs w:val="24"/>
        </w:rPr>
        <w:t>Delaware</w:t>
      </w:r>
      <w:r w:rsidR="00C83496" w:rsidRPr="00C83496">
        <w:rPr>
          <w:rFonts w:ascii="Times New Roman" w:hAnsi="Times New Roman"/>
          <w:sz w:val="24"/>
          <w:szCs w:val="24"/>
        </w:rPr>
        <w:t xml:space="preserve">. Any suit, action, or proceeding arising out of or related to this Agreement or the Services, Deliverables, or other subject matter hereof, or any transactions contemplated hereby, shall be instituted exclusively in the federal or state courts located in the State of </w:t>
      </w:r>
      <w:r w:rsidR="00F3410C">
        <w:rPr>
          <w:rFonts w:ascii="Times New Roman" w:hAnsi="Times New Roman"/>
          <w:sz w:val="24"/>
          <w:szCs w:val="24"/>
        </w:rPr>
        <w:t>Delaware</w:t>
      </w:r>
      <w:r w:rsidR="00C83496" w:rsidRPr="00C83496">
        <w:rPr>
          <w:rFonts w:ascii="Times New Roman" w:hAnsi="Times New Roman"/>
          <w:sz w:val="24"/>
          <w:szCs w:val="24"/>
        </w:rPr>
        <w:t>, and each Party irrevocably submits to the exclusive jurisdiction and venue of such courts in any such suit, action, or proceeding.</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60" w:name="co_anchor_a915077_1"/>
      <w:bookmarkEnd w:id="260"/>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15.13  </w:t>
      </w:r>
      <w:r w:rsidRPr="00B0367F">
        <w:rPr>
          <w:rStyle w:val="None"/>
          <w:rFonts w:ascii="Times New Roman" w:hAnsi="Times New Roman"/>
          <w:sz w:val="24"/>
          <w:szCs w:val="24"/>
          <w:u w:val="single"/>
        </w:rPr>
        <w:t>Waiver</w:t>
      </w:r>
      <w:proofErr w:type="gramEnd"/>
      <w:r w:rsidRPr="00B0367F">
        <w:rPr>
          <w:rStyle w:val="None"/>
          <w:rFonts w:ascii="Times New Roman" w:hAnsi="Times New Roman"/>
          <w:sz w:val="24"/>
          <w:szCs w:val="24"/>
          <w:u w:val="single"/>
        </w:rPr>
        <w:t xml:space="preserve"> of Jury Trial</w:t>
      </w:r>
      <w:r w:rsidRPr="00B0367F">
        <w:rPr>
          <w:rStyle w:val="None"/>
          <w:rFonts w:ascii="Times New Roman" w:hAnsi="Times New Roman"/>
          <w:sz w:val="24"/>
          <w:szCs w:val="24"/>
        </w:rPr>
        <w:t xml:space="preserve">. Each Party irrevocably and unconditionally waives any right it may have to a trial by jury in respect of any suit, action, or proceeding arising out of or relating to this Agreement or the </w:t>
      </w:r>
      <w:r w:rsidR="002D79AD">
        <w:rPr>
          <w:rStyle w:val="None"/>
          <w:rFonts w:ascii="Times New Roman" w:hAnsi="Times New Roman"/>
          <w:sz w:val="24"/>
          <w:szCs w:val="24"/>
        </w:rPr>
        <w:t xml:space="preserve">Software, </w:t>
      </w:r>
      <w:r w:rsidRPr="00B0367F">
        <w:rPr>
          <w:rStyle w:val="None"/>
          <w:rFonts w:ascii="Times New Roman" w:hAnsi="Times New Roman"/>
          <w:sz w:val="24"/>
          <w:szCs w:val="24"/>
        </w:rPr>
        <w:t>Services, Deliverables, or other subject matter of</w:t>
      </w:r>
      <w:r w:rsidR="002D79AD">
        <w:rPr>
          <w:rStyle w:val="None"/>
          <w:rFonts w:ascii="Times New Roman" w:hAnsi="Times New Roman"/>
          <w:sz w:val="24"/>
          <w:szCs w:val="24"/>
        </w:rPr>
        <w:t xml:space="preserve"> the Agreement</w:t>
      </w:r>
      <w:r w:rsidRPr="00B0367F">
        <w:rPr>
          <w:rStyle w:val="None"/>
          <w:rFonts w:ascii="Times New Roman" w:hAnsi="Times New Roman"/>
          <w:sz w:val="24"/>
          <w:szCs w:val="24"/>
        </w:rPr>
        <w:t xml:space="preserve">, or any transactions contemplated </w:t>
      </w:r>
      <w:r w:rsidR="002D79AD">
        <w:rPr>
          <w:rStyle w:val="None"/>
          <w:rFonts w:ascii="Times New Roman" w:hAnsi="Times New Roman"/>
          <w:sz w:val="24"/>
          <w:szCs w:val="24"/>
        </w:rPr>
        <w:t>t</w:t>
      </w:r>
      <w:r w:rsidRPr="00B0367F">
        <w:rPr>
          <w:rStyle w:val="None"/>
          <w:rFonts w:ascii="Times New Roman" w:hAnsi="Times New Roman"/>
          <w:sz w:val="24"/>
          <w:szCs w:val="24"/>
        </w:rPr>
        <w:t>hereby.</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61" w:name="co_anchor_a203474_1"/>
      <w:bookmarkEnd w:id="261"/>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15.14  </w:t>
      </w:r>
      <w:r w:rsidRPr="00B0367F">
        <w:rPr>
          <w:rStyle w:val="None"/>
          <w:rFonts w:ascii="Times New Roman" w:hAnsi="Times New Roman"/>
          <w:sz w:val="24"/>
          <w:szCs w:val="24"/>
          <w:u w:val="single"/>
        </w:rPr>
        <w:t>Equitable</w:t>
      </w:r>
      <w:proofErr w:type="gramEnd"/>
      <w:r w:rsidRPr="00B0367F">
        <w:rPr>
          <w:rStyle w:val="None"/>
          <w:rFonts w:ascii="Times New Roman" w:hAnsi="Times New Roman"/>
          <w:sz w:val="24"/>
          <w:szCs w:val="24"/>
          <w:u w:val="single"/>
        </w:rPr>
        <w:t xml:space="preserve"> Remedies</w:t>
      </w:r>
      <w:r w:rsidRPr="00B0367F">
        <w:rPr>
          <w:rStyle w:val="None"/>
          <w:rFonts w:ascii="Times New Roman" w:hAnsi="Times New Roman"/>
          <w:sz w:val="24"/>
          <w:szCs w:val="24"/>
        </w:rPr>
        <w:t xml:space="preserve">. Each Party acknowledges and agrees that a breach or threatened breach by such Party of any of its obligations under Section </w:t>
      </w:r>
      <w:r w:rsidR="002D79AD">
        <w:rPr>
          <w:rStyle w:val="None"/>
          <w:rFonts w:ascii="Times New Roman" w:hAnsi="Times New Roman"/>
          <w:sz w:val="24"/>
          <w:szCs w:val="24"/>
        </w:rPr>
        <w:t>6</w:t>
      </w:r>
      <w:r w:rsidRPr="00B0367F">
        <w:rPr>
          <w:rStyle w:val="None"/>
          <w:rFonts w:ascii="Times New Roman" w:hAnsi="Times New Roman"/>
          <w:sz w:val="24"/>
          <w:szCs w:val="24"/>
        </w:rPr>
        <w:t xml:space="preserve"> (Confidentiality) or Section 11 (Indemnification) or, in the case of Customer, Section 5 </w:t>
      </w:r>
      <w:r w:rsidR="002D79AD">
        <w:rPr>
          <w:rStyle w:val="None"/>
          <w:rFonts w:ascii="Times New Roman" w:hAnsi="Times New Roman"/>
          <w:sz w:val="24"/>
          <w:szCs w:val="24"/>
        </w:rPr>
        <w:t>(</w:t>
      </w:r>
      <w:r w:rsidRPr="00B0367F">
        <w:rPr>
          <w:rStyle w:val="None"/>
          <w:rFonts w:ascii="Times New Roman" w:hAnsi="Times New Roman"/>
          <w:sz w:val="24"/>
          <w:szCs w:val="24"/>
        </w:rPr>
        <w:t xml:space="preserve">Customer Obligations) or Section 8 (Intellectual Property Rights), of this </w:t>
      </w:r>
      <w:r w:rsidR="00E2429B">
        <w:rPr>
          <w:rStyle w:val="None"/>
          <w:rFonts w:ascii="Times New Roman" w:hAnsi="Times New Roman"/>
          <w:sz w:val="24"/>
          <w:szCs w:val="24"/>
        </w:rPr>
        <w:t>Agreement</w:t>
      </w:r>
      <w:r w:rsidR="00A56E0C">
        <w:rPr>
          <w:rStyle w:val="None"/>
          <w:rFonts w:ascii="Times New Roman" w:hAnsi="Times New Roman"/>
          <w:sz w:val="24"/>
          <w:szCs w:val="24"/>
        </w:rPr>
        <w:t xml:space="preserve"> </w:t>
      </w:r>
      <w:r w:rsidRPr="00B0367F">
        <w:rPr>
          <w:rStyle w:val="None"/>
          <w:rFonts w:ascii="Times New Roman" w:hAnsi="Times New Roman"/>
          <w:sz w:val="24"/>
          <w:szCs w:val="24"/>
        </w:rPr>
        <w:t>would cause the other Party irreparable harm for which monetary damages would not be an adequate remedy and that, in the event of such breach or threatened breach, the other Party will be entitled to</w:t>
      </w:r>
      <w:r w:rsidR="0019702F">
        <w:rPr>
          <w:rStyle w:val="None"/>
          <w:rFonts w:ascii="Times New Roman" w:hAnsi="Times New Roman"/>
          <w:sz w:val="24"/>
          <w:szCs w:val="24"/>
        </w:rPr>
        <w:t xml:space="preserve"> seek</w:t>
      </w:r>
      <w:r w:rsidRPr="00B0367F">
        <w:rPr>
          <w:rStyle w:val="None"/>
          <w:rFonts w:ascii="Times New Roman" w:hAnsi="Times New Roman"/>
          <w:sz w:val="24"/>
          <w:szCs w:val="24"/>
        </w:rPr>
        <w:t xml:space="preserve"> equitable relief, including a restraining order, injuncti</w:t>
      </w:r>
      <w:r w:rsidR="002D79AD">
        <w:rPr>
          <w:rStyle w:val="None"/>
          <w:rFonts w:ascii="Times New Roman" w:hAnsi="Times New Roman"/>
          <w:sz w:val="24"/>
          <w:szCs w:val="24"/>
        </w:rPr>
        <w:t>ve relief</w:t>
      </w:r>
      <w:r w:rsidRPr="00B0367F">
        <w:rPr>
          <w:rStyle w:val="None"/>
          <w:rFonts w:ascii="Times New Roman" w:hAnsi="Times New Roman"/>
          <w:sz w:val="24"/>
          <w:szCs w:val="24"/>
        </w:rPr>
        <w:t xml:space="preserve">, specific performance, </w:t>
      </w:r>
      <w:r w:rsidR="00E2429B">
        <w:rPr>
          <w:rStyle w:val="None"/>
          <w:rFonts w:ascii="Times New Roman" w:hAnsi="Times New Roman"/>
          <w:sz w:val="24"/>
          <w:szCs w:val="24"/>
        </w:rPr>
        <w:t xml:space="preserve">and any other </w:t>
      </w:r>
      <w:r w:rsidR="00A56E0C">
        <w:rPr>
          <w:rStyle w:val="None"/>
          <w:rFonts w:ascii="Times New Roman" w:hAnsi="Times New Roman"/>
          <w:sz w:val="24"/>
          <w:szCs w:val="24"/>
        </w:rPr>
        <w:t xml:space="preserve">equitable </w:t>
      </w:r>
      <w:r w:rsidR="00E2429B">
        <w:rPr>
          <w:rStyle w:val="None"/>
          <w:rFonts w:ascii="Times New Roman" w:hAnsi="Times New Roman"/>
          <w:sz w:val="24"/>
          <w:szCs w:val="24"/>
        </w:rPr>
        <w:t xml:space="preserve">relief that may be available from any court of competent jurisdiction </w:t>
      </w:r>
      <w:r w:rsidRPr="00B0367F">
        <w:rPr>
          <w:rStyle w:val="None"/>
          <w:rFonts w:ascii="Times New Roman" w:hAnsi="Times New Roman"/>
          <w:sz w:val="24"/>
          <w:szCs w:val="24"/>
        </w:rPr>
        <w:t xml:space="preserve">without any requirement to post a bond or other security, or to prove actual damages or that monetary damages are not an </w:t>
      </w:r>
      <w:r w:rsidRPr="00B0367F">
        <w:rPr>
          <w:rStyle w:val="None"/>
          <w:rFonts w:ascii="Times New Roman" w:hAnsi="Times New Roman"/>
          <w:sz w:val="24"/>
          <w:szCs w:val="24"/>
        </w:rPr>
        <w:lastRenderedPageBreak/>
        <w:t>adequate remedy. Such remedies are not exclusive and are in addition to all other remedies that may be available at law, in equity, or otherwise.</w:t>
      </w:r>
      <w:r w:rsidR="002D79AD">
        <w:rPr>
          <w:rStyle w:val="None"/>
          <w:rFonts w:ascii="Times New Roman" w:hAnsi="Times New Roman"/>
          <w:sz w:val="24"/>
          <w:szCs w:val="24"/>
        </w:rPr>
        <w:t xml:space="preserve"> </w:t>
      </w:r>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bookmarkStart w:id="262" w:name="co_anchor_a620045_1"/>
      <w:bookmarkEnd w:id="262"/>
    </w:p>
    <w:p w:rsidR="00065151" w:rsidRPr="00B0367F" w:rsidRDefault="00EC78CD">
      <w:pPr>
        <w:pStyle w:val="BodyA"/>
        <w:widowControl w:val="0"/>
        <w:spacing w:after="0" w:line="240" w:lineRule="auto"/>
        <w:ind w:left="360"/>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w:t>
      </w:r>
      <w:proofErr w:type="gramStart"/>
      <w:r w:rsidRPr="00B0367F">
        <w:rPr>
          <w:rStyle w:val="None"/>
          <w:rFonts w:ascii="Times New Roman" w:hAnsi="Times New Roman"/>
          <w:sz w:val="24"/>
          <w:szCs w:val="24"/>
        </w:rPr>
        <w:t>15.15  </w:t>
      </w:r>
      <w:r w:rsidRPr="00B0367F">
        <w:rPr>
          <w:rStyle w:val="None"/>
          <w:rFonts w:ascii="Times New Roman" w:hAnsi="Times New Roman"/>
          <w:sz w:val="24"/>
          <w:szCs w:val="24"/>
          <w:u w:val="single"/>
        </w:rPr>
        <w:t>Attorneys</w:t>
      </w:r>
      <w:proofErr w:type="gramEnd"/>
      <w:r w:rsidRPr="00B0367F">
        <w:rPr>
          <w:rStyle w:val="None"/>
          <w:rFonts w:ascii="Times New Roman" w:hAnsi="Times New Roman"/>
          <w:sz w:val="24"/>
          <w:szCs w:val="24"/>
          <w:u w:val="single"/>
        </w:rPr>
        <w:t xml:space="preserve">’ </w:t>
      </w:r>
      <w:r w:rsidRPr="00B0367F">
        <w:rPr>
          <w:rStyle w:val="None"/>
          <w:rFonts w:ascii="Times New Roman" w:hAnsi="Times New Roman"/>
          <w:sz w:val="24"/>
          <w:szCs w:val="24"/>
          <w:u w:val="single"/>
          <w:lang w:val="nl-NL"/>
        </w:rPr>
        <w:t>Fees</w:t>
      </w:r>
      <w:r w:rsidRPr="00B0367F">
        <w:rPr>
          <w:rStyle w:val="None"/>
          <w:rFonts w:ascii="Times New Roman" w:hAnsi="Times New Roman"/>
          <w:sz w:val="24"/>
          <w:szCs w:val="24"/>
        </w:rPr>
        <w:t>. In the event that any suit, action, or other proceeding is instituted or commenced by either Party against the other Party arising out of or related to this Agreement, the prevailing Party shall be entitled to recover its reasonable attorneys’ fees and court costs from the non-prevailing Party</w:t>
      </w:r>
      <w:r w:rsidR="00433ED9">
        <w:rPr>
          <w:rStyle w:val="None"/>
          <w:rFonts w:ascii="Times New Roman" w:hAnsi="Times New Roman"/>
          <w:sz w:val="24"/>
          <w:szCs w:val="24"/>
        </w:rPr>
        <w:t>, including on appeal</w:t>
      </w:r>
      <w:r w:rsidRPr="00B0367F">
        <w:rPr>
          <w:rStyle w:val="None"/>
          <w:rFonts w:ascii="Times New Roman" w:hAnsi="Times New Roman"/>
          <w:sz w:val="24"/>
          <w:szCs w:val="24"/>
        </w:rPr>
        <w:t>.</w:t>
      </w:r>
    </w:p>
    <w:p w:rsidR="00065151" w:rsidRDefault="00EC78CD">
      <w:pPr>
        <w:pStyle w:val="BodyA"/>
        <w:widowControl w:val="0"/>
        <w:spacing w:after="0" w:line="240" w:lineRule="auto"/>
        <w:ind w:left="360"/>
        <w:jc w:val="both"/>
        <w:rPr>
          <w:rStyle w:val="None"/>
          <w:rFonts w:ascii="Times New Roman" w:eastAsia="Times New Roman" w:hAnsi="Times New Roman" w:cs="Times New Roman"/>
        </w:rPr>
      </w:pPr>
      <w:r>
        <w:rPr>
          <w:rStyle w:val="None"/>
          <w:rFonts w:ascii="Times New Roman" w:hAnsi="Times New Roman"/>
        </w:rPr>
        <w:t> </w:t>
      </w:r>
      <w:bookmarkStart w:id="263" w:name="co_anchor_a310287_1"/>
      <w:bookmarkEnd w:id="263"/>
    </w:p>
    <w:p w:rsidR="00065151" w:rsidRDefault="00EC78CD">
      <w:pPr>
        <w:pStyle w:val="BodyA"/>
        <w:widowControl w:val="0"/>
        <w:spacing w:after="0" w:line="240" w:lineRule="auto"/>
        <w:ind w:left="360"/>
        <w:jc w:val="both"/>
        <w:rPr>
          <w:rStyle w:val="None"/>
          <w:rFonts w:ascii="Times New Roman" w:hAnsi="Times New Roman"/>
          <w:sz w:val="24"/>
          <w:szCs w:val="24"/>
        </w:rPr>
      </w:pPr>
      <w:r>
        <w:rPr>
          <w:rStyle w:val="None"/>
          <w:rFonts w:ascii="Times New Roman" w:hAnsi="Times New Roman"/>
        </w:rPr>
        <w:t>    </w:t>
      </w:r>
      <w:proofErr w:type="gramStart"/>
      <w:r w:rsidRPr="00B0367F">
        <w:rPr>
          <w:rStyle w:val="None"/>
          <w:rFonts w:ascii="Times New Roman" w:hAnsi="Times New Roman"/>
          <w:sz w:val="24"/>
          <w:szCs w:val="24"/>
        </w:rPr>
        <w:t>15.16  </w:t>
      </w:r>
      <w:r w:rsidRPr="00B0367F">
        <w:rPr>
          <w:rStyle w:val="None"/>
          <w:rFonts w:ascii="Times New Roman" w:hAnsi="Times New Roman"/>
          <w:sz w:val="24"/>
          <w:szCs w:val="24"/>
          <w:u w:val="single"/>
        </w:rPr>
        <w:t>Counterparts</w:t>
      </w:r>
      <w:proofErr w:type="gramEnd"/>
      <w:r w:rsidRPr="00B0367F">
        <w:rPr>
          <w:rStyle w:val="None"/>
          <w:rFonts w:ascii="Times New Roman" w:hAnsi="Times New Roman"/>
          <w:sz w:val="24"/>
          <w:szCs w:val="24"/>
        </w:rPr>
        <w:t xml:space="preserve">. This </w:t>
      </w:r>
      <w:r w:rsidR="00E2429B">
        <w:rPr>
          <w:rStyle w:val="None"/>
          <w:rFonts w:ascii="Times New Roman" w:hAnsi="Times New Roman"/>
          <w:sz w:val="24"/>
          <w:szCs w:val="24"/>
        </w:rPr>
        <w:t>Agreement</w:t>
      </w:r>
      <w:r w:rsidRPr="00B0367F">
        <w:rPr>
          <w:rStyle w:val="None"/>
          <w:rFonts w:ascii="Times New Roman" w:hAnsi="Times New Roman"/>
          <w:sz w:val="24"/>
          <w:szCs w:val="24"/>
        </w:rPr>
        <w:t xml:space="preserve"> may be executed in counterparts, each of which is deemed an original, but all of which together are deemed to be one and the same agreement. A signed copy of this </w:t>
      </w:r>
      <w:r w:rsidR="00433ED9">
        <w:rPr>
          <w:rStyle w:val="None"/>
          <w:rFonts w:ascii="Times New Roman" w:hAnsi="Times New Roman"/>
          <w:sz w:val="24"/>
          <w:szCs w:val="24"/>
        </w:rPr>
        <w:t>SLA</w:t>
      </w:r>
      <w:r w:rsidRPr="00B0367F">
        <w:rPr>
          <w:rStyle w:val="None"/>
          <w:rFonts w:ascii="Times New Roman" w:hAnsi="Times New Roman"/>
          <w:sz w:val="24"/>
          <w:szCs w:val="24"/>
        </w:rPr>
        <w:t xml:space="preserve"> delivered by facsimile, email, or other means of electronic transmission is deemed to have the same legal effect as delivery of an original signed copy of this </w:t>
      </w:r>
      <w:r w:rsidR="00433ED9">
        <w:rPr>
          <w:rStyle w:val="None"/>
          <w:rFonts w:ascii="Times New Roman" w:hAnsi="Times New Roman"/>
          <w:sz w:val="24"/>
          <w:szCs w:val="24"/>
        </w:rPr>
        <w:t>SLA</w:t>
      </w:r>
      <w:r w:rsidRPr="00B0367F">
        <w:rPr>
          <w:rStyle w:val="None"/>
          <w:rFonts w:ascii="Times New Roman" w:hAnsi="Times New Roman"/>
          <w:sz w:val="24"/>
          <w:szCs w:val="24"/>
        </w:rPr>
        <w:t>.</w:t>
      </w:r>
    </w:p>
    <w:p w:rsidR="004B1849" w:rsidRDefault="004B1849">
      <w:pPr>
        <w:pStyle w:val="BodyA"/>
        <w:widowControl w:val="0"/>
        <w:spacing w:after="0" w:line="240" w:lineRule="auto"/>
        <w:ind w:left="360"/>
        <w:jc w:val="both"/>
        <w:rPr>
          <w:rStyle w:val="None"/>
          <w:rFonts w:ascii="Times New Roman" w:hAnsi="Times New Roman"/>
          <w:sz w:val="24"/>
          <w:szCs w:val="24"/>
        </w:rPr>
      </w:pPr>
    </w:p>
    <w:p w:rsidR="004B1849" w:rsidRDefault="004B1849">
      <w:pPr>
        <w:pStyle w:val="BodyA"/>
        <w:widowControl w:val="0"/>
        <w:spacing w:after="0" w:line="240" w:lineRule="auto"/>
        <w:ind w:left="360"/>
        <w:jc w:val="both"/>
        <w:rPr>
          <w:rStyle w:val="None"/>
          <w:rFonts w:ascii="Times New Roman" w:hAnsi="Times New Roman"/>
          <w:sz w:val="24"/>
          <w:szCs w:val="24"/>
        </w:rPr>
      </w:pPr>
    </w:p>
    <w:p w:rsidR="004B1849" w:rsidRDefault="004B1849">
      <w:pPr>
        <w:pStyle w:val="BodyA"/>
        <w:widowControl w:val="0"/>
        <w:spacing w:after="0" w:line="240" w:lineRule="auto"/>
        <w:ind w:left="360"/>
        <w:jc w:val="both"/>
        <w:rPr>
          <w:rStyle w:val="None"/>
          <w:rFonts w:ascii="Times New Roman" w:hAnsi="Times New Roman"/>
          <w:sz w:val="24"/>
          <w:szCs w:val="24"/>
        </w:rPr>
      </w:pPr>
    </w:p>
    <w:p w:rsidR="00065151" w:rsidRDefault="00EC78CD">
      <w:pPr>
        <w:pStyle w:val="BodyA"/>
        <w:widowControl w:val="0"/>
        <w:spacing w:after="0" w:line="240" w:lineRule="auto"/>
        <w:ind w:left="360"/>
        <w:jc w:val="both"/>
        <w:rPr>
          <w:rStyle w:val="None"/>
          <w:rFonts w:ascii="Times New Roman" w:hAnsi="Times New Roman"/>
          <w:sz w:val="24"/>
          <w:szCs w:val="24"/>
        </w:rPr>
      </w:pPr>
      <w:r w:rsidRPr="00B0367F">
        <w:rPr>
          <w:rStyle w:val="None"/>
          <w:rFonts w:ascii="Times New Roman" w:hAnsi="Times New Roman"/>
          <w:sz w:val="24"/>
          <w:szCs w:val="24"/>
        </w:rPr>
        <w:t xml:space="preserve">IN WITNESS WHEREOF, the Parties have executed this </w:t>
      </w:r>
      <w:r w:rsidR="00433ED9">
        <w:rPr>
          <w:rStyle w:val="None"/>
          <w:rFonts w:ascii="Times New Roman" w:hAnsi="Times New Roman"/>
          <w:sz w:val="24"/>
          <w:szCs w:val="24"/>
        </w:rPr>
        <w:t>SLA</w:t>
      </w:r>
      <w:r w:rsidRPr="00B0367F">
        <w:rPr>
          <w:rStyle w:val="None"/>
          <w:rFonts w:ascii="Times New Roman" w:hAnsi="Times New Roman"/>
          <w:sz w:val="24"/>
          <w:szCs w:val="24"/>
        </w:rPr>
        <w:t xml:space="preserve"> as of the Effective Date.</w:t>
      </w:r>
    </w:p>
    <w:p w:rsidR="00433ED9" w:rsidRPr="00B0367F" w:rsidRDefault="00433ED9">
      <w:pPr>
        <w:pStyle w:val="BodyA"/>
        <w:widowControl w:val="0"/>
        <w:spacing w:after="0" w:line="240" w:lineRule="auto"/>
        <w:ind w:left="360"/>
        <w:jc w:val="both"/>
        <w:rPr>
          <w:rStyle w:val="None"/>
          <w:rFonts w:ascii="Times New Roman" w:eastAsia="Times New Roman" w:hAnsi="Times New Roman" w:cs="Times New Roman"/>
          <w:sz w:val="24"/>
          <w:szCs w:val="24"/>
        </w:rPr>
      </w:pPr>
    </w:p>
    <w:tbl>
      <w:tblPr>
        <w:tblW w:w="14469" w:type="dxa"/>
        <w:tblInd w:w="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887"/>
        <w:gridCol w:w="3960"/>
        <w:gridCol w:w="1331"/>
        <w:gridCol w:w="5291"/>
      </w:tblGrid>
      <w:tr w:rsidR="00433ED9" w:rsidRPr="00C84053" w:rsidTr="004D21CD">
        <w:trPr>
          <w:trHeight w:val="509"/>
        </w:trPr>
        <w:tc>
          <w:tcPr>
            <w:tcW w:w="3887" w:type="dxa"/>
            <w:tcBorders>
              <w:top w:val="nil"/>
              <w:left w:val="nil"/>
              <w:bottom w:val="nil"/>
              <w:right w:val="nil"/>
            </w:tcBorders>
            <w:tcMar>
              <w:top w:w="80" w:type="dxa"/>
              <w:left w:w="107" w:type="dxa"/>
              <w:bottom w:w="80" w:type="dxa"/>
              <w:right w:w="107" w:type="dxa"/>
            </w:tcMar>
          </w:tcPr>
          <w:p w:rsidR="00433ED9" w:rsidRPr="00B0367F" w:rsidRDefault="00433ED9">
            <w:pPr>
              <w:pStyle w:val="BodyA"/>
              <w:widowControl w:val="0"/>
              <w:spacing w:after="18" w:line="240" w:lineRule="auto"/>
              <w:ind w:left="27" w:right="27"/>
              <w:jc w:val="both"/>
              <w:rPr>
                <w:sz w:val="24"/>
                <w:szCs w:val="24"/>
              </w:rPr>
            </w:pPr>
            <w:r w:rsidRPr="00B0367F">
              <w:rPr>
                <w:rStyle w:val="None"/>
                <w:rFonts w:ascii="Times New Roman" w:hAnsi="Times New Roman"/>
                <w:b/>
                <w:bCs/>
                <w:sz w:val="24"/>
                <w:szCs w:val="24"/>
              </w:rPr>
              <w:t>SALVE</w:t>
            </w:r>
            <w:r>
              <w:rPr>
                <w:rStyle w:val="None"/>
                <w:rFonts w:ascii="Times New Roman" w:hAnsi="Times New Roman"/>
                <w:b/>
                <w:bCs/>
                <w:sz w:val="24"/>
                <w:szCs w:val="24"/>
              </w:rPr>
              <w:t>,</w:t>
            </w:r>
            <w:r w:rsidRPr="00B0367F">
              <w:rPr>
                <w:rStyle w:val="None"/>
                <w:rFonts w:ascii="Times New Roman" w:hAnsi="Times New Roman"/>
                <w:b/>
                <w:bCs/>
                <w:sz w:val="24"/>
                <w:szCs w:val="24"/>
              </w:rPr>
              <w:t xml:space="preserve"> INC.</w:t>
            </w:r>
          </w:p>
        </w:tc>
        <w:tc>
          <w:tcPr>
            <w:tcW w:w="5291" w:type="dxa"/>
            <w:gridSpan w:val="2"/>
            <w:tcBorders>
              <w:top w:val="nil"/>
              <w:left w:val="nil"/>
              <w:bottom w:val="nil"/>
              <w:right w:val="nil"/>
            </w:tcBorders>
            <w:tcMar>
              <w:top w:w="80" w:type="dxa"/>
              <w:left w:w="107" w:type="dxa"/>
              <w:bottom w:w="80" w:type="dxa"/>
              <w:right w:w="107" w:type="dxa"/>
            </w:tcMar>
          </w:tcPr>
          <w:p w:rsidR="00433ED9" w:rsidRPr="00B0367F" w:rsidRDefault="00803B5F" w:rsidP="00627C0D">
            <w:pPr>
              <w:pStyle w:val="BodyA"/>
              <w:widowControl w:val="0"/>
              <w:spacing w:after="18" w:line="240" w:lineRule="auto"/>
              <w:ind w:right="27"/>
              <w:jc w:val="both"/>
              <w:rPr>
                <w:rFonts w:ascii="Times New Roman" w:hAnsi="Times New Roman" w:cs="Times New Roman"/>
                <w:b/>
                <w:bCs/>
              </w:rPr>
            </w:pPr>
            <w:r>
              <w:rPr>
                <w:rFonts w:ascii="Times New Roman" w:hAnsi="Times New Roman" w:cs="Times New Roman"/>
                <w:b/>
                <w:bCs/>
              </w:rPr>
              <w:t>STORY COMPANIES LLC</w:t>
            </w:r>
          </w:p>
          <w:p w:rsidR="00433ED9" w:rsidRPr="00B0367F" w:rsidRDefault="00433ED9">
            <w:pPr>
              <w:pStyle w:val="BodyA"/>
              <w:widowControl w:val="0"/>
              <w:spacing w:after="0" w:line="240" w:lineRule="auto"/>
              <w:ind w:left="27" w:right="27"/>
              <w:jc w:val="both"/>
              <w:rPr>
                <w:sz w:val="24"/>
                <w:szCs w:val="24"/>
              </w:rPr>
            </w:pPr>
            <w:r w:rsidRPr="00B0367F">
              <w:rPr>
                <w:rStyle w:val="None"/>
                <w:rFonts w:ascii="Times New Roman" w:hAnsi="Times New Roman"/>
                <w:sz w:val="24"/>
                <w:szCs w:val="24"/>
              </w:rPr>
              <w:t> </w:t>
            </w:r>
          </w:p>
        </w:tc>
        <w:tc>
          <w:tcPr>
            <w:tcW w:w="5291" w:type="dxa"/>
            <w:tcBorders>
              <w:top w:val="nil"/>
              <w:left w:val="nil"/>
              <w:bottom w:val="nil"/>
              <w:right w:val="nil"/>
            </w:tcBorders>
          </w:tcPr>
          <w:p w:rsidR="00433ED9" w:rsidRPr="00B0367F" w:rsidRDefault="00433ED9" w:rsidP="00627C0D">
            <w:pPr>
              <w:pStyle w:val="BodyA"/>
              <w:widowControl w:val="0"/>
              <w:spacing w:after="18" w:line="240" w:lineRule="auto"/>
              <w:ind w:right="27"/>
              <w:jc w:val="both"/>
              <w:rPr>
                <w:rFonts w:ascii="Times New Roman" w:hAnsi="Times New Roman" w:cs="Times New Roman"/>
                <w:b/>
                <w:bCs/>
              </w:rPr>
            </w:pPr>
          </w:p>
        </w:tc>
      </w:tr>
      <w:tr w:rsidR="00433ED9" w:rsidRPr="00C84053" w:rsidTr="004D21CD">
        <w:trPr>
          <w:trHeight w:val="1025"/>
        </w:trPr>
        <w:tc>
          <w:tcPr>
            <w:tcW w:w="3887" w:type="dxa"/>
            <w:tcBorders>
              <w:top w:val="nil"/>
              <w:left w:val="nil"/>
              <w:bottom w:val="nil"/>
              <w:right w:val="nil"/>
            </w:tcBorders>
            <w:tcMar>
              <w:top w:w="80" w:type="dxa"/>
              <w:left w:w="107" w:type="dxa"/>
              <w:bottom w:w="80" w:type="dxa"/>
              <w:right w:w="107" w:type="dxa"/>
            </w:tcMar>
          </w:tcPr>
          <w:p w:rsidR="00433ED9" w:rsidRPr="00B0367F" w:rsidRDefault="00433ED9">
            <w:pPr>
              <w:pStyle w:val="BodyA"/>
              <w:widowControl w:val="0"/>
              <w:spacing w:after="18" w:line="240" w:lineRule="auto"/>
              <w:ind w:left="27" w:right="27"/>
              <w:jc w:val="both"/>
              <w:rPr>
                <w:rStyle w:val="None"/>
                <w:rFonts w:ascii="Times New Roman" w:eastAsia="Times New Roman" w:hAnsi="Times New Roman" w:cs="Times New Roman"/>
                <w:sz w:val="24"/>
                <w:szCs w:val="24"/>
              </w:rPr>
            </w:pPr>
            <w:proofErr w:type="gramStart"/>
            <w:r w:rsidRPr="00B0367F">
              <w:rPr>
                <w:rStyle w:val="None"/>
                <w:rFonts w:ascii="Times New Roman" w:hAnsi="Times New Roman"/>
                <w:sz w:val="24"/>
                <w:szCs w:val="24"/>
              </w:rPr>
              <w:t>By:_</w:t>
            </w:r>
            <w:proofErr w:type="gramEnd"/>
            <w:r w:rsidRPr="00B0367F">
              <w:rPr>
                <w:rStyle w:val="None"/>
                <w:rFonts w:ascii="Times New Roman" w:hAnsi="Times New Roman"/>
                <w:sz w:val="24"/>
                <w:szCs w:val="24"/>
              </w:rPr>
              <w:t>____________________</w:t>
            </w:r>
            <w:r>
              <w:rPr>
                <w:rStyle w:val="None"/>
                <w:rFonts w:ascii="Times New Roman" w:hAnsi="Times New Roman"/>
                <w:sz w:val="24"/>
                <w:szCs w:val="24"/>
              </w:rPr>
              <w:t>___</w:t>
            </w:r>
          </w:p>
          <w:p w:rsidR="00433ED9" w:rsidRPr="00B0367F" w:rsidRDefault="00433ED9">
            <w:pPr>
              <w:pStyle w:val="BodyA"/>
              <w:widowControl w:val="0"/>
              <w:spacing w:after="18" w:line="240" w:lineRule="auto"/>
              <w:ind w:left="27" w:right="27"/>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xml:space="preserve">Name: </w:t>
            </w:r>
            <w:r w:rsidR="00803B5F">
              <w:rPr>
                <w:rStyle w:val="None"/>
                <w:rFonts w:ascii="Times New Roman" w:hAnsi="Times New Roman"/>
                <w:sz w:val="24"/>
                <w:szCs w:val="24"/>
              </w:rPr>
              <w:t>Nicole</w:t>
            </w:r>
            <w:r w:rsidRPr="00B0367F">
              <w:rPr>
                <w:rStyle w:val="None"/>
                <w:rFonts w:ascii="Times New Roman" w:hAnsi="Times New Roman"/>
                <w:sz w:val="24"/>
                <w:szCs w:val="24"/>
              </w:rPr>
              <w:t xml:space="preserve"> Rogers</w:t>
            </w:r>
          </w:p>
          <w:p w:rsidR="00433ED9" w:rsidRPr="00B0367F" w:rsidRDefault="00433ED9">
            <w:pPr>
              <w:pStyle w:val="BodyA"/>
              <w:widowControl w:val="0"/>
              <w:spacing w:after="18" w:line="240" w:lineRule="auto"/>
              <w:ind w:left="27" w:right="27"/>
              <w:jc w:val="both"/>
              <w:rPr>
                <w:sz w:val="24"/>
                <w:szCs w:val="24"/>
              </w:rPr>
            </w:pPr>
            <w:r w:rsidRPr="00B0367F">
              <w:rPr>
                <w:rStyle w:val="None"/>
                <w:rFonts w:ascii="Times New Roman" w:hAnsi="Times New Roman"/>
                <w:sz w:val="24"/>
                <w:szCs w:val="24"/>
              </w:rPr>
              <w:t>Title: CEO</w:t>
            </w:r>
          </w:p>
        </w:tc>
        <w:tc>
          <w:tcPr>
            <w:tcW w:w="3960" w:type="dxa"/>
            <w:tcBorders>
              <w:top w:val="nil"/>
              <w:left w:val="nil"/>
              <w:bottom w:val="nil"/>
              <w:right w:val="nil"/>
            </w:tcBorders>
            <w:tcMar>
              <w:top w:w="80" w:type="dxa"/>
              <w:left w:w="107" w:type="dxa"/>
              <w:bottom w:w="80" w:type="dxa"/>
              <w:right w:w="107" w:type="dxa"/>
            </w:tcMar>
          </w:tcPr>
          <w:p w:rsidR="00433ED9" w:rsidRPr="00B0367F" w:rsidRDefault="00433ED9">
            <w:pPr>
              <w:pStyle w:val="BodyA"/>
              <w:widowControl w:val="0"/>
              <w:spacing w:after="18" w:line="240" w:lineRule="auto"/>
              <w:ind w:left="27" w:right="27"/>
              <w:jc w:val="both"/>
              <w:rPr>
                <w:rStyle w:val="None"/>
                <w:rFonts w:ascii="Times New Roman" w:eastAsia="Times New Roman" w:hAnsi="Times New Roman" w:cs="Times New Roman"/>
                <w:sz w:val="24"/>
                <w:szCs w:val="24"/>
              </w:rPr>
            </w:pPr>
            <w:proofErr w:type="gramStart"/>
            <w:r w:rsidRPr="00B0367F">
              <w:rPr>
                <w:rStyle w:val="None"/>
                <w:rFonts w:ascii="Times New Roman" w:hAnsi="Times New Roman"/>
                <w:sz w:val="24"/>
                <w:szCs w:val="24"/>
              </w:rPr>
              <w:t>By:_</w:t>
            </w:r>
            <w:proofErr w:type="gramEnd"/>
            <w:r w:rsidRPr="00B0367F">
              <w:rPr>
                <w:rStyle w:val="None"/>
                <w:rFonts w:ascii="Times New Roman" w:hAnsi="Times New Roman"/>
                <w:sz w:val="24"/>
                <w:szCs w:val="24"/>
              </w:rPr>
              <w:t>____________________</w:t>
            </w:r>
            <w:r>
              <w:rPr>
                <w:rStyle w:val="None"/>
                <w:rFonts w:ascii="Times New Roman" w:hAnsi="Times New Roman"/>
                <w:sz w:val="24"/>
                <w:szCs w:val="24"/>
              </w:rPr>
              <w:t>___</w:t>
            </w:r>
          </w:p>
          <w:p w:rsidR="00433ED9" w:rsidRPr="00433ED9" w:rsidRDefault="00433ED9" w:rsidP="00433ED9">
            <w:pPr>
              <w:pStyle w:val="BodyA"/>
              <w:widowControl w:val="0"/>
              <w:spacing w:after="18" w:line="240" w:lineRule="auto"/>
              <w:ind w:left="27" w:right="27"/>
              <w:jc w:val="both"/>
              <w:rPr>
                <w:rStyle w:val="None"/>
                <w:rFonts w:ascii="Times New Roman" w:eastAsia="Times New Roman" w:hAnsi="Times New Roman" w:cs="Times New Roman"/>
                <w:sz w:val="24"/>
                <w:szCs w:val="24"/>
              </w:rPr>
            </w:pPr>
            <w:r w:rsidRPr="00B0367F">
              <w:rPr>
                <w:rStyle w:val="None"/>
                <w:rFonts w:ascii="Times New Roman" w:hAnsi="Times New Roman"/>
                <w:sz w:val="24"/>
                <w:szCs w:val="24"/>
              </w:rPr>
              <w:t xml:space="preserve">Name: </w:t>
            </w:r>
            <w:r w:rsidR="00803B5F">
              <w:rPr>
                <w:rStyle w:val="None"/>
                <w:rFonts w:ascii="Times New Roman" w:hAnsi="Times New Roman"/>
                <w:sz w:val="24"/>
                <w:szCs w:val="24"/>
              </w:rPr>
              <w:t>Joseph Sai</w:t>
            </w:r>
          </w:p>
          <w:p w:rsidR="00433ED9" w:rsidRPr="00B0367F" w:rsidRDefault="00433ED9">
            <w:pPr>
              <w:pStyle w:val="BodyA"/>
              <w:widowControl w:val="0"/>
              <w:spacing w:after="18" w:line="240" w:lineRule="auto"/>
              <w:ind w:left="27" w:right="27"/>
              <w:jc w:val="both"/>
              <w:rPr>
                <w:sz w:val="24"/>
                <w:szCs w:val="24"/>
              </w:rPr>
            </w:pPr>
            <w:r w:rsidRPr="00B0367F">
              <w:rPr>
                <w:rStyle w:val="None"/>
                <w:rFonts w:ascii="Times New Roman" w:hAnsi="Times New Roman"/>
                <w:sz w:val="24"/>
                <w:szCs w:val="24"/>
              </w:rPr>
              <w:t>Title: C</w:t>
            </w:r>
            <w:r w:rsidR="00803B5F">
              <w:rPr>
                <w:rStyle w:val="None"/>
                <w:rFonts w:ascii="Times New Roman" w:hAnsi="Times New Roman"/>
                <w:sz w:val="24"/>
                <w:szCs w:val="24"/>
              </w:rPr>
              <w:t>O</w:t>
            </w:r>
            <w:r w:rsidRPr="00B0367F">
              <w:rPr>
                <w:rStyle w:val="None"/>
                <w:rFonts w:ascii="Times New Roman" w:hAnsi="Times New Roman"/>
                <w:sz w:val="24"/>
                <w:szCs w:val="24"/>
              </w:rPr>
              <w:t>O</w:t>
            </w:r>
          </w:p>
        </w:tc>
        <w:tc>
          <w:tcPr>
            <w:tcW w:w="1331" w:type="dxa"/>
            <w:tcBorders>
              <w:top w:val="nil"/>
              <w:left w:val="nil"/>
              <w:bottom w:val="nil"/>
              <w:right w:val="nil"/>
            </w:tcBorders>
            <w:tcMar>
              <w:top w:w="80" w:type="dxa"/>
              <w:left w:w="107" w:type="dxa"/>
              <w:bottom w:w="80" w:type="dxa"/>
              <w:right w:w="107" w:type="dxa"/>
            </w:tcMar>
          </w:tcPr>
          <w:p w:rsidR="00433ED9" w:rsidRPr="00B0367F" w:rsidRDefault="00433ED9">
            <w:pPr>
              <w:pStyle w:val="BodyA"/>
              <w:widowControl w:val="0"/>
              <w:spacing w:after="0" w:line="240" w:lineRule="auto"/>
              <w:ind w:left="27" w:right="27"/>
              <w:jc w:val="both"/>
              <w:rPr>
                <w:sz w:val="24"/>
                <w:szCs w:val="24"/>
              </w:rPr>
            </w:pPr>
            <w:r w:rsidRPr="00B0367F">
              <w:rPr>
                <w:rStyle w:val="None"/>
                <w:rFonts w:ascii="Times New Roman" w:hAnsi="Times New Roman"/>
                <w:sz w:val="24"/>
                <w:szCs w:val="24"/>
              </w:rPr>
              <w:t> </w:t>
            </w:r>
          </w:p>
        </w:tc>
        <w:tc>
          <w:tcPr>
            <w:tcW w:w="5291" w:type="dxa"/>
            <w:tcBorders>
              <w:top w:val="nil"/>
              <w:left w:val="nil"/>
              <w:bottom w:val="nil"/>
              <w:right w:val="nil"/>
            </w:tcBorders>
          </w:tcPr>
          <w:p w:rsidR="00433ED9" w:rsidRPr="00B0367F" w:rsidRDefault="00433ED9">
            <w:pPr>
              <w:pStyle w:val="BodyA"/>
              <w:widowControl w:val="0"/>
              <w:spacing w:after="0" w:line="240" w:lineRule="auto"/>
              <w:ind w:left="27" w:right="27"/>
              <w:jc w:val="both"/>
              <w:rPr>
                <w:rStyle w:val="None"/>
                <w:rFonts w:ascii="Times New Roman" w:hAnsi="Times New Roman"/>
                <w:sz w:val="24"/>
                <w:szCs w:val="24"/>
              </w:rPr>
            </w:pPr>
          </w:p>
        </w:tc>
      </w:tr>
    </w:tbl>
    <w:p w:rsidR="00065151" w:rsidRPr="00C84053" w:rsidRDefault="00065151">
      <w:pPr>
        <w:pStyle w:val="BodyA"/>
        <w:widowControl w:val="0"/>
        <w:spacing w:after="0" w:line="240" w:lineRule="auto"/>
        <w:ind w:left="243" w:hanging="243"/>
        <w:jc w:val="both"/>
        <w:rPr>
          <w:rStyle w:val="None"/>
          <w:rFonts w:ascii="Times New Roman" w:eastAsia="Times New Roman" w:hAnsi="Times New Roman" w:cs="Times New Roman"/>
          <w:sz w:val="24"/>
          <w:szCs w:val="24"/>
        </w:rPr>
      </w:pPr>
    </w:p>
    <w:p w:rsidR="00065151" w:rsidRPr="00C84053" w:rsidRDefault="00065151">
      <w:pPr>
        <w:pStyle w:val="BodyA"/>
        <w:widowControl w:val="0"/>
        <w:spacing w:after="0" w:line="240" w:lineRule="auto"/>
        <w:ind w:left="135" w:hanging="135"/>
        <w:jc w:val="both"/>
        <w:rPr>
          <w:rStyle w:val="None"/>
          <w:rFonts w:ascii="Times New Roman" w:eastAsia="Times New Roman" w:hAnsi="Times New Roman" w:cs="Times New Roman"/>
          <w:sz w:val="24"/>
          <w:szCs w:val="24"/>
        </w:rPr>
      </w:pPr>
    </w:p>
    <w:p w:rsidR="00065151" w:rsidRPr="00C84053" w:rsidRDefault="00065151">
      <w:pPr>
        <w:pStyle w:val="BodyA"/>
        <w:widowControl w:val="0"/>
        <w:spacing w:after="0" w:line="240" w:lineRule="auto"/>
        <w:ind w:left="27" w:hanging="27"/>
        <w:jc w:val="both"/>
        <w:rPr>
          <w:rStyle w:val="None"/>
          <w:rFonts w:ascii="Times New Roman" w:eastAsia="Times New Roman" w:hAnsi="Times New Roman" w:cs="Times New Roman"/>
          <w:sz w:val="24"/>
          <w:szCs w:val="24"/>
        </w:rPr>
      </w:pPr>
    </w:p>
    <w:p w:rsidR="00065151" w:rsidRPr="00C84053" w:rsidRDefault="00065151">
      <w:pPr>
        <w:pStyle w:val="BodyA"/>
        <w:widowControl w:val="0"/>
        <w:spacing w:after="0" w:line="240" w:lineRule="auto"/>
        <w:ind w:left="360"/>
        <w:jc w:val="both"/>
        <w:rPr>
          <w:rStyle w:val="None"/>
          <w:rFonts w:ascii="Times New Roman" w:eastAsia="Times New Roman" w:hAnsi="Times New Roman" w:cs="Times New Roman"/>
          <w:sz w:val="24"/>
          <w:szCs w:val="24"/>
        </w:rPr>
      </w:pPr>
    </w:p>
    <w:p w:rsidR="00065151" w:rsidRDefault="00065151">
      <w:pPr>
        <w:pStyle w:val="BodyA"/>
        <w:widowControl w:val="0"/>
        <w:spacing w:after="0" w:line="240" w:lineRule="auto"/>
        <w:jc w:val="both"/>
        <w:rPr>
          <w:rStyle w:val="None"/>
          <w:rFonts w:ascii="Times New Roman" w:eastAsia="Times New Roman" w:hAnsi="Times New Roman" w:cs="Times New Roman"/>
          <w:color w:val="0E568C"/>
          <w:u w:color="0E568C"/>
        </w:rPr>
      </w:pPr>
      <w:bookmarkStart w:id="264" w:name="co_anchor_a782597_1"/>
      <w:bookmarkEnd w:id="264"/>
    </w:p>
    <w:p w:rsidR="00065151" w:rsidRPr="00B0367F" w:rsidRDefault="00EC78CD" w:rsidP="00635833">
      <w:pPr>
        <w:pStyle w:val="BodyA"/>
        <w:widowControl w:val="0"/>
        <w:spacing w:after="0" w:line="240" w:lineRule="auto"/>
        <w:jc w:val="center"/>
        <w:rPr>
          <w:rStyle w:val="None"/>
          <w:rFonts w:ascii="Times New Roman" w:eastAsia="Times New Roman" w:hAnsi="Times New Roman" w:cs="Times New Roman"/>
          <w:b/>
          <w:bCs/>
          <w:sz w:val="28"/>
          <w:szCs w:val="28"/>
        </w:rPr>
      </w:pPr>
      <w:r>
        <w:rPr>
          <w:rStyle w:val="None"/>
          <w:rFonts w:ascii="Arial Unicode MS" w:hAnsi="Arial Unicode MS"/>
        </w:rPr>
        <w:br w:type="page"/>
      </w:r>
      <w:bookmarkStart w:id="265" w:name="co_anchor_a451685_1"/>
      <w:bookmarkEnd w:id="265"/>
      <w:r w:rsidRPr="00B0367F">
        <w:rPr>
          <w:rStyle w:val="None"/>
          <w:rFonts w:ascii="Times New Roman" w:hAnsi="Times New Roman"/>
          <w:b/>
          <w:bCs/>
          <w:sz w:val="28"/>
          <w:szCs w:val="28"/>
        </w:rPr>
        <w:lastRenderedPageBreak/>
        <w:t>EXHIBIT A</w:t>
      </w:r>
    </w:p>
    <w:p w:rsidR="00065151" w:rsidRPr="00C304AF" w:rsidRDefault="00EC78CD" w:rsidP="00635833">
      <w:pPr>
        <w:pStyle w:val="BodyA"/>
        <w:widowControl w:val="0"/>
        <w:spacing w:after="0" w:line="240" w:lineRule="auto"/>
        <w:jc w:val="center"/>
        <w:rPr>
          <w:rFonts w:ascii="Times New Roman" w:hAnsi="Times New Roman" w:cs="Times New Roman"/>
        </w:rPr>
      </w:pPr>
      <w:r w:rsidRPr="00C304AF">
        <w:rPr>
          <w:rStyle w:val="None"/>
          <w:rFonts w:ascii="Times New Roman" w:hAnsi="Times New Roman" w:cs="Times New Roman"/>
          <w:b/>
          <w:bCs/>
          <w:sz w:val="28"/>
          <w:szCs w:val="28"/>
        </w:rPr>
        <w:t>OPTIONAL SUPPORT SERVICES</w:t>
      </w:r>
      <w:bookmarkStart w:id="266" w:name="co_anchor_a992491_1"/>
      <w:bookmarkEnd w:id="266"/>
      <w:r w:rsidRPr="00C304AF">
        <w:rPr>
          <w:rStyle w:val="None"/>
          <w:rFonts w:ascii="Times New Roman" w:hAnsi="Times New Roman" w:cs="Times New Roman"/>
        </w:rPr>
        <w:br w:type="page"/>
      </w:r>
    </w:p>
    <w:p w:rsidR="00065151" w:rsidRPr="00B0367F" w:rsidRDefault="00EC78CD" w:rsidP="00627C0D">
      <w:pPr>
        <w:pStyle w:val="BodyA"/>
        <w:widowControl w:val="0"/>
        <w:spacing w:after="0" w:line="240" w:lineRule="auto"/>
        <w:jc w:val="center"/>
        <w:rPr>
          <w:rStyle w:val="None"/>
          <w:rFonts w:ascii="Times New Roman" w:eastAsia="Times New Roman" w:hAnsi="Times New Roman" w:cs="Times New Roman"/>
          <w:b/>
          <w:bCs/>
          <w:sz w:val="28"/>
          <w:szCs w:val="28"/>
          <w:u w:val="single"/>
        </w:rPr>
      </w:pPr>
      <w:r w:rsidRPr="00B0367F">
        <w:rPr>
          <w:rStyle w:val="None"/>
          <w:rFonts w:ascii="Times New Roman" w:hAnsi="Times New Roman"/>
          <w:b/>
          <w:bCs/>
          <w:sz w:val="28"/>
          <w:szCs w:val="28"/>
        </w:rPr>
        <w:lastRenderedPageBreak/>
        <w:t xml:space="preserve">EXHIBIT </w:t>
      </w:r>
      <w:r w:rsidR="00C84053">
        <w:rPr>
          <w:rStyle w:val="None"/>
          <w:rFonts w:ascii="Times New Roman" w:hAnsi="Times New Roman"/>
          <w:b/>
          <w:bCs/>
          <w:sz w:val="28"/>
          <w:szCs w:val="28"/>
        </w:rPr>
        <w:t>B</w:t>
      </w:r>
    </w:p>
    <w:p w:rsidR="00065151" w:rsidRPr="00B0367F" w:rsidRDefault="00EC78CD">
      <w:pPr>
        <w:pStyle w:val="BodyA"/>
        <w:widowControl w:val="0"/>
        <w:spacing w:after="0" w:line="240" w:lineRule="auto"/>
        <w:jc w:val="center"/>
        <w:rPr>
          <w:rStyle w:val="None"/>
          <w:rFonts w:ascii="Times New Roman" w:eastAsia="Times New Roman" w:hAnsi="Times New Roman" w:cs="Times New Roman"/>
          <w:b/>
          <w:bCs/>
          <w:sz w:val="28"/>
          <w:szCs w:val="28"/>
          <w:lang w:val="de-DE"/>
        </w:rPr>
      </w:pPr>
      <w:r w:rsidRPr="00B0367F">
        <w:rPr>
          <w:rStyle w:val="None"/>
          <w:rFonts w:ascii="Times New Roman" w:hAnsi="Times New Roman"/>
          <w:b/>
          <w:bCs/>
          <w:sz w:val="28"/>
          <w:szCs w:val="28"/>
          <w:lang w:val="de-DE"/>
        </w:rPr>
        <w:t>SUPPORT SERVICES</w:t>
      </w:r>
    </w:p>
    <w:p w:rsidR="00065151" w:rsidRPr="00B0367F" w:rsidRDefault="00065151">
      <w:pPr>
        <w:pStyle w:val="BodyA"/>
        <w:widowControl w:val="0"/>
        <w:spacing w:after="0" w:line="240" w:lineRule="auto"/>
        <w:jc w:val="both"/>
        <w:rPr>
          <w:rStyle w:val="None"/>
          <w:rFonts w:ascii="Times New Roman" w:eastAsia="Times New Roman" w:hAnsi="Times New Roman" w:cs="Times New Roman"/>
          <w:b/>
          <w:bCs/>
          <w:color w:val="0E568C"/>
          <w:sz w:val="28"/>
          <w:szCs w:val="28"/>
          <w:u w:color="0E568C"/>
        </w:rPr>
      </w:pPr>
      <w:bookmarkStart w:id="267" w:name="co_anchor_a745564_1"/>
      <w:bookmarkEnd w:id="267"/>
    </w:p>
    <w:p w:rsidR="00065151" w:rsidRDefault="00065151">
      <w:pPr>
        <w:pStyle w:val="Body"/>
        <w:widowControl w:val="0"/>
        <w:jc w:val="both"/>
        <w:rPr>
          <w:rStyle w:val="None"/>
          <w:sz w:val="22"/>
          <w:szCs w:val="22"/>
        </w:rPr>
      </w:pPr>
    </w:p>
    <w:tbl>
      <w:tblPr>
        <w:tblW w:w="9016" w:type="dxa"/>
        <w:tblInd w:w="43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17"/>
        <w:gridCol w:w="6799"/>
      </w:tblGrid>
      <w:tr w:rsidR="00065151" w:rsidTr="00C304DA">
        <w:trPr>
          <w:trHeight w:val="1659"/>
        </w:trPr>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8F5962">
            <w:pPr>
              <w:pStyle w:val="Body"/>
              <w:tabs>
                <w:tab w:val="left" w:pos="1440"/>
              </w:tabs>
              <w:rPr>
                <w:rStyle w:val="None"/>
                <w:b/>
                <w:bCs/>
                <w:sz w:val="22"/>
                <w:szCs w:val="22"/>
              </w:rPr>
            </w:pPr>
            <w:r>
              <w:rPr>
                <w:rStyle w:val="None"/>
                <w:b/>
                <w:bCs/>
                <w:sz w:val="22"/>
                <w:szCs w:val="22"/>
              </w:rPr>
              <w:t>FIRST-TIER</w:t>
            </w:r>
            <w:r w:rsidR="00EC78CD" w:rsidRPr="00B0367F">
              <w:rPr>
                <w:rStyle w:val="None"/>
                <w:b/>
                <w:bCs/>
                <w:sz w:val="22"/>
                <w:szCs w:val="22"/>
              </w:rPr>
              <w:t xml:space="preserve"> Support</w:t>
            </w:r>
          </w:p>
          <w:p w:rsidR="00065151" w:rsidRPr="00B0367F" w:rsidRDefault="00EC78CD">
            <w:pPr>
              <w:pStyle w:val="Body"/>
              <w:tabs>
                <w:tab w:val="left" w:pos="1440"/>
              </w:tabs>
            </w:pPr>
            <w:r w:rsidRPr="00B0367F">
              <w:rPr>
                <w:rStyle w:val="None"/>
                <w:sz w:val="22"/>
                <w:szCs w:val="22"/>
              </w:rPr>
              <w:t xml:space="preserve">— Customer’s Internal </w:t>
            </w:r>
            <w:r w:rsidR="00C304DA">
              <w:rPr>
                <w:rStyle w:val="None"/>
                <w:sz w:val="22"/>
                <w:szCs w:val="22"/>
              </w:rPr>
              <w:t xml:space="preserve">Support / </w:t>
            </w:r>
            <w:r w:rsidRPr="00B0367F">
              <w:rPr>
                <w:rStyle w:val="None"/>
                <w:sz w:val="22"/>
                <w:szCs w:val="22"/>
              </w:rPr>
              <w:t>“Salve Experts”</w:t>
            </w:r>
          </w:p>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601B16">
            <w:pPr>
              <w:pStyle w:val="Body"/>
              <w:tabs>
                <w:tab w:val="left" w:pos="1440"/>
                <w:tab w:val="left" w:pos="2880"/>
                <w:tab w:val="left" w:pos="4320"/>
                <w:tab w:val="left" w:pos="5760"/>
              </w:tabs>
            </w:pPr>
            <w:r>
              <w:rPr>
                <w:rStyle w:val="None"/>
                <w:sz w:val="22"/>
                <w:szCs w:val="22"/>
              </w:rPr>
              <w:t>Provider</w:t>
            </w:r>
            <w:r w:rsidR="00EC78CD" w:rsidRPr="00B0367F">
              <w:rPr>
                <w:rStyle w:val="None"/>
                <w:sz w:val="22"/>
                <w:szCs w:val="22"/>
              </w:rPr>
              <w:t xml:space="preserve"> will provide training for the Customer’s Internal Department </w:t>
            </w:r>
            <w:r w:rsidR="00627C0D" w:rsidRPr="00B0367F">
              <w:rPr>
                <w:rStyle w:val="None"/>
                <w:sz w:val="22"/>
                <w:szCs w:val="22"/>
              </w:rPr>
              <w:t xml:space="preserve">Leads </w:t>
            </w:r>
            <w:r w:rsidR="00EC78CD" w:rsidRPr="00B0367F">
              <w:rPr>
                <w:rStyle w:val="None"/>
                <w:sz w:val="22"/>
                <w:szCs w:val="22"/>
              </w:rPr>
              <w:t xml:space="preserve">to become experts on the Salve platform. Those identified Salve Experts will subsequently act as </w:t>
            </w:r>
            <w:r w:rsidR="003F7FE9">
              <w:rPr>
                <w:rStyle w:val="None"/>
                <w:sz w:val="22"/>
                <w:szCs w:val="22"/>
              </w:rPr>
              <w:t>First Tier</w:t>
            </w:r>
            <w:r w:rsidR="00EC78CD" w:rsidRPr="00B0367F">
              <w:rPr>
                <w:rStyle w:val="None"/>
                <w:sz w:val="22"/>
                <w:szCs w:val="22"/>
              </w:rPr>
              <w:t xml:space="preserve"> support for the Customer’s operation</w:t>
            </w:r>
            <w:r w:rsidR="00627C0D" w:rsidRPr="00B0367F">
              <w:rPr>
                <w:rStyle w:val="None"/>
                <w:sz w:val="22"/>
                <w:szCs w:val="22"/>
              </w:rPr>
              <w:t>al teams</w:t>
            </w:r>
            <w:r w:rsidR="00EC78CD" w:rsidRPr="00B0367F">
              <w:rPr>
                <w:rStyle w:val="None"/>
                <w:sz w:val="22"/>
                <w:szCs w:val="22"/>
              </w:rPr>
              <w:t xml:space="preserve">. Experts should be the first line of contact for any questions or issues that arise during day-to-day operations for the Customer. If the problem cannot be resolved it will escalate to </w:t>
            </w:r>
            <w:r w:rsidR="003F7FE9">
              <w:rPr>
                <w:rStyle w:val="None"/>
                <w:sz w:val="22"/>
                <w:szCs w:val="22"/>
              </w:rPr>
              <w:t>Second-</w:t>
            </w:r>
            <w:r w:rsidR="00EC78CD" w:rsidRPr="00B0367F">
              <w:rPr>
                <w:rStyle w:val="None"/>
                <w:sz w:val="22"/>
                <w:szCs w:val="22"/>
              </w:rPr>
              <w:t>Tier Support.</w:t>
            </w:r>
            <w:r w:rsidR="00627C0D" w:rsidRPr="00B0367F">
              <w:rPr>
                <w:rStyle w:val="None"/>
                <w:sz w:val="22"/>
                <w:szCs w:val="22"/>
              </w:rPr>
              <w:t xml:space="preserve"> </w:t>
            </w:r>
            <w:r>
              <w:rPr>
                <w:rStyle w:val="None"/>
                <w:sz w:val="22"/>
                <w:szCs w:val="22"/>
              </w:rPr>
              <w:t>Provider</w:t>
            </w:r>
            <w:r w:rsidR="00627C0D" w:rsidRPr="00B0367F">
              <w:rPr>
                <w:rStyle w:val="None"/>
                <w:sz w:val="22"/>
                <w:szCs w:val="22"/>
              </w:rPr>
              <w:t xml:space="preserve"> may provide resources to alleviate chronic </w:t>
            </w:r>
            <w:r w:rsidR="003F7FE9">
              <w:rPr>
                <w:rStyle w:val="None"/>
                <w:sz w:val="22"/>
                <w:szCs w:val="22"/>
              </w:rPr>
              <w:t>First-</w:t>
            </w:r>
            <w:r w:rsidR="00627C0D" w:rsidRPr="00B0367F">
              <w:rPr>
                <w:rStyle w:val="None"/>
                <w:sz w:val="22"/>
                <w:szCs w:val="22"/>
              </w:rPr>
              <w:t>Tier</w:t>
            </w:r>
            <w:r w:rsidR="005F0F00">
              <w:rPr>
                <w:rStyle w:val="None"/>
                <w:sz w:val="22"/>
                <w:szCs w:val="22"/>
              </w:rPr>
              <w:t xml:space="preserve"> </w:t>
            </w:r>
            <w:r w:rsidR="00627C0D" w:rsidRPr="00B0367F">
              <w:rPr>
                <w:rStyle w:val="None"/>
                <w:sz w:val="22"/>
                <w:szCs w:val="22"/>
              </w:rPr>
              <w:t xml:space="preserve">issues but will not provide day-to-day support for issues that do not escalate to </w:t>
            </w:r>
            <w:r w:rsidR="003F7FE9">
              <w:rPr>
                <w:rStyle w:val="None"/>
                <w:sz w:val="22"/>
                <w:szCs w:val="22"/>
              </w:rPr>
              <w:t>Second-</w:t>
            </w:r>
            <w:r>
              <w:rPr>
                <w:rStyle w:val="None"/>
                <w:sz w:val="22"/>
                <w:szCs w:val="22"/>
              </w:rPr>
              <w:t>T</w:t>
            </w:r>
            <w:r w:rsidR="00627C0D" w:rsidRPr="00B0367F">
              <w:rPr>
                <w:rStyle w:val="None"/>
                <w:sz w:val="22"/>
                <w:szCs w:val="22"/>
              </w:rPr>
              <w:t>ier.</w:t>
            </w:r>
          </w:p>
        </w:tc>
      </w:tr>
      <w:tr w:rsidR="00065151" w:rsidTr="00C304DA">
        <w:trPr>
          <w:trHeight w:val="1247"/>
        </w:trPr>
        <w:tc>
          <w:tcPr>
            <w:tcW w:w="2217" w:type="dxa"/>
            <w:vMerge w:val="restart"/>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8F5962">
            <w:pPr>
              <w:pStyle w:val="Body"/>
              <w:tabs>
                <w:tab w:val="left" w:pos="1440"/>
              </w:tabs>
            </w:pPr>
            <w:r>
              <w:rPr>
                <w:rStyle w:val="None"/>
                <w:b/>
                <w:bCs/>
                <w:sz w:val="22"/>
                <w:szCs w:val="22"/>
              </w:rPr>
              <w:t>SECOND-TIER</w:t>
            </w:r>
            <w:r w:rsidR="00EC78CD" w:rsidRPr="00B0367F">
              <w:rPr>
                <w:rStyle w:val="None"/>
                <w:b/>
                <w:bCs/>
                <w:sz w:val="22"/>
                <w:szCs w:val="22"/>
              </w:rPr>
              <w:t xml:space="preserve"> Support</w:t>
            </w:r>
            <w:r w:rsidR="00EC78CD" w:rsidRPr="00B0367F">
              <w:rPr>
                <w:rStyle w:val="None"/>
                <w:sz w:val="22"/>
                <w:szCs w:val="22"/>
              </w:rPr>
              <w:br/>
              <w:t>—Standard Support</w:t>
            </w:r>
          </w:p>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 w:val="left" w:pos="2880"/>
                <w:tab w:val="left" w:pos="4320"/>
                <w:tab w:val="left" w:pos="5760"/>
              </w:tabs>
            </w:pPr>
            <w:r w:rsidRPr="00B0367F">
              <w:rPr>
                <w:rStyle w:val="None"/>
                <w:sz w:val="22"/>
                <w:szCs w:val="22"/>
              </w:rPr>
              <w:t>Tier 2 Support is provided by Salve between Normal Business Hours of 8AM-</w:t>
            </w:r>
            <w:r w:rsidR="00550EC0">
              <w:rPr>
                <w:rStyle w:val="None"/>
                <w:sz w:val="22"/>
                <w:szCs w:val="22"/>
              </w:rPr>
              <w:t>7</w:t>
            </w:r>
            <w:r w:rsidRPr="00B0367F">
              <w:rPr>
                <w:rStyle w:val="None"/>
                <w:sz w:val="22"/>
                <w:szCs w:val="22"/>
              </w:rPr>
              <w:t>PM Monday through Friday, Eastern Time. Response and resolution times depend on the severity of the support request.</w:t>
            </w:r>
          </w:p>
        </w:tc>
      </w:tr>
      <w:tr w:rsidR="00065151" w:rsidTr="00C304DA">
        <w:trPr>
          <w:trHeight w:val="4018"/>
        </w:trPr>
        <w:tc>
          <w:tcPr>
            <w:tcW w:w="2217" w:type="dxa"/>
            <w:vMerge/>
            <w:tcBorders>
              <w:top w:val="single" w:sz="8" w:space="0" w:color="000000"/>
              <w:left w:val="single" w:sz="8" w:space="0" w:color="000000"/>
              <w:bottom w:val="single" w:sz="8" w:space="0" w:color="000000"/>
              <w:right w:val="single" w:sz="8" w:space="0" w:color="000000"/>
            </w:tcBorders>
            <w:shd w:val="clear" w:color="auto" w:fill="FFFFFF"/>
          </w:tcPr>
          <w:p w:rsidR="00065151" w:rsidRDefault="00065151"/>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 w:val="left" w:pos="2880"/>
                <w:tab w:val="left" w:pos="4320"/>
                <w:tab w:val="left" w:pos="5760"/>
              </w:tabs>
              <w:rPr>
                <w:rStyle w:val="None"/>
                <w:b/>
                <w:bCs/>
                <w:sz w:val="22"/>
                <w:szCs w:val="22"/>
              </w:rPr>
            </w:pPr>
            <w:r w:rsidRPr="00B0367F">
              <w:rPr>
                <w:rStyle w:val="None"/>
                <w:b/>
                <w:bCs/>
                <w:sz w:val="22"/>
                <w:szCs w:val="22"/>
              </w:rPr>
              <w:t>Severity Level One Incidents</w:t>
            </w: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Response Time: 2 hours</w:t>
            </w:r>
            <w:r w:rsidR="00C304DA">
              <w:rPr>
                <w:rStyle w:val="None"/>
                <w:sz w:val="22"/>
                <w:szCs w:val="22"/>
              </w:rPr>
              <w:t xml:space="preserve"> during Standard Support Hours</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Diagnosis Criteria:</w:t>
            </w:r>
          </w:p>
          <w:p w:rsidR="00627C0D" w:rsidRPr="00B0367F" w:rsidRDefault="00627C0D">
            <w:pPr>
              <w:pStyle w:val="Body"/>
              <w:tabs>
                <w:tab w:val="left" w:pos="1440"/>
                <w:tab w:val="left" w:pos="2880"/>
                <w:tab w:val="left" w:pos="4320"/>
                <w:tab w:val="left" w:pos="5760"/>
              </w:tabs>
              <w:rPr>
                <w:rStyle w:val="None"/>
                <w:sz w:val="22"/>
                <w:szCs w:val="22"/>
                <w:u w:val="single"/>
              </w:rPr>
            </w:pPr>
          </w:p>
          <w:p w:rsidR="00627C0D" w:rsidRPr="00C304AF" w:rsidRDefault="00627C0D">
            <w:pPr>
              <w:pStyle w:val="Body"/>
              <w:tabs>
                <w:tab w:val="left" w:pos="1440"/>
                <w:tab w:val="left" w:pos="2880"/>
                <w:tab w:val="left" w:pos="4320"/>
                <w:tab w:val="left" w:pos="5760"/>
              </w:tabs>
              <w:rPr>
                <w:rStyle w:val="None"/>
                <w:sz w:val="22"/>
                <w:szCs w:val="22"/>
              </w:rPr>
            </w:pPr>
            <w:r w:rsidRPr="00C304AF">
              <w:rPr>
                <w:rStyle w:val="None"/>
                <w:sz w:val="22"/>
                <w:szCs w:val="22"/>
              </w:rPr>
              <w:t xml:space="preserve">Of or related to technical issues regarding </w:t>
            </w:r>
            <w:r w:rsidRPr="00117E41">
              <w:rPr>
                <w:rStyle w:val="None"/>
                <w:sz w:val="22"/>
                <w:szCs w:val="22"/>
              </w:rPr>
              <w:t xml:space="preserve">the </w:t>
            </w:r>
            <w:r w:rsidR="00C304DA" w:rsidRPr="00117E41">
              <w:rPr>
                <w:rStyle w:val="None"/>
                <w:sz w:val="22"/>
                <w:szCs w:val="22"/>
              </w:rPr>
              <w:t>Provider System</w:t>
            </w:r>
            <w:r w:rsidRPr="00117E41">
              <w:rPr>
                <w:rStyle w:val="None"/>
                <w:sz w:val="22"/>
                <w:szCs w:val="22"/>
              </w:rPr>
              <w:t xml:space="preserve">, or workflows managed on the </w:t>
            </w:r>
            <w:r w:rsidR="00C304DA" w:rsidRPr="00117E41">
              <w:rPr>
                <w:rStyle w:val="None"/>
                <w:sz w:val="22"/>
                <w:szCs w:val="22"/>
              </w:rPr>
              <w:t>Provider System</w:t>
            </w:r>
            <w:r w:rsidRPr="00117E41">
              <w:rPr>
                <w:rStyle w:val="None"/>
                <w:sz w:val="22"/>
                <w:szCs w:val="22"/>
              </w:rPr>
              <w:t>.</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Severity level one incidents involve the failure or degradation of one or more elements of the </w:t>
            </w:r>
            <w:r w:rsidR="00C304DA">
              <w:rPr>
                <w:rStyle w:val="None"/>
                <w:sz w:val="22"/>
                <w:szCs w:val="22"/>
              </w:rPr>
              <w:t>Provider System</w:t>
            </w:r>
            <w:r w:rsidR="00C304DA" w:rsidRPr="00B0367F">
              <w:rPr>
                <w:rStyle w:val="None"/>
                <w:sz w:val="22"/>
                <w:szCs w:val="22"/>
              </w:rPr>
              <w:t xml:space="preserve"> </w:t>
            </w:r>
            <w:r w:rsidRPr="00B0367F">
              <w:rPr>
                <w:rStyle w:val="None"/>
                <w:sz w:val="22"/>
                <w:szCs w:val="22"/>
              </w:rPr>
              <w:t xml:space="preserve">that are business or customer affecting, time-critical wherein the </w:t>
            </w:r>
            <w:r w:rsidR="00C304DA">
              <w:rPr>
                <w:rStyle w:val="None"/>
                <w:sz w:val="22"/>
                <w:szCs w:val="22"/>
              </w:rPr>
              <w:t>Provider System</w:t>
            </w:r>
            <w:r w:rsidR="00C304DA" w:rsidRPr="00B0367F">
              <w:rPr>
                <w:rStyle w:val="None"/>
                <w:sz w:val="22"/>
                <w:szCs w:val="22"/>
              </w:rPr>
              <w:t xml:space="preserve"> </w:t>
            </w:r>
            <w:r w:rsidRPr="00B0367F">
              <w:rPr>
                <w:rStyle w:val="None"/>
                <w:sz w:val="22"/>
                <w:szCs w:val="22"/>
              </w:rPr>
              <w:t xml:space="preserve">is not available or </w:t>
            </w:r>
            <w:r w:rsidR="00C304DA">
              <w:rPr>
                <w:rStyle w:val="None"/>
                <w:sz w:val="22"/>
                <w:szCs w:val="22"/>
              </w:rPr>
              <w:t>Provider System</w:t>
            </w:r>
            <w:r w:rsidR="00C304DA" w:rsidRPr="00B0367F">
              <w:rPr>
                <w:rStyle w:val="None"/>
                <w:sz w:val="22"/>
                <w:szCs w:val="22"/>
              </w:rPr>
              <w:t xml:space="preserve"> </w:t>
            </w:r>
            <w:r w:rsidRPr="00B0367F">
              <w:rPr>
                <w:rStyle w:val="None"/>
                <w:sz w:val="22"/>
                <w:szCs w:val="22"/>
              </w:rPr>
              <w:t>is available, but inoperable or severely restricted.</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Resolution Steps:</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C304DA">
            <w:pPr>
              <w:pStyle w:val="Body"/>
              <w:numPr>
                <w:ilvl w:val="0"/>
                <w:numId w:val="2"/>
              </w:numPr>
              <w:rPr>
                <w:sz w:val="22"/>
                <w:szCs w:val="22"/>
              </w:rPr>
            </w:pPr>
            <w:r>
              <w:rPr>
                <w:rStyle w:val="None"/>
                <w:sz w:val="22"/>
                <w:szCs w:val="22"/>
              </w:rPr>
              <w:t>Communicate with</w:t>
            </w:r>
            <w:r w:rsidR="00EC78CD" w:rsidRPr="00B0367F">
              <w:rPr>
                <w:rStyle w:val="None"/>
                <w:sz w:val="22"/>
                <w:szCs w:val="22"/>
              </w:rPr>
              <w:t xml:space="preserve"> affected partie</w:t>
            </w:r>
            <w:r>
              <w:rPr>
                <w:rStyle w:val="None"/>
                <w:sz w:val="22"/>
                <w:szCs w:val="22"/>
              </w:rPr>
              <w:t>s</w:t>
            </w:r>
            <w:r w:rsidR="00EC78CD" w:rsidRPr="00B0367F">
              <w:rPr>
                <w:rStyle w:val="None"/>
                <w:sz w:val="22"/>
                <w:szCs w:val="22"/>
              </w:rPr>
              <w:t>.</w:t>
            </w:r>
          </w:p>
          <w:p w:rsidR="00065151" w:rsidRPr="00B0367F" w:rsidRDefault="00EC78CD">
            <w:pPr>
              <w:pStyle w:val="Body"/>
              <w:numPr>
                <w:ilvl w:val="0"/>
                <w:numId w:val="2"/>
              </w:numPr>
              <w:rPr>
                <w:sz w:val="22"/>
                <w:szCs w:val="22"/>
              </w:rPr>
            </w:pPr>
            <w:r w:rsidRPr="00B0367F">
              <w:rPr>
                <w:rStyle w:val="None"/>
                <w:sz w:val="22"/>
                <w:szCs w:val="22"/>
              </w:rPr>
              <w:t>Create and/or communicate a workaround if one exists.</w:t>
            </w:r>
          </w:p>
          <w:p w:rsidR="00065151" w:rsidRPr="00B0367F" w:rsidRDefault="00EC78CD">
            <w:pPr>
              <w:pStyle w:val="Body"/>
              <w:numPr>
                <w:ilvl w:val="0"/>
                <w:numId w:val="2"/>
              </w:numPr>
              <w:rPr>
                <w:sz w:val="22"/>
                <w:szCs w:val="22"/>
              </w:rPr>
            </w:pPr>
            <w:r w:rsidRPr="00B0367F">
              <w:rPr>
                <w:rStyle w:val="None"/>
                <w:sz w:val="22"/>
                <w:szCs w:val="22"/>
              </w:rPr>
              <w:t>Resolve the issue.</w:t>
            </w:r>
          </w:p>
          <w:p w:rsidR="00065151" w:rsidRPr="00B0367F" w:rsidRDefault="00EC78CD">
            <w:pPr>
              <w:pStyle w:val="Body"/>
              <w:numPr>
                <w:ilvl w:val="0"/>
                <w:numId w:val="2"/>
              </w:numPr>
              <w:rPr>
                <w:sz w:val="22"/>
                <w:szCs w:val="22"/>
              </w:rPr>
            </w:pPr>
            <w:r w:rsidRPr="00B0367F">
              <w:rPr>
                <w:rStyle w:val="None"/>
                <w:sz w:val="22"/>
                <w:szCs w:val="22"/>
              </w:rPr>
              <w:t>Report the resolution.</w:t>
            </w:r>
          </w:p>
        </w:tc>
      </w:tr>
      <w:tr w:rsidR="00065151" w:rsidTr="00C304DA">
        <w:trPr>
          <w:trHeight w:val="4060"/>
        </w:trPr>
        <w:tc>
          <w:tcPr>
            <w:tcW w:w="2217" w:type="dxa"/>
            <w:vMerge/>
            <w:tcBorders>
              <w:top w:val="single" w:sz="8" w:space="0" w:color="000000"/>
              <w:left w:val="single" w:sz="8" w:space="0" w:color="000000"/>
              <w:bottom w:val="single" w:sz="8" w:space="0" w:color="000000"/>
              <w:right w:val="single" w:sz="8" w:space="0" w:color="000000"/>
            </w:tcBorders>
            <w:shd w:val="clear" w:color="auto" w:fill="FFFFFF"/>
          </w:tcPr>
          <w:p w:rsidR="00065151" w:rsidRDefault="00065151"/>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 w:val="left" w:pos="2880"/>
                <w:tab w:val="left" w:pos="4320"/>
                <w:tab w:val="left" w:pos="5760"/>
              </w:tabs>
              <w:rPr>
                <w:rStyle w:val="None"/>
                <w:b/>
                <w:bCs/>
                <w:sz w:val="22"/>
                <w:szCs w:val="22"/>
              </w:rPr>
            </w:pPr>
            <w:r w:rsidRPr="00B0367F">
              <w:rPr>
                <w:rStyle w:val="None"/>
                <w:b/>
                <w:bCs/>
                <w:sz w:val="22"/>
                <w:szCs w:val="22"/>
              </w:rPr>
              <w:t>Severity Level Two Incidents</w:t>
            </w: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Response Time: </w:t>
            </w:r>
            <w:r w:rsidR="00C304DA">
              <w:rPr>
                <w:rStyle w:val="None"/>
                <w:sz w:val="22"/>
                <w:szCs w:val="22"/>
              </w:rPr>
              <w:t>1</w:t>
            </w:r>
            <w:r w:rsidRPr="00B0367F">
              <w:rPr>
                <w:rStyle w:val="None"/>
                <w:sz w:val="22"/>
                <w:szCs w:val="22"/>
              </w:rPr>
              <w:t xml:space="preserve"> </w:t>
            </w:r>
            <w:r w:rsidR="00C304DA">
              <w:rPr>
                <w:rStyle w:val="None"/>
                <w:sz w:val="22"/>
                <w:szCs w:val="22"/>
              </w:rPr>
              <w:t>business day</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Diagnosis Criteria:</w:t>
            </w:r>
          </w:p>
          <w:p w:rsidR="00627C0D" w:rsidRPr="00B0367F" w:rsidRDefault="00627C0D">
            <w:pPr>
              <w:pStyle w:val="Body"/>
              <w:tabs>
                <w:tab w:val="left" w:pos="1440"/>
                <w:tab w:val="left" w:pos="2880"/>
                <w:tab w:val="left" w:pos="4320"/>
                <w:tab w:val="left" w:pos="5760"/>
              </w:tabs>
              <w:rPr>
                <w:rStyle w:val="None"/>
                <w:sz w:val="22"/>
                <w:szCs w:val="22"/>
                <w:u w:val="single"/>
              </w:rPr>
            </w:pPr>
          </w:p>
          <w:p w:rsidR="00627C0D" w:rsidRPr="00C304AF" w:rsidRDefault="00627C0D">
            <w:pPr>
              <w:pStyle w:val="Body"/>
              <w:tabs>
                <w:tab w:val="left" w:pos="1440"/>
                <w:tab w:val="left" w:pos="2880"/>
                <w:tab w:val="left" w:pos="4320"/>
                <w:tab w:val="left" w:pos="5760"/>
              </w:tabs>
              <w:rPr>
                <w:rStyle w:val="None"/>
                <w:sz w:val="22"/>
                <w:szCs w:val="22"/>
              </w:rPr>
            </w:pPr>
            <w:r w:rsidRPr="00C304AF">
              <w:rPr>
                <w:rStyle w:val="None"/>
                <w:sz w:val="22"/>
                <w:szCs w:val="22"/>
              </w:rPr>
              <w:t xml:space="preserve">Of or related to technical issues regarding the </w:t>
            </w:r>
            <w:r w:rsidR="00C304DA">
              <w:rPr>
                <w:rStyle w:val="None"/>
                <w:sz w:val="22"/>
                <w:szCs w:val="22"/>
              </w:rPr>
              <w:t>Provider System</w:t>
            </w:r>
            <w:r w:rsidRPr="00C304AF">
              <w:rPr>
                <w:rStyle w:val="None"/>
                <w:sz w:val="22"/>
                <w:szCs w:val="22"/>
              </w:rPr>
              <w:t xml:space="preserve">, or workflows managed on the </w:t>
            </w:r>
            <w:r w:rsidR="00C304DA">
              <w:rPr>
                <w:rStyle w:val="None"/>
                <w:sz w:val="22"/>
                <w:szCs w:val="22"/>
              </w:rPr>
              <w:t>Provider System</w:t>
            </w:r>
            <w:r w:rsidRPr="00C304AF">
              <w:rPr>
                <w:rStyle w:val="None"/>
                <w:sz w:val="22"/>
                <w:szCs w:val="22"/>
              </w:rPr>
              <w:t>.</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Severity level two incidents involve the failure or degradation of one or more elements of the </w:t>
            </w:r>
            <w:r w:rsidR="00C304DA">
              <w:rPr>
                <w:rStyle w:val="None"/>
                <w:sz w:val="22"/>
                <w:szCs w:val="22"/>
              </w:rPr>
              <w:t>Provider System</w:t>
            </w:r>
            <w:r w:rsidR="00C304DA" w:rsidRPr="00B0367F">
              <w:rPr>
                <w:rStyle w:val="None"/>
                <w:sz w:val="22"/>
                <w:szCs w:val="22"/>
              </w:rPr>
              <w:t xml:space="preserve"> </w:t>
            </w:r>
            <w:r w:rsidRPr="00B0367F">
              <w:rPr>
                <w:rStyle w:val="None"/>
                <w:sz w:val="22"/>
                <w:szCs w:val="22"/>
              </w:rPr>
              <w:t>that are business or customer affecting or which will become time-critical and for which a workaround is available but is unsatisfactory in the short-term.</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Resolution Steps:</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C304DA">
            <w:pPr>
              <w:pStyle w:val="Body"/>
              <w:numPr>
                <w:ilvl w:val="0"/>
                <w:numId w:val="3"/>
              </w:numPr>
              <w:rPr>
                <w:sz w:val="22"/>
                <w:szCs w:val="22"/>
              </w:rPr>
            </w:pPr>
            <w:r>
              <w:rPr>
                <w:rStyle w:val="None"/>
                <w:sz w:val="22"/>
                <w:szCs w:val="22"/>
              </w:rPr>
              <w:t>Communicate with</w:t>
            </w:r>
            <w:r w:rsidR="00EC78CD" w:rsidRPr="00B0367F">
              <w:rPr>
                <w:rStyle w:val="None"/>
                <w:sz w:val="22"/>
                <w:szCs w:val="22"/>
              </w:rPr>
              <w:t xml:space="preserve"> affected parties</w:t>
            </w:r>
            <w:r>
              <w:rPr>
                <w:rStyle w:val="None"/>
                <w:sz w:val="22"/>
                <w:szCs w:val="22"/>
              </w:rPr>
              <w:t>.</w:t>
            </w:r>
          </w:p>
          <w:p w:rsidR="00065151" w:rsidRPr="00B0367F" w:rsidRDefault="00EC78CD">
            <w:pPr>
              <w:pStyle w:val="Body"/>
              <w:numPr>
                <w:ilvl w:val="0"/>
                <w:numId w:val="3"/>
              </w:numPr>
              <w:rPr>
                <w:sz w:val="22"/>
                <w:szCs w:val="22"/>
              </w:rPr>
            </w:pPr>
            <w:r w:rsidRPr="00B0367F">
              <w:rPr>
                <w:rStyle w:val="None"/>
                <w:sz w:val="22"/>
                <w:szCs w:val="22"/>
              </w:rPr>
              <w:t>Identify and communicate a workaround if one exists.</w:t>
            </w:r>
          </w:p>
          <w:p w:rsidR="00065151" w:rsidRPr="00B0367F" w:rsidRDefault="00EC78CD">
            <w:pPr>
              <w:pStyle w:val="Body"/>
              <w:numPr>
                <w:ilvl w:val="0"/>
                <w:numId w:val="3"/>
              </w:numPr>
              <w:rPr>
                <w:sz w:val="22"/>
                <w:szCs w:val="22"/>
              </w:rPr>
            </w:pPr>
            <w:r w:rsidRPr="00B0367F">
              <w:rPr>
                <w:rStyle w:val="None"/>
                <w:sz w:val="22"/>
                <w:szCs w:val="22"/>
              </w:rPr>
              <w:t>Resolve the issue.</w:t>
            </w:r>
          </w:p>
          <w:p w:rsidR="00065151" w:rsidRPr="00B0367F" w:rsidRDefault="00EC78CD">
            <w:pPr>
              <w:pStyle w:val="Body"/>
              <w:numPr>
                <w:ilvl w:val="0"/>
                <w:numId w:val="3"/>
              </w:numPr>
              <w:rPr>
                <w:sz w:val="22"/>
                <w:szCs w:val="22"/>
              </w:rPr>
            </w:pPr>
            <w:r w:rsidRPr="00B0367F">
              <w:rPr>
                <w:rStyle w:val="None"/>
                <w:sz w:val="22"/>
                <w:szCs w:val="22"/>
              </w:rPr>
              <w:t>Report the resolution.</w:t>
            </w:r>
          </w:p>
        </w:tc>
      </w:tr>
      <w:tr w:rsidR="00065151" w:rsidTr="00C304DA">
        <w:trPr>
          <w:trHeight w:val="4019"/>
        </w:trPr>
        <w:tc>
          <w:tcPr>
            <w:tcW w:w="2217" w:type="dxa"/>
            <w:vMerge/>
            <w:tcBorders>
              <w:top w:val="single" w:sz="8" w:space="0" w:color="000000"/>
              <w:left w:val="single" w:sz="8" w:space="0" w:color="000000"/>
              <w:bottom w:val="single" w:sz="8" w:space="0" w:color="000000"/>
              <w:right w:val="single" w:sz="8" w:space="0" w:color="000000"/>
            </w:tcBorders>
            <w:shd w:val="clear" w:color="auto" w:fill="FFFFFF"/>
          </w:tcPr>
          <w:p w:rsidR="00065151" w:rsidRDefault="00065151"/>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 w:val="left" w:pos="2880"/>
                <w:tab w:val="left" w:pos="4320"/>
                <w:tab w:val="left" w:pos="5760"/>
              </w:tabs>
              <w:rPr>
                <w:rStyle w:val="None"/>
                <w:b/>
                <w:bCs/>
                <w:sz w:val="22"/>
                <w:szCs w:val="22"/>
              </w:rPr>
            </w:pPr>
            <w:r w:rsidRPr="00B0367F">
              <w:rPr>
                <w:rStyle w:val="None"/>
                <w:b/>
                <w:bCs/>
                <w:sz w:val="22"/>
                <w:szCs w:val="22"/>
              </w:rPr>
              <w:t xml:space="preserve">Severity </w:t>
            </w:r>
            <w:r w:rsidR="003F7FE9">
              <w:rPr>
                <w:rStyle w:val="None"/>
                <w:b/>
                <w:bCs/>
                <w:sz w:val="22"/>
                <w:szCs w:val="22"/>
              </w:rPr>
              <w:t>Third-</w:t>
            </w:r>
            <w:r w:rsidRPr="00B0367F">
              <w:rPr>
                <w:rStyle w:val="None"/>
                <w:b/>
                <w:bCs/>
                <w:sz w:val="22"/>
                <w:szCs w:val="22"/>
              </w:rPr>
              <w:t>Level Incidents</w:t>
            </w: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Response Time: </w:t>
            </w:r>
            <w:r w:rsidR="00C304DA">
              <w:rPr>
                <w:rStyle w:val="None"/>
                <w:sz w:val="22"/>
                <w:szCs w:val="22"/>
              </w:rPr>
              <w:t>3</w:t>
            </w:r>
            <w:r w:rsidRPr="00B0367F">
              <w:rPr>
                <w:rStyle w:val="None"/>
                <w:sz w:val="22"/>
                <w:szCs w:val="22"/>
              </w:rPr>
              <w:t xml:space="preserve"> business day</w:t>
            </w:r>
            <w:r w:rsidR="00C304DA">
              <w:rPr>
                <w:rStyle w:val="None"/>
                <w:sz w:val="22"/>
                <w:szCs w:val="22"/>
              </w:rPr>
              <w:t>s</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Diagnosis Criteria:</w:t>
            </w:r>
          </w:p>
          <w:p w:rsidR="00F4246A" w:rsidRPr="00B0367F" w:rsidRDefault="00F4246A">
            <w:pPr>
              <w:pStyle w:val="Body"/>
              <w:tabs>
                <w:tab w:val="left" w:pos="1440"/>
                <w:tab w:val="left" w:pos="2880"/>
                <w:tab w:val="left" w:pos="4320"/>
                <w:tab w:val="left" w:pos="5760"/>
              </w:tabs>
              <w:rPr>
                <w:rStyle w:val="None"/>
                <w:sz w:val="22"/>
                <w:szCs w:val="22"/>
                <w:u w:val="single"/>
              </w:rPr>
            </w:pPr>
          </w:p>
          <w:p w:rsidR="00F4246A" w:rsidRPr="00C304AF" w:rsidRDefault="00F4246A">
            <w:pPr>
              <w:pStyle w:val="Body"/>
              <w:tabs>
                <w:tab w:val="left" w:pos="1440"/>
                <w:tab w:val="left" w:pos="2880"/>
                <w:tab w:val="left" w:pos="4320"/>
                <w:tab w:val="left" w:pos="5760"/>
              </w:tabs>
              <w:rPr>
                <w:rStyle w:val="None"/>
                <w:sz w:val="22"/>
                <w:szCs w:val="22"/>
              </w:rPr>
            </w:pPr>
            <w:r w:rsidRPr="00C304AF">
              <w:rPr>
                <w:rStyle w:val="None"/>
                <w:sz w:val="22"/>
                <w:szCs w:val="22"/>
              </w:rPr>
              <w:t xml:space="preserve">Of or related to technical issues regarding the </w:t>
            </w:r>
            <w:r w:rsidR="00C304DA">
              <w:rPr>
                <w:rStyle w:val="None"/>
                <w:sz w:val="22"/>
                <w:szCs w:val="22"/>
              </w:rPr>
              <w:t>Provider System</w:t>
            </w:r>
            <w:r w:rsidRPr="00C304AF">
              <w:rPr>
                <w:rStyle w:val="None"/>
                <w:sz w:val="22"/>
                <w:szCs w:val="22"/>
              </w:rPr>
              <w:t xml:space="preserve">, or workflows managed on the </w:t>
            </w:r>
            <w:r w:rsidR="00C304DA">
              <w:rPr>
                <w:rStyle w:val="None"/>
                <w:sz w:val="22"/>
                <w:szCs w:val="22"/>
              </w:rPr>
              <w:t>Provider System</w:t>
            </w:r>
            <w:r w:rsidRPr="00C304AF">
              <w:rPr>
                <w:rStyle w:val="None"/>
                <w:sz w:val="22"/>
                <w:szCs w:val="22"/>
              </w:rPr>
              <w:t>.</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Severity level three incidents involve the failure of one or more components of the </w:t>
            </w:r>
            <w:r w:rsidR="00C304DA">
              <w:rPr>
                <w:rStyle w:val="None"/>
                <w:sz w:val="22"/>
                <w:szCs w:val="22"/>
              </w:rPr>
              <w:t>Provider System</w:t>
            </w:r>
            <w:r w:rsidR="00C304DA" w:rsidRPr="00B0367F">
              <w:rPr>
                <w:rStyle w:val="None"/>
                <w:sz w:val="22"/>
                <w:szCs w:val="22"/>
              </w:rPr>
              <w:t xml:space="preserve"> </w:t>
            </w:r>
            <w:r w:rsidRPr="00B0367F">
              <w:rPr>
                <w:rStyle w:val="None"/>
                <w:sz w:val="22"/>
                <w:szCs w:val="22"/>
              </w:rPr>
              <w:t xml:space="preserve">that has no immediate business impact and remains operational through a temporary or automated </w:t>
            </w:r>
            <w:r w:rsidR="00AB38D7" w:rsidRPr="00B0367F">
              <w:rPr>
                <w:rStyle w:val="None"/>
                <w:sz w:val="22"/>
                <w:szCs w:val="22"/>
              </w:rPr>
              <w:t>workaround but</w:t>
            </w:r>
            <w:r w:rsidRPr="00B0367F">
              <w:rPr>
                <w:rStyle w:val="None"/>
                <w:sz w:val="22"/>
                <w:szCs w:val="22"/>
              </w:rPr>
              <w:t xml:space="preserve"> requires a permanent replacement or solution to be developed.</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Resolution Steps:</w:t>
            </w:r>
          </w:p>
          <w:p w:rsidR="00065151" w:rsidRPr="00B0367F" w:rsidRDefault="00065151">
            <w:pPr>
              <w:pStyle w:val="Body"/>
              <w:tabs>
                <w:tab w:val="left" w:pos="1440"/>
                <w:tab w:val="left" w:pos="2880"/>
                <w:tab w:val="left" w:pos="4320"/>
                <w:tab w:val="left" w:pos="5760"/>
              </w:tabs>
              <w:rPr>
                <w:rStyle w:val="None"/>
                <w:sz w:val="22"/>
                <w:szCs w:val="22"/>
                <w:u w:val="single"/>
              </w:rPr>
            </w:pPr>
          </w:p>
          <w:p w:rsidR="00C304DA" w:rsidRDefault="00EC78CD" w:rsidP="00C304DA">
            <w:pPr>
              <w:pStyle w:val="Body"/>
              <w:numPr>
                <w:ilvl w:val="0"/>
                <w:numId w:val="4"/>
              </w:numPr>
              <w:rPr>
                <w:rStyle w:val="None"/>
                <w:sz w:val="22"/>
                <w:szCs w:val="22"/>
              </w:rPr>
            </w:pPr>
            <w:r w:rsidRPr="00B0367F">
              <w:rPr>
                <w:rStyle w:val="None"/>
                <w:sz w:val="22"/>
                <w:szCs w:val="22"/>
              </w:rPr>
              <w:t>Identify and communicate a workaround if one exists.</w:t>
            </w:r>
          </w:p>
          <w:p w:rsidR="00C304DA" w:rsidRDefault="00EC78CD" w:rsidP="00C304DA">
            <w:pPr>
              <w:pStyle w:val="Body"/>
              <w:numPr>
                <w:ilvl w:val="0"/>
                <w:numId w:val="4"/>
              </w:numPr>
              <w:rPr>
                <w:rStyle w:val="None"/>
                <w:sz w:val="22"/>
                <w:szCs w:val="22"/>
              </w:rPr>
            </w:pPr>
            <w:r w:rsidRPr="00C304DA">
              <w:rPr>
                <w:rStyle w:val="None"/>
                <w:sz w:val="22"/>
                <w:szCs w:val="22"/>
              </w:rPr>
              <w:t>Resolve the issue.</w:t>
            </w:r>
          </w:p>
          <w:p w:rsidR="00065151" w:rsidRPr="00C304DA" w:rsidRDefault="00EC78CD" w:rsidP="00C304DA">
            <w:pPr>
              <w:pStyle w:val="Body"/>
              <w:numPr>
                <w:ilvl w:val="0"/>
                <w:numId w:val="4"/>
              </w:numPr>
              <w:rPr>
                <w:sz w:val="22"/>
                <w:szCs w:val="22"/>
              </w:rPr>
            </w:pPr>
            <w:r w:rsidRPr="00C304DA">
              <w:rPr>
                <w:rStyle w:val="None"/>
                <w:sz w:val="22"/>
                <w:szCs w:val="22"/>
              </w:rPr>
              <w:t>Report the resolution.</w:t>
            </w:r>
          </w:p>
        </w:tc>
      </w:tr>
      <w:tr w:rsidR="00065151" w:rsidTr="00C304DA">
        <w:trPr>
          <w:trHeight w:val="3528"/>
        </w:trPr>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Default="00065151"/>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 w:val="left" w:pos="2880"/>
                <w:tab w:val="left" w:pos="4320"/>
                <w:tab w:val="left" w:pos="5760"/>
              </w:tabs>
              <w:rPr>
                <w:rStyle w:val="None"/>
                <w:b/>
                <w:bCs/>
                <w:sz w:val="22"/>
                <w:szCs w:val="22"/>
              </w:rPr>
            </w:pPr>
            <w:r w:rsidRPr="00B0367F">
              <w:rPr>
                <w:rStyle w:val="None"/>
                <w:b/>
                <w:bCs/>
                <w:sz w:val="22"/>
                <w:szCs w:val="22"/>
              </w:rPr>
              <w:t xml:space="preserve">Severity </w:t>
            </w:r>
            <w:r w:rsidR="003F7FE9">
              <w:rPr>
                <w:rStyle w:val="None"/>
                <w:b/>
                <w:bCs/>
                <w:sz w:val="22"/>
                <w:szCs w:val="22"/>
              </w:rPr>
              <w:t>Fourth-</w:t>
            </w:r>
            <w:r w:rsidRPr="00B0367F">
              <w:rPr>
                <w:rStyle w:val="None"/>
                <w:b/>
                <w:bCs/>
                <w:sz w:val="22"/>
                <w:szCs w:val="22"/>
              </w:rPr>
              <w:t>Level Incidents</w:t>
            </w: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 xml:space="preserve">Response Time: </w:t>
            </w:r>
            <w:r w:rsidR="00C304DA">
              <w:rPr>
                <w:rStyle w:val="None"/>
                <w:sz w:val="22"/>
                <w:szCs w:val="22"/>
              </w:rPr>
              <w:t>5</w:t>
            </w:r>
            <w:r w:rsidRPr="00B0367F">
              <w:rPr>
                <w:rStyle w:val="None"/>
                <w:sz w:val="22"/>
                <w:szCs w:val="22"/>
              </w:rPr>
              <w:t xml:space="preserve"> business days</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Diagnosis Criteria:</w:t>
            </w:r>
          </w:p>
          <w:p w:rsidR="00F4246A" w:rsidRPr="00B0367F" w:rsidRDefault="00F4246A">
            <w:pPr>
              <w:pStyle w:val="Body"/>
              <w:tabs>
                <w:tab w:val="left" w:pos="1440"/>
                <w:tab w:val="left" w:pos="2880"/>
                <w:tab w:val="left" w:pos="4320"/>
                <w:tab w:val="left" w:pos="5760"/>
              </w:tabs>
              <w:rPr>
                <w:rStyle w:val="None"/>
                <w:sz w:val="22"/>
                <w:szCs w:val="22"/>
                <w:u w:val="single"/>
              </w:rPr>
            </w:pPr>
          </w:p>
          <w:p w:rsidR="00F4246A" w:rsidRPr="00C304AF" w:rsidRDefault="00F4246A">
            <w:pPr>
              <w:pStyle w:val="Body"/>
              <w:tabs>
                <w:tab w:val="left" w:pos="1440"/>
                <w:tab w:val="left" w:pos="2880"/>
                <w:tab w:val="left" w:pos="4320"/>
                <w:tab w:val="left" w:pos="5760"/>
              </w:tabs>
              <w:rPr>
                <w:rStyle w:val="None"/>
                <w:sz w:val="22"/>
                <w:szCs w:val="22"/>
              </w:rPr>
            </w:pPr>
            <w:r w:rsidRPr="00C304AF">
              <w:rPr>
                <w:rStyle w:val="None"/>
                <w:sz w:val="22"/>
                <w:szCs w:val="22"/>
              </w:rPr>
              <w:t xml:space="preserve">Of or related to technical issues regarding the </w:t>
            </w:r>
            <w:r w:rsidR="00C304DA">
              <w:rPr>
                <w:rStyle w:val="None"/>
                <w:sz w:val="22"/>
                <w:szCs w:val="22"/>
              </w:rPr>
              <w:t>Provider System</w:t>
            </w:r>
            <w:r w:rsidRPr="00C304AF">
              <w:rPr>
                <w:rStyle w:val="None"/>
                <w:sz w:val="22"/>
                <w:szCs w:val="22"/>
              </w:rPr>
              <w:t xml:space="preserve">, or workflows managed on the </w:t>
            </w:r>
            <w:r w:rsidR="00C304DA">
              <w:rPr>
                <w:rStyle w:val="None"/>
                <w:sz w:val="22"/>
                <w:szCs w:val="22"/>
              </w:rPr>
              <w:t>Provider System</w:t>
            </w:r>
            <w:r w:rsidRPr="00C304AF">
              <w:rPr>
                <w:rStyle w:val="None"/>
                <w:sz w:val="22"/>
                <w:szCs w:val="22"/>
              </w:rPr>
              <w:t>.</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EC78CD">
            <w:pPr>
              <w:pStyle w:val="Body"/>
              <w:tabs>
                <w:tab w:val="left" w:pos="1440"/>
                <w:tab w:val="left" w:pos="2880"/>
                <w:tab w:val="left" w:pos="4320"/>
                <w:tab w:val="left" w:pos="5760"/>
              </w:tabs>
              <w:rPr>
                <w:rStyle w:val="None"/>
                <w:sz w:val="22"/>
                <w:szCs w:val="22"/>
              </w:rPr>
            </w:pPr>
            <w:r w:rsidRPr="00B0367F">
              <w:rPr>
                <w:rStyle w:val="None"/>
                <w:sz w:val="22"/>
                <w:szCs w:val="22"/>
              </w:rPr>
              <w:t>Severity level four incidents involve no failure or degradation of any elements of the Software that are customer affecting or time-critical. A workaround is available but improvements could be made to the Software.</w:t>
            </w:r>
          </w:p>
          <w:p w:rsidR="00065151" w:rsidRPr="00B0367F" w:rsidRDefault="00065151">
            <w:pPr>
              <w:pStyle w:val="Body"/>
              <w:tabs>
                <w:tab w:val="left" w:pos="1440"/>
                <w:tab w:val="left" w:pos="2880"/>
                <w:tab w:val="left" w:pos="4320"/>
                <w:tab w:val="left" w:pos="5760"/>
              </w:tabs>
              <w:rPr>
                <w:rStyle w:val="None"/>
                <w:sz w:val="22"/>
                <w:szCs w:val="22"/>
              </w:rPr>
            </w:pPr>
          </w:p>
          <w:p w:rsidR="00065151" w:rsidRPr="00B0367F" w:rsidRDefault="00EC78CD">
            <w:pPr>
              <w:pStyle w:val="Body"/>
              <w:tabs>
                <w:tab w:val="left" w:pos="1440"/>
                <w:tab w:val="left" w:pos="2880"/>
                <w:tab w:val="left" w:pos="4320"/>
                <w:tab w:val="left" w:pos="5760"/>
              </w:tabs>
              <w:rPr>
                <w:rStyle w:val="None"/>
                <w:sz w:val="22"/>
                <w:szCs w:val="22"/>
                <w:u w:val="single"/>
              </w:rPr>
            </w:pPr>
            <w:r w:rsidRPr="00B0367F">
              <w:rPr>
                <w:rStyle w:val="None"/>
                <w:sz w:val="22"/>
                <w:szCs w:val="22"/>
                <w:u w:val="single"/>
              </w:rPr>
              <w:t>Resolution Steps:</w:t>
            </w:r>
          </w:p>
          <w:p w:rsidR="00065151" w:rsidRPr="00B0367F" w:rsidRDefault="00065151">
            <w:pPr>
              <w:pStyle w:val="Body"/>
              <w:tabs>
                <w:tab w:val="left" w:pos="1440"/>
                <w:tab w:val="left" w:pos="2880"/>
                <w:tab w:val="left" w:pos="4320"/>
                <w:tab w:val="left" w:pos="5760"/>
              </w:tabs>
              <w:rPr>
                <w:rStyle w:val="None"/>
                <w:sz w:val="22"/>
                <w:szCs w:val="22"/>
                <w:u w:val="single"/>
              </w:rPr>
            </w:pPr>
          </w:p>
          <w:p w:rsidR="00065151" w:rsidRPr="00B0367F" w:rsidRDefault="00EC78CD">
            <w:pPr>
              <w:pStyle w:val="Body"/>
              <w:numPr>
                <w:ilvl w:val="0"/>
                <w:numId w:val="6"/>
              </w:numPr>
              <w:rPr>
                <w:sz w:val="22"/>
                <w:szCs w:val="22"/>
              </w:rPr>
            </w:pPr>
            <w:r w:rsidRPr="00B0367F">
              <w:rPr>
                <w:rStyle w:val="None"/>
                <w:sz w:val="22"/>
                <w:szCs w:val="22"/>
              </w:rPr>
              <w:t>Define priority of the issue.</w:t>
            </w:r>
          </w:p>
          <w:p w:rsidR="00065151" w:rsidRPr="00B0367F" w:rsidRDefault="00C304DA">
            <w:pPr>
              <w:pStyle w:val="Body"/>
              <w:numPr>
                <w:ilvl w:val="0"/>
                <w:numId w:val="6"/>
              </w:numPr>
              <w:rPr>
                <w:sz w:val="22"/>
                <w:szCs w:val="22"/>
              </w:rPr>
            </w:pPr>
            <w:r>
              <w:rPr>
                <w:rStyle w:val="None"/>
                <w:sz w:val="22"/>
                <w:szCs w:val="22"/>
              </w:rPr>
              <w:t>Identify</w:t>
            </w:r>
            <w:r w:rsidR="00EC78CD" w:rsidRPr="00B0367F">
              <w:rPr>
                <w:rStyle w:val="None"/>
                <w:sz w:val="22"/>
                <w:szCs w:val="22"/>
              </w:rPr>
              <w:t xml:space="preserve"> the issue.</w:t>
            </w:r>
          </w:p>
          <w:p w:rsidR="00C304DA" w:rsidRDefault="00EC78CD" w:rsidP="00C304DA">
            <w:pPr>
              <w:pStyle w:val="Body"/>
              <w:numPr>
                <w:ilvl w:val="0"/>
                <w:numId w:val="6"/>
              </w:numPr>
              <w:rPr>
                <w:rStyle w:val="None"/>
                <w:sz w:val="22"/>
                <w:szCs w:val="22"/>
              </w:rPr>
            </w:pPr>
            <w:r w:rsidRPr="00B0367F">
              <w:rPr>
                <w:rStyle w:val="None"/>
                <w:sz w:val="22"/>
                <w:szCs w:val="22"/>
              </w:rPr>
              <w:t>Report the resolution</w:t>
            </w:r>
            <w:r w:rsidR="00C304DA">
              <w:rPr>
                <w:rStyle w:val="None"/>
                <w:sz w:val="22"/>
                <w:szCs w:val="22"/>
              </w:rPr>
              <w:t>.</w:t>
            </w:r>
          </w:p>
          <w:p w:rsidR="00C304DA" w:rsidRPr="00C304DA" w:rsidRDefault="00C304DA" w:rsidP="00C304DA">
            <w:pPr>
              <w:pStyle w:val="Body"/>
              <w:numPr>
                <w:ilvl w:val="0"/>
                <w:numId w:val="6"/>
              </w:numPr>
              <w:rPr>
                <w:sz w:val="22"/>
                <w:szCs w:val="22"/>
              </w:rPr>
            </w:pPr>
            <w:r w:rsidRPr="00C304DA">
              <w:rPr>
                <w:rStyle w:val="None"/>
                <w:sz w:val="22"/>
                <w:szCs w:val="22"/>
              </w:rPr>
              <w:t>Slot within available development time if available.</w:t>
            </w:r>
          </w:p>
        </w:tc>
      </w:tr>
      <w:tr w:rsidR="00065151" w:rsidTr="00C304DA">
        <w:trPr>
          <w:trHeight w:val="2987"/>
        </w:trPr>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B0367F" w:rsidRDefault="00EC78CD">
            <w:pPr>
              <w:pStyle w:val="Body"/>
              <w:tabs>
                <w:tab w:val="left" w:pos="1440"/>
              </w:tabs>
            </w:pPr>
            <w:r w:rsidRPr="00B0367F">
              <w:rPr>
                <w:rStyle w:val="None"/>
                <w:sz w:val="22"/>
                <w:szCs w:val="22"/>
              </w:rPr>
              <w:t>Customer Support Channels</w:t>
            </w:r>
          </w:p>
        </w:tc>
        <w:tc>
          <w:tcPr>
            <w:tcW w:w="679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rsidR="00065151" w:rsidRPr="00FC361B" w:rsidRDefault="00EC78CD">
            <w:pPr>
              <w:pStyle w:val="Body"/>
              <w:tabs>
                <w:tab w:val="left" w:pos="1440"/>
                <w:tab w:val="left" w:pos="2880"/>
                <w:tab w:val="left" w:pos="4320"/>
                <w:tab w:val="left" w:pos="5760"/>
              </w:tabs>
              <w:rPr>
                <w:rStyle w:val="None"/>
                <w:sz w:val="22"/>
                <w:szCs w:val="22"/>
              </w:rPr>
            </w:pPr>
            <w:r w:rsidRPr="00FC361B">
              <w:rPr>
                <w:rStyle w:val="None"/>
                <w:sz w:val="22"/>
                <w:szCs w:val="22"/>
              </w:rPr>
              <w:t xml:space="preserve">Customer support requests can be submitted through the following channels. Response </w:t>
            </w:r>
            <w:r w:rsidR="008315C8" w:rsidRPr="00FC361B">
              <w:rPr>
                <w:rStyle w:val="None"/>
                <w:sz w:val="22"/>
                <w:szCs w:val="22"/>
              </w:rPr>
              <w:t>T</w:t>
            </w:r>
            <w:r w:rsidRPr="00FC361B">
              <w:rPr>
                <w:rStyle w:val="None"/>
                <w:sz w:val="22"/>
                <w:szCs w:val="22"/>
              </w:rPr>
              <w:t>ime may vary based on time of day and severity of incident. For URGENT matters, the Customer is encouraged to call or text the Single Support Phone Number during Standard Support Hours.</w:t>
            </w:r>
          </w:p>
          <w:p w:rsidR="00065151" w:rsidRPr="00FC361B" w:rsidRDefault="00065151">
            <w:pPr>
              <w:pStyle w:val="Body"/>
              <w:tabs>
                <w:tab w:val="left" w:pos="1440"/>
                <w:tab w:val="left" w:pos="2880"/>
                <w:tab w:val="left" w:pos="4320"/>
                <w:tab w:val="left" w:pos="5760"/>
              </w:tabs>
              <w:rPr>
                <w:rStyle w:val="None"/>
                <w:sz w:val="22"/>
                <w:szCs w:val="22"/>
              </w:rPr>
            </w:pPr>
          </w:p>
          <w:p w:rsidR="00065151" w:rsidRPr="00FC361B" w:rsidRDefault="00EC78CD">
            <w:pPr>
              <w:pStyle w:val="Body"/>
              <w:tabs>
                <w:tab w:val="left" w:pos="1440"/>
                <w:tab w:val="left" w:pos="2880"/>
                <w:tab w:val="left" w:pos="4320"/>
                <w:tab w:val="left" w:pos="5760"/>
              </w:tabs>
              <w:rPr>
                <w:rStyle w:val="None"/>
                <w:sz w:val="22"/>
                <w:szCs w:val="22"/>
              </w:rPr>
            </w:pPr>
            <w:r w:rsidRPr="00FC361B">
              <w:rPr>
                <w:rStyle w:val="None"/>
                <w:sz w:val="22"/>
                <w:szCs w:val="22"/>
              </w:rPr>
              <w:t>Salve Customer Support Channels:</w:t>
            </w:r>
          </w:p>
          <w:p w:rsidR="00065151" w:rsidRPr="00FC361B" w:rsidRDefault="00065151">
            <w:pPr>
              <w:pStyle w:val="Body"/>
              <w:tabs>
                <w:tab w:val="left" w:pos="1440"/>
                <w:tab w:val="left" w:pos="2880"/>
                <w:tab w:val="left" w:pos="4320"/>
                <w:tab w:val="left" w:pos="5760"/>
              </w:tabs>
              <w:rPr>
                <w:rStyle w:val="None"/>
                <w:sz w:val="22"/>
                <w:szCs w:val="22"/>
              </w:rPr>
            </w:pPr>
          </w:p>
          <w:p w:rsidR="0002014A" w:rsidRPr="00FC361B" w:rsidRDefault="0002014A">
            <w:pPr>
              <w:pStyle w:val="Body"/>
              <w:numPr>
                <w:ilvl w:val="0"/>
                <w:numId w:val="28"/>
              </w:numPr>
              <w:tabs>
                <w:tab w:val="left" w:pos="1440"/>
                <w:tab w:val="left" w:pos="2880"/>
                <w:tab w:val="left" w:pos="4320"/>
                <w:tab w:val="left" w:pos="5760"/>
              </w:tabs>
              <w:rPr>
                <w:ins w:id="268" w:author="Niki Rogers" w:date="2025-12-14T22:26:00Z"/>
                <w:sz w:val="22"/>
                <w:szCs w:val="22"/>
              </w:rPr>
              <w:pPrChange w:id="269" w:author="Niki Rogers" w:date="2025-12-14T22:28:00Z">
                <w:pPr>
                  <w:pStyle w:val="Body"/>
                  <w:tabs>
                    <w:tab w:val="left" w:pos="1440"/>
                    <w:tab w:val="left" w:pos="2880"/>
                    <w:tab w:val="left" w:pos="4320"/>
                    <w:tab w:val="left" w:pos="5760"/>
                  </w:tabs>
                </w:pPr>
              </w:pPrChange>
            </w:pPr>
            <w:ins w:id="270" w:author="Niki Rogers" w:date="2025-12-14T22:26:00Z">
              <w:r w:rsidRPr="00FC361B">
                <w:rPr>
                  <w:b/>
                  <w:bCs/>
                  <w:sz w:val="22"/>
                  <w:szCs w:val="22"/>
                </w:rPr>
                <w:t>Phone/Text Number:</w:t>
              </w:r>
              <w:r w:rsidRPr="00FC361B">
                <w:rPr>
                  <w:sz w:val="22"/>
                  <w:szCs w:val="22"/>
                </w:rPr>
                <w:t xml:space="preserve"> (321) 364-3271 </w:t>
              </w:r>
            </w:ins>
          </w:p>
          <w:p w:rsidR="0002014A" w:rsidRPr="00FC361B" w:rsidRDefault="0002014A">
            <w:pPr>
              <w:pStyle w:val="Body"/>
              <w:numPr>
                <w:ilvl w:val="0"/>
                <w:numId w:val="28"/>
              </w:numPr>
              <w:tabs>
                <w:tab w:val="left" w:pos="1440"/>
                <w:tab w:val="left" w:pos="2880"/>
                <w:tab w:val="left" w:pos="4320"/>
                <w:tab w:val="left" w:pos="5760"/>
              </w:tabs>
              <w:rPr>
                <w:ins w:id="271" w:author="Niki Rogers" w:date="2025-12-14T22:26:00Z"/>
                <w:sz w:val="22"/>
                <w:szCs w:val="22"/>
              </w:rPr>
              <w:pPrChange w:id="272" w:author="Niki Rogers" w:date="2025-12-14T22:28:00Z">
                <w:pPr>
                  <w:pStyle w:val="Body"/>
                  <w:tabs>
                    <w:tab w:val="left" w:pos="1440"/>
                    <w:tab w:val="left" w:pos="2880"/>
                    <w:tab w:val="left" w:pos="4320"/>
                    <w:tab w:val="left" w:pos="5760"/>
                  </w:tabs>
                </w:pPr>
              </w:pPrChange>
            </w:pPr>
            <w:ins w:id="273" w:author="Niki Rogers" w:date="2025-12-14T22:26:00Z">
              <w:r w:rsidRPr="00FC361B">
                <w:rPr>
                  <w:b/>
                  <w:bCs/>
                  <w:sz w:val="22"/>
                  <w:szCs w:val="22"/>
                </w:rPr>
                <w:t>Email Support:</w:t>
              </w:r>
              <w:r w:rsidRPr="00FC361B">
                <w:rPr>
                  <w:sz w:val="22"/>
                  <w:szCs w:val="22"/>
                </w:rPr>
                <w:t xml:space="preserve"> </w:t>
              </w:r>
            </w:ins>
            <w:ins w:id="274" w:author="Niki Rogers" w:date="2025-12-14T22:29:00Z">
              <w:r w:rsidR="00FC361B" w:rsidRPr="00FC361B">
                <w:rPr>
                  <w:sz w:val="22"/>
                  <w:szCs w:val="22"/>
                </w:rPr>
                <w:t>S</w:t>
              </w:r>
            </w:ins>
            <w:ins w:id="275" w:author="Niki Rogers" w:date="2025-12-14T22:26:00Z">
              <w:r w:rsidRPr="00FC361B">
                <w:rPr>
                  <w:sz w:val="22"/>
                  <w:szCs w:val="22"/>
                </w:rPr>
                <w:t xml:space="preserve">upport@getsalve.co </w:t>
              </w:r>
            </w:ins>
          </w:p>
          <w:p w:rsidR="0002014A" w:rsidRPr="00FC361B" w:rsidRDefault="0002014A" w:rsidP="0002014A">
            <w:pPr>
              <w:pStyle w:val="Body"/>
              <w:numPr>
                <w:ilvl w:val="0"/>
                <w:numId w:val="28"/>
              </w:numPr>
              <w:tabs>
                <w:tab w:val="left" w:pos="1440"/>
                <w:tab w:val="left" w:pos="2880"/>
                <w:tab w:val="left" w:pos="4320"/>
                <w:tab w:val="left" w:pos="5760"/>
              </w:tabs>
              <w:rPr>
                <w:ins w:id="276" w:author="Niki Rogers" w:date="2025-12-14T22:28:00Z"/>
                <w:sz w:val="22"/>
                <w:szCs w:val="22"/>
              </w:rPr>
            </w:pPr>
            <w:ins w:id="277" w:author="Niki Rogers" w:date="2025-12-14T22:26:00Z">
              <w:r w:rsidRPr="00FC361B">
                <w:rPr>
                  <w:b/>
                  <w:bCs/>
                  <w:sz w:val="22"/>
                  <w:szCs w:val="22"/>
                </w:rPr>
                <w:t xml:space="preserve">Dedicated </w:t>
              </w:r>
            </w:ins>
            <w:ins w:id="278" w:author="Niki Rogers" w:date="2025-12-14T22:27:00Z">
              <w:r w:rsidRPr="00FC361B">
                <w:rPr>
                  <w:b/>
                  <w:bCs/>
                  <w:sz w:val="22"/>
                  <w:szCs w:val="22"/>
                </w:rPr>
                <w:t xml:space="preserve">Support </w:t>
              </w:r>
            </w:ins>
            <w:ins w:id="279" w:author="Niki Rogers" w:date="2025-12-14T22:26:00Z">
              <w:r w:rsidRPr="00FC361B">
                <w:rPr>
                  <w:b/>
                  <w:bCs/>
                  <w:sz w:val="22"/>
                  <w:szCs w:val="22"/>
                </w:rPr>
                <w:t>Channel</w:t>
              </w:r>
            </w:ins>
            <w:ins w:id="280" w:author="Niki Rogers" w:date="2025-12-14T22:27:00Z">
              <w:r w:rsidRPr="00FC361B">
                <w:rPr>
                  <w:b/>
                  <w:bCs/>
                  <w:sz w:val="22"/>
                  <w:szCs w:val="22"/>
                </w:rPr>
                <w:t xml:space="preserve"> (</w:t>
              </w:r>
            </w:ins>
            <w:ins w:id="281" w:author="Niki Rogers" w:date="2025-12-14T22:26:00Z">
              <w:r w:rsidRPr="00FC361B">
                <w:rPr>
                  <w:b/>
                  <w:bCs/>
                  <w:sz w:val="22"/>
                  <w:szCs w:val="22"/>
                </w:rPr>
                <w:t>Teams</w:t>
              </w:r>
            </w:ins>
            <w:ins w:id="282" w:author="Niki Rogers" w:date="2025-12-14T22:27:00Z">
              <w:r w:rsidRPr="00FC361B">
                <w:rPr>
                  <w:b/>
                  <w:bCs/>
                  <w:sz w:val="22"/>
                  <w:szCs w:val="22"/>
                </w:rPr>
                <w:t xml:space="preserve"> or </w:t>
              </w:r>
            </w:ins>
            <w:ins w:id="283" w:author="Niki Rogers" w:date="2025-12-14T22:26:00Z">
              <w:r w:rsidRPr="00FC361B">
                <w:rPr>
                  <w:b/>
                  <w:bCs/>
                  <w:sz w:val="22"/>
                  <w:szCs w:val="22"/>
                </w:rPr>
                <w:t>Slack):</w:t>
              </w:r>
              <w:r w:rsidRPr="00FC361B">
                <w:rPr>
                  <w:sz w:val="22"/>
                  <w:szCs w:val="22"/>
                </w:rPr>
                <w:t xml:space="preserve"> A dedicated channel (Teams or Slack, to be specified by the Parties) will be established and tied directly to Provider's ticketing system. Customer's Lead Technical Contacts will have oversight on this portal.</w:t>
              </w:r>
            </w:ins>
          </w:p>
          <w:p w:rsidR="0002014A" w:rsidRPr="00FC361B" w:rsidRDefault="0002014A" w:rsidP="0002014A">
            <w:pPr>
              <w:pStyle w:val="Body"/>
              <w:numPr>
                <w:ilvl w:val="0"/>
                <w:numId w:val="28"/>
              </w:numPr>
              <w:tabs>
                <w:tab w:val="left" w:pos="1440"/>
                <w:tab w:val="left" w:pos="2880"/>
                <w:tab w:val="left" w:pos="4320"/>
                <w:tab w:val="left" w:pos="5760"/>
              </w:tabs>
              <w:rPr>
                <w:ins w:id="284" w:author="Niki Rogers" w:date="2025-12-14T22:28:00Z"/>
                <w:sz w:val="22"/>
                <w:szCs w:val="22"/>
              </w:rPr>
            </w:pPr>
            <w:ins w:id="285" w:author="Niki Rogers" w:date="2025-12-14T22:26:00Z">
              <w:r w:rsidRPr="00FC361B">
                <w:rPr>
                  <w:b/>
                  <w:bCs/>
                  <w:sz w:val="22"/>
                  <w:szCs w:val="22"/>
                </w:rPr>
                <w:t>In-App Support:</w:t>
              </w:r>
              <w:r w:rsidRPr="00FC361B">
                <w:rPr>
                  <w:sz w:val="22"/>
                  <w:szCs w:val="22"/>
                </w:rPr>
                <w:t xml:space="preserve"> Available during Normal Business Hours.</w:t>
              </w:r>
            </w:ins>
          </w:p>
          <w:p w:rsidR="0002014A" w:rsidDel="007B23DE" w:rsidRDefault="0002014A">
            <w:pPr>
              <w:pStyle w:val="Body"/>
              <w:numPr>
                <w:ilvl w:val="0"/>
                <w:numId w:val="28"/>
              </w:numPr>
              <w:tabs>
                <w:tab w:val="left" w:pos="1440"/>
                <w:tab w:val="left" w:pos="2880"/>
                <w:tab w:val="left" w:pos="4320"/>
                <w:tab w:val="left" w:pos="5760"/>
              </w:tabs>
              <w:rPr>
                <w:del w:id="286" w:author="Sergei Tokmakov, Esq." w:date="2025-12-15T03:02:00Z"/>
                <w:sz w:val="22"/>
                <w:szCs w:val="22"/>
              </w:rPr>
            </w:pPr>
            <w:ins w:id="287" w:author="Niki Rogers" w:date="2025-12-14T22:26:00Z">
              <w:r w:rsidRPr="00FC361B">
                <w:rPr>
                  <w:b/>
                  <w:bCs/>
                  <w:sz w:val="22"/>
                  <w:szCs w:val="22"/>
                </w:rPr>
                <w:t>AI Agent Support:</w:t>
              </w:r>
              <w:r w:rsidRPr="00FC361B">
                <w:rPr>
                  <w:sz w:val="22"/>
                  <w:szCs w:val="22"/>
                </w:rPr>
                <w:t xml:space="preserve"> Available to Customer's designated Power Users</w:t>
              </w:r>
            </w:ins>
            <w:ins w:id="288" w:author="Niki Rogers" w:date="2025-12-14T22:28:00Z">
              <w:r w:rsidRPr="00FC361B">
                <w:rPr>
                  <w:sz w:val="22"/>
                  <w:szCs w:val="22"/>
                </w:rPr>
                <w:t xml:space="preserve"> by </w:t>
              </w:r>
              <w:r w:rsidR="00FC361B" w:rsidRPr="00FC361B">
                <w:rPr>
                  <w:sz w:val="22"/>
                  <w:szCs w:val="22"/>
                </w:rPr>
                <w:t>p</w:t>
              </w:r>
              <w:r w:rsidRPr="00FC361B">
                <w:rPr>
                  <w:sz w:val="22"/>
                  <w:szCs w:val="22"/>
                </w:rPr>
                <w:t>ermission</w:t>
              </w:r>
            </w:ins>
            <w:ins w:id="289" w:author="Niki Rogers" w:date="2025-12-14T22:26:00Z">
              <w:r w:rsidRPr="00FC361B">
                <w:rPr>
                  <w:sz w:val="22"/>
                  <w:szCs w:val="22"/>
                </w:rPr>
                <w:t xml:space="preserve"> for up to 250 AI </w:t>
              </w:r>
            </w:ins>
            <w:ins w:id="290" w:author="Niki Rogers" w:date="2025-12-14T22:29:00Z">
              <w:r w:rsidR="00FC361B" w:rsidRPr="00FC361B">
                <w:rPr>
                  <w:sz w:val="22"/>
                  <w:szCs w:val="22"/>
                </w:rPr>
                <w:t>support requests</w:t>
              </w:r>
            </w:ins>
            <w:ins w:id="291" w:author="Niki Rogers" w:date="2025-12-14T22:26:00Z">
              <w:r w:rsidRPr="00FC361B">
                <w:rPr>
                  <w:sz w:val="22"/>
                  <w:szCs w:val="22"/>
                </w:rPr>
                <w:t xml:space="preserve"> per month.</w:t>
              </w:r>
            </w:ins>
          </w:p>
          <w:p w:rsidR="003B6B3F" w:rsidRPr="007B23DE" w:rsidRDefault="00E13DFA">
            <w:pPr>
              <w:pStyle w:val="Body"/>
              <w:numPr>
                <w:ilvl w:val="0"/>
                <w:numId w:val="28"/>
              </w:numPr>
              <w:tabs>
                <w:tab w:val="left" w:pos="1440"/>
                <w:tab w:val="left" w:pos="2880"/>
                <w:tab w:val="left" w:pos="4320"/>
                <w:tab w:val="left" w:pos="5760"/>
              </w:tabs>
              <w:rPr>
                <w:sz w:val="22"/>
                <w:szCs w:val="22"/>
                <w:highlight w:val="yellow"/>
                <w:rPrChange w:id="292" w:author="Sergei Tokmakov, Esq." w:date="2025-12-15T03:02:00Z">
                  <w:rPr/>
                </w:rPrChange>
              </w:rPr>
              <w:pPrChange w:id="293" w:author="Sergei Tokmakov, Esq." w:date="2025-12-15T03:02:00Z">
                <w:pPr>
                  <w:spacing w:after="200" w:line="276" w:lineRule="auto"/>
                </w:pPr>
              </w:pPrChange>
            </w:pPr>
            <w:ins w:id="294" w:author="Sergei Tokmakov, Esq." w:date="2025-12-16T09:00:00Z">
              <w:r w:rsidRPr="007B23DE">
                <w:rPr>
                  <w:b/>
                  <w:bCs/>
                  <w:sz w:val="22"/>
                  <w:szCs w:val="22"/>
                  <w:highlight w:val="yellow"/>
                  <w:rPrChange w:id="295" w:author="Sergei Tokmakov, Esq." w:date="2025-12-15T03:02:00Z">
                    <w:rPr/>
                  </w:rPrChange>
                </w:rPr>
                <w:t>AI Agent Disclaimer</w:t>
              </w:r>
              <w:r w:rsidRPr="007B23DE">
                <w:rPr>
                  <w:sz w:val="22"/>
                  <w:szCs w:val="22"/>
                  <w:highlight w:val="yellow"/>
                  <w:rPrChange w:id="296" w:author="Sergei Tokmakov, Esq." w:date="2025-12-15T03:02:00Z">
                    <w:rPr/>
                  </w:rPrChange>
                </w:rPr>
                <w:t>: The AI Agent is provided "AS IS" without warranties of accuracy or reliability. AI responses are informational only and do not constitute formal support commitments or professional advice. For critical issues or production outages, Customer must submit formal support tickets through designated support channels. AI Agent interactions do not count as support tickets under this SLA and do not trigger SLA response time commitments.</w:t>
              </w:r>
            </w:ins>
          </w:p>
          <w:p w:rsidR="0002014A" w:rsidRPr="00FC361B" w:rsidRDefault="0002014A">
            <w:pPr>
              <w:pStyle w:val="Body"/>
              <w:numPr>
                <w:ilvl w:val="0"/>
                <w:numId w:val="28"/>
              </w:numPr>
              <w:tabs>
                <w:tab w:val="left" w:pos="1440"/>
                <w:tab w:val="left" w:pos="2880"/>
                <w:tab w:val="left" w:pos="4320"/>
                <w:tab w:val="left" w:pos="5760"/>
              </w:tabs>
              <w:rPr>
                <w:ins w:id="297" w:author="Niki Rogers" w:date="2025-12-14T22:26:00Z"/>
                <w:sz w:val="22"/>
                <w:szCs w:val="22"/>
              </w:rPr>
              <w:pPrChange w:id="298" w:author="Niki Rogers" w:date="2025-12-14T22:28:00Z">
                <w:pPr>
                  <w:pStyle w:val="Body"/>
                  <w:tabs>
                    <w:tab w:val="left" w:pos="1440"/>
                    <w:tab w:val="left" w:pos="2880"/>
                    <w:tab w:val="left" w:pos="4320"/>
                    <w:tab w:val="left" w:pos="5760"/>
                  </w:tabs>
                </w:pPr>
              </w:pPrChange>
            </w:pPr>
            <w:ins w:id="299" w:author="Niki Rogers" w:date="2025-12-14T22:26:00Z">
              <w:r w:rsidRPr="00FC361B">
                <w:rPr>
                  <w:b/>
                  <w:bCs/>
                  <w:sz w:val="22"/>
                  <w:szCs w:val="22"/>
                </w:rPr>
                <w:t>Salve Support Center:</w:t>
              </w:r>
              <w:r w:rsidRPr="00FC361B">
                <w:rPr>
                  <w:sz w:val="22"/>
                  <w:szCs w:val="22"/>
                </w:rPr>
                <w:t xml:space="preserve"> </w:t>
              </w:r>
              <w:r w:rsidRPr="00FC361B">
                <w:rPr>
                  <w:sz w:val="22"/>
                  <w:szCs w:val="22"/>
                </w:rPr>
                <w:fldChar w:fldCharType="begin"/>
              </w:r>
              <w:r w:rsidRPr="00FC361B">
                <w:rPr>
                  <w:sz w:val="22"/>
                  <w:szCs w:val="22"/>
                </w:rPr>
                <w:instrText>HYPERLINK "https://support.getsalve.co" \t "_blank"</w:instrText>
              </w:r>
              <w:r w:rsidRPr="00FC361B">
                <w:rPr>
                  <w:sz w:val="22"/>
                  <w:szCs w:val="22"/>
                </w:rPr>
                <w:fldChar w:fldCharType="separate"/>
              </w:r>
              <w:r w:rsidRPr="00FC361B">
                <w:rPr>
                  <w:rStyle w:val="Hyperlink"/>
                  <w:sz w:val="22"/>
                  <w:szCs w:val="22"/>
                </w:rPr>
                <w:t>https://support.getsalve.co</w:t>
              </w:r>
              <w:r w:rsidRPr="00FC361B">
                <w:rPr>
                  <w:sz w:val="22"/>
                  <w:szCs w:val="22"/>
                </w:rPr>
                <w:fldChar w:fldCharType="end"/>
              </w:r>
              <w:r w:rsidRPr="00FC361B">
                <w:rPr>
                  <w:sz w:val="22"/>
                  <w:szCs w:val="22"/>
                </w:rPr>
                <w:t xml:space="preserve"> </w:t>
              </w:r>
            </w:ins>
          </w:p>
          <w:p w:rsidR="00065151" w:rsidRPr="00FC361B" w:rsidDel="0002014A" w:rsidRDefault="00EC78CD">
            <w:pPr>
              <w:pStyle w:val="Body"/>
              <w:rPr>
                <w:del w:id="300" w:author="Niki Rogers" w:date="2025-12-14T22:26:00Z"/>
                <w:sz w:val="22"/>
                <w:szCs w:val="22"/>
              </w:rPr>
              <w:pPrChange w:id="301" w:author="Niki Rogers" w:date="2025-12-14T22:26:00Z">
                <w:pPr>
                  <w:pStyle w:val="Body"/>
                  <w:numPr>
                    <w:numId w:val="7"/>
                  </w:numPr>
                  <w:ind w:left="643" w:hanging="360"/>
                </w:pPr>
              </w:pPrChange>
            </w:pPr>
            <w:del w:id="302" w:author="Niki Rogers" w:date="2025-12-14T22:26:00Z">
              <w:r w:rsidRPr="00FC361B" w:rsidDel="0002014A">
                <w:rPr>
                  <w:rStyle w:val="None"/>
                  <w:sz w:val="22"/>
                  <w:szCs w:val="22"/>
                </w:rPr>
                <w:delText xml:space="preserve">Single Support Phone/Text Number – </w:delText>
              </w:r>
              <w:r w:rsidR="001E6AD5" w:rsidRPr="00FC361B" w:rsidDel="0002014A">
                <w:rPr>
                  <w:sz w:val="22"/>
                  <w:szCs w:val="22"/>
                  <w:rPrChange w:id="303" w:author="Niki Rogers" w:date="2025-12-14T22:30:00Z">
                    <w:rPr/>
                  </w:rPrChange>
                </w:rPr>
                <w:fldChar w:fldCharType="begin"/>
              </w:r>
              <w:r w:rsidR="001E6AD5" w:rsidRPr="00FC361B" w:rsidDel="0002014A">
                <w:rPr>
                  <w:sz w:val="22"/>
                  <w:szCs w:val="22"/>
                  <w:rPrChange w:id="304" w:author="Niki Rogers" w:date="2025-12-14T22:30:00Z">
                    <w:rPr/>
                  </w:rPrChange>
                </w:rPr>
                <w:delInstrText>HYPERLINK "tel:+13213643271"</w:delInstrText>
              </w:r>
              <w:r w:rsidR="001E6AD5" w:rsidRPr="00FC361B" w:rsidDel="0002014A">
                <w:rPr>
                  <w:sz w:val="22"/>
                  <w:szCs w:val="22"/>
                  <w:rPrChange w:id="305" w:author="Niki Rogers" w:date="2025-12-14T22:30:00Z">
                    <w:rPr/>
                  </w:rPrChange>
                </w:rPr>
                <w:fldChar w:fldCharType="separate"/>
              </w:r>
              <w:r w:rsidR="001E6AD5" w:rsidRPr="00FC361B" w:rsidDel="0002014A">
                <w:rPr>
                  <w:rStyle w:val="Hyperlink"/>
                  <w:sz w:val="22"/>
                  <w:szCs w:val="22"/>
                  <w:u w:val="none"/>
                </w:rPr>
                <w:delText>(321) 364-3271</w:delText>
              </w:r>
              <w:r w:rsidR="001E6AD5" w:rsidRPr="00FC361B" w:rsidDel="0002014A">
                <w:rPr>
                  <w:sz w:val="22"/>
                  <w:szCs w:val="22"/>
                  <w:rPrChange w:id="306" w:author="Niki Rogers" w:date="2025-12-14T22:30:00Z">
                    <w:rPr/>
                  </w:rPrChange>
                </w:rPr>
                <w:fldChar w:fldCharType="end"/>
              </w:r>
            </w:del>
          </w:p>
          <w:p w:rsidR="00065151" w:rsidRPr="00FC361B" w:rsidDel="0002014A" w:rsidRDefault="00EC78CD">
            <w:pPr>
              <w:pStyle w:val="Body"/>
              <w:rPr>
                <w:del w:id="307" w:author="Niki Rogers" w:date="2025-12-14T22:26:00Z"/>
                <w:sz w:val="22"/>
                <w:szCs w:val="22"/>
              </w:rPr>
              <w:pPrChange w:id="308" w:author="Niki Rogers" w:date="2025-12-14T22:26:00Z">
                <w:pPr>
                  <w:pStyle w:val="Body"/>
                  <w:numPr>
                    <w:numId w:val="7"/>
                  </w:numPr>
                  <w:ind w:left="643" w:hanging="360"/>
                </w:pPr>
              </w:pPrChange>
            </w:pPr>
            <w:del w:id="309" w:author="Niki Rogers" w:date="2025-12-14T22:26:00Z">
              <w:r w:rsidRPr="00FC361B" w:rsidDel="0002014A">
                <w:rPr>
                  <w:rStyle w:val="None"/>
                  <w:sz w:val="22"/>
                  <w:szCs w:val="22"/>
                </w:rPr>
                <w:delText xml:space="preserve">Email Support – </w:delText>
              </w:r>
              <w:r w:rsidRPr="00FC361B" w:rsidDel="0002014A">
                <w:rPr>
                  <w:sz w:val="22"/>
                  <w:szCs w:val="22"/>
                  <w:rPrChange w:id="310" w:author="Niki Rogers" w:date="2025-12-14T22:30:00Z">
                    <w:rPr/>
                  </w:rPrChange>
                </w:rPr>
                <w:fldChar w:fldCharType="begin"/>
              </w:r>
              <w:r w:rsidRPr="00FC361B" w:rsidDel="0002014A">
                <w:rPr>
                  <w:sz w:val="22"/>
                  <w:szCs w:val="22"/>
                  <w:rPrChange w:id="311" w:author="Niki Rogers" w:date="2025-12-14T22:30:00Z">
                    <w:rPr/>
                  </w:rPrChange>
                </w:rPr>
                <w:delInstrText>HYPERLINK "mailto:support@getsalve.co"</w:delInstrText>
              </w:r>
              <w:r w:rsidRPr="00FC361B" w:rsidDel="0002014A">
                <w:rPr>
                  <w:sz w:val="22"/>
                  <w:szCs w:val="22"/>
                  <w:rPrChange w:id="312" w:author="Niki Rogers" w:date="2025-12-14T22:30:00Z">
                    <w:rPr/>
                  </w:rPrChange>
                </w:rPr>
                <w:fldChar w:fldCharType="separate"/>
              </w:r>
              <w:r w:rsidRPr="00FC361B" w:rsidDel="0002014A">
                <w:rPr>
                  <w:rStyle w:val="Hyperlink2"/>
                  <w:sz w:val="22"/>
                  <w:szCs w:val="22"/>
                </w:rPr>
                <w:delText>support@getsalve.co</w:delText>
              </w:r>
              <w:r w:rsidRPr="00FC361B" w:rsidDel="0002014A">
                <w:rPr>
                  <w:sz w:val="22"/>
                  <w:szCs w:val="22"/>
                  <w:rPrChange w:id="313" w:author="Niki Rogers" w:date="2025-12-14T22:30:00Z">
                    <w:rPr/>
                  </w:rPrChange>
                </w:rPr>
                <w:fldChar w:fldCharType="end"/>
              </w:r>
            </w:del>
          </w:p>
          <w:p w:rsidR="00065151" w:rsidRPr="00FC361B" w:rsidRDefault="00EC78CD">
            <w:pPr>
              <w:pStyle w:val="Body"/>
              <w:rPr>
                <w:sz w:val="22"/>
                <w:szCs w:val="22"/>
              </w:rPr>
              <w:pPrChange w:id="314" w:author="Niki Rogers" w:date="2025-12-14T22:26:00Z">
                <w:pPr>
                  <w:pStyle w:val="Body"/>
                  <w:numPr>
                    <w:numId w:val="7"/>
                  </w:numPr>
                  <w:ind w:left="643" w:hanging="360"/>
                </w:pPr>
              </w:pPrChange>
            </w:pPr>
            <w:del w:id="315" w:author="Niki Rogers" w:date="2025-12-14T22:26:00Z">
              <w:r w:rsidRPr="00FC361B" w:rsidDel="0002014A">
                <w:rPr>
                  <w:rStyle w:val="None"/>
                  <w:sz w:val="22"/>
                  <w:szCs w:val="22"/>
                </w:rPr>
                <w:delText xml:space="preserve">Salve Support Center – </w:delText>
              </w:r>
              <w:r w:rsidRPr="00FC361B" w:rsidDel="0002014A">
                <w:rPr>
                  <w:sz w:val="22"/>
                  <w:szCs w:val="22"/>
                  <w:rPrChange w:id="316" w:author="Niki Rogers" w:date="2025-12-14T22:30:00Z">
                    <w:rPr/>
                  </w:rPrChange>
                </w:rPr>
                <w:fldChar w:fldCharType="begin"/>
              </w:r>
              <w:r w:rsidRPr="00FC361B" w:rsidDel="0002014A">
                <w:rPr>
                  <w:sz w:val="22"/>
                  <w:szCs w:val="22"/>
                  <w:rPrChange w:id="317" w:author="Niki Rogers" w:date="2025-12-14T22:30:00Z">
                    <w:rPr/>
                  </w:rPrChange>
                </w:rPr>
                <w:delInstrText>HYPERLINK "http://support.getsalve.co"</w:delInstrText>
              </w:r>
              <w:r w:rsidRPr="00FC361B" w:rsidDel="0002014A">
                <w:rPr>
                  <w:sz w:val="22"/>
                  <w:szCs w:val="22"/>
                  <w:rPrChange w:id="318" w:author="Niki Rogers" w:date="2025-12-14T22:30:00Z">
                    <w:rPr/>
                  </w:rPrChange>
                </w:rPr>
                <w:fldChar w:fldCharType="separate"/>
              </w:r>
              <w:r w:rsidRPr="00FC361B" w:rsidDel="0002014A">
                <w:rPr>
                  <w:rStyle w:val="Link"/>
                  <w:sz w:val="22"/>
                  <w:szCs w:val="22"/>
                </w:rPr>
                <w:delText>https://support.getsalve.co</w:delText>
              </w:r>
              <w:r w:rsidRPr="00FC361B" w:rsidDel="0002014A">
                <w:rPr>
                  <w:sz w:val="22"/>
                  <w:szCs w:val="22"/>
                  <w:rPrChange w:id="319" w:author="Niki Rogers" w:date="2025-12-14T22:30:00Z">
                    <w:rPr/>
                  </w:rPrChange>
                </w:rPr>
                <w:fldChar w:fldCharType="end"/>
              </w:r>
            </w:del>
          </w:p>
        </w:tc>
      </w:tr>
    </w:tbl>
    <w:p w:rsidR="00065151" w:rsidRDefault="00065151">
      <w:pPr>
        <w:pStyle w:val="Body"/>
        <w:widowControl w:val="0"/>
        <w:ind w:left="324" w:hanging="324"/>
        <w:jc w:val="both"/>
        <w:rPr>
          <w:rStyle w:val="None"/>
          <w:rFonts w:cs="Times New Roman"/>
          <w:color w:val="auto"/>
          <w:sz w:val="22"/>
          <w:szCs w:val="22"/>
        </w:rPr>
      </w:pPr>
    </w:p>
    <w:p w:rsidR="00065151" w:rsidRDefault="00065151" w:rsidP="00B0367F">
      <w:pPr>
        <w:pStyle w:val="BodyA"/>
        <w:widowControl w:val="0"/>
        <w:spacing w:after="0" w:line="240" w:lineRule="auto"/>
      </w:pPr>
    </w:p>
    <w:p w:rsidR="00065151" w:rsidRDefault="00EC78CD">
      <w:pPr>
        <w:pStyle w:val="BodyA"/>
        <w:widowControl w:val="0"/>
        <w:spacing w:after="0" w:line="240" w:lineRule="auto"/>
        <w:jc w:val="center"/>
      </w:pPr>
      <w:r>
        <w:rPr>
          <w:rStyle w:val="None"/>
          <w:rFonts w:ascii="Arial Unicode MS" w:hAnsi="Arial Unicode MS"/>
        </w:rPr>
        <w:lastRenderedPageBreak/>
        <w:br w:type="page"/>
      </w:r>
    </w:p>
    <w:p w:rsidR="00065151" w:rsidRPr="00C84053" w:rsidRDefault="00EC78CD">
      <w:pPr>
        <w:pStyle w:val="BodyA"/>
        <w:widowControl w:val="0"/>
        <w:spacing w:after="0" w:line="240" w:lineRule="auto"/>
        <w:jc w:val="center"/>
        <w:rPr>
          <w:rStyle w:val="None"/>
          <w:rFonts w:ascii="Times New Roman" w:eastAsia="Times New Roman" w:hAnsi="Times New Roman" w:cs="Times New Roman"/>
          <w:b/>
          <w:bCs/>
          <w:sz w:val="28"/>
          <w:szCs w:val="28"/>
        </w:rPr>
      </w:pPr>
      <w:r w:rsidRPr="00C84053">
        <w:rPr>
          <w:rStyle w:val="None"/>
          <w:rFonts w:ascii="Times New Roman" w:hAnsi="Times New Roman"/>
          <w:b/>
          <w:bCs/>
          <w:sz w:val="28"/>
          <w:szCs w:val="28"/>
        </w:rPr>
        <w:lastRenderedPageBreak/>
        <w:t xml:space="preserve">EXHIBIT </w:t>
      </w:r>
      <w:r w:rsidR="00C84053" w:rsidRPr="00C84053">
        <w:rPr>
          <w:rStyle w:val="None"/>
          <w:rFonts w:ascii="Times New Roman" w:hAnsi="Times New Roman"/>
          <w:b/>
          <w:bCs/>
          <w:sz w:val="28"/>
          <w:szCs w:val="28"/>
        </w:rPr>
        <w:t>C</w:t>
      </w:r>
    </w:p>
    <w:p w:rsidR="00065151" w:rsidRPr="00C84053" w:rsidRDefault="00EC78CD">
      <w:pPr>
        <w:pStyle w:val="BodyA"/>
        <w:widowControl w:val="0"/>
        <w:spacing w:after="0" w:line="240" w:lineRule="auto"/>
        <w:jc w:val="center"/>
        <w:rPr>
          <w:rStyle w:val="None"/>
          <w:rFonts w:ascii="Times New Roman" w:eastAsia="Times New Roman" w:hAnsi="Times New Roman" w:cs="Times New Roman"/>
          <w:b/>
          <w:bCs/>
          <w:sz w:val="28"/>
          <w:szCs w:val="28"/>
          <w:lang w:val="de-DE"/>
        </w:rPr>
      </w:pPr>
      <w:r w:rsidRPr="00C84053">
        <w:rPr>
          <w:rStyle w:val="None"/>
          <w:rFonts w:ascii="Times New Roman" w:hAnsi="Times New Roman"/>
          <w:b/>
          <w:bCs/>
          <w:sz w:val="28"/>
          <w:szCs w:val="28"/>
          <w:lang w:val="de-DE"/>
        </w:rPr>
        <w:t>TECHNICAL CONTACTS</w:t>
      </w:r>
    </w:p>
    <w:p w:rsidR="00065151" w:rsidRPr="00C84053" w:rsidRDefault="00065151">
      <w:pPr>
        <w:pStyle w:val="BodyA"/>
        <w:widowControl w:val="0"/>
        <w:spacing w:after="0" w:line="240" w:lineRule="auto"/>
        <w:jc w:val="both"/>
        <w:rPr>
          <w:rStyle w:val="None"/>
          <w:rFonts w:ascii="Times New Roman" w:eastAsia="Times New Roman" w:hAnsi="Times New Roman" w:cs="Times New Roman"/>
          <w:b/>
          <w:bCs/>
          <w:color w:val="0E568C"/>
          <w:sz w:val="28"/>
          <w:szCs w:val="28"/>
          <w:u w:color="0E568C"/>
        </w:rPr>
      </w:pPr>
      <w:bookmarkStart w:id="320" w:name="co_anchor_a686246_1"/>
      <w:bookmarkEnd w:id="320"/>
    </w:p>
    <w:p w:rsidR="00065151" w:rsidRDefault="00065151">
      <w:pPr>
        <w:pStyle w:val="Body"/>
        <w:widowControl w:val="0"/>
        <w:jc w:val="both"/>
        <w:rPr>
          <w:rStyle w:val="None"/>
          <w:sz w:val="22"/>
          <w:szCs w:val="22"/>
        </w:rPr>
      </w:pPr>
    </w:p>
    <w:p w:rsidR="00065151" w:rsidRDefault="00065151">
      <w:pPr>
        <w:pStyle w:val="Body"/>
        <w:widowControl w:val="0"/>
        <w:jc w:val="both"/>
        <w:rPr>
          <w:rStyle w:val="None"/>
          <w:sz w:val="22"/>
          <w:szCs w:val="22"/>
        </w:rPr>
      </w:pPr>
    </w:p>
    <w:p w:rsidR="00065151" w:rsidRDefault="00065151">
      <w:pPr>
        <w:pStyle w:val="Body"/>
        <w:widowControl w:val="0"/>
        <w:jc w:val="both"/>
        <w:rPr>
          <w:rStyle w:val="None"/>
          <w:sz w:val="22"/>
          <w:szCs w:val="22"/>
        </w:rPr>
      </w:pPr>
    </w:p>
    <w:p w:rsidR="00065151" w:rsidRDefault="00EC78CD">
      <w:pPr>
        <w:pStyle w:val="Body"/>
        <w:widowControl w:val="0"/>
        <w:jc w:val="both"/>
        <w:rPr>
          <w:rStyle w:val="None"/>
          <w:b/>
          <w:bCs/>
          <w:sz w:val="22"/>
          <w:szCs w:val="22"/>
        </w:rPr>
      </w:pPr>
      <w:r>
        <w:rPr>
          <w:rStyle w:val="None"/>
          <w:b/>
          <w:bCs/>
        </w:rPr>
        <w:t>SALVE TECHNICAL CONTACTS</w:t>
      </w:r>
    </w:p>
    <w:p w:rsidR="00065151" w:rsidRDefault="00065151">
      <w:pPr>
        <w:pStyle w:val="Body"/>
        <w:widowControl w:val="0"/>
        <w:jc w:val="both"/>
        <w:rPr>
          <w:rStyle w:val="None"/>
          <w:sz w:val="22"/>
          <w:szCs w:val="22"/>
        </w:rPr>
      </w:pPr>
    </w:p>
    <w:p w:rsidR="00065151" w:rsidRDefault="00EC78CD">
      <w:pPr>
        <w:pStyle w:val="Body"/>
        <w:widowControl w:val="0"/>
        <w:jc w:val="both"/>
        <w:rPr>
          <w:rStyle w:val="None"/>
          <w:sz w:val="22"/>
          <w:szCs w:val="22"/>
        </w:rPr>
      </w:pPr>
      <w:r>
        <w:rPr>
          <w:rStyle w:val="None"/>
        </w:rPr>
        <w:t xml:space="preserve">Name: </w:t>
      </w:r>
      <w:r>
        <w:rPr>
          <w:rStyle w:val="None"/>
          <w:sz w:val="22"/>
          <w:szCs w:val="22"/>
        </w:rPr>
        <w:t>Tony Richards, CTO, SALVE</w:t>
      </w:r>
    </w:p>
    <w:p w:rsidR="00065151" w:rsidRDefault="00EC78CD">
      <w:pPr>
        <w:pStyle w:val="Body"/>
        <w:widowControl w:val="0"/>
        <w:jc w:val="both"/>
        <w:rPr>
          <w:rStyle w:val="None"/>
          <w:sz w:val="22"/>
          <w:szCs w:val="22"/>
        </w:rPr>
      </w:pPr>
      <w:r>
        <w:rPr>
          <w:rStyle w:val="None"/>
          <w:sz w:val="22"/>
          <w:szCs w:val="22"/>
        </w:rPr>
        <w:t>Phone: (</w:t>
      </w:r>
      <w:r w:rsidR="0082249F">
        <w:rPr>
          <w:rStyle w:val="None"/>
          <w:sz w:val="22"/>
          <w:szCs w:val="22"/>
        </w:rPr>
        <w:t>410</w:t>
      </w:r>
      <w:r>
        <w:rPr>
          <w:rStyle w:val="None"/>
          <w:sz w:val="22"/>
          <w:szCs w:val="22"/>
        </w:rPr>
        <w:t xml:space="preserve">) </w:t>
      </w:r>
      <w:r w:rsidR="0082249F">
        <w:rPr>
          <w:rStyle w:val="None"/>
          <w:sz w:val="22"/>
          <w:szCs w:val="22"/>
        </w:rPr>
        <w:t>562</w:t>
      </w:r>
      <w:r>
        <w:rPr>
          <w:rStyle w:val="None"/>
          <w:sz w:val="22"/>
          <w:szCs w:val="22"/>
        </w:rPr>
        <w:t>-</w:t>
      </w:r>
      <w:r w:rsidR="0082249F">
        <w:rPr>
          <w:rStyle w:val="None"/>
          <w:sz w:val="22"/>
          <w:szCs w:val="22"/>
        </w:rPr>
        <w:t>6097</w:t>
      </w:r>
      <w:r>
        <w:rPr>
          <w:rStyle w:val="None"/>
          <w:sz w:val="22"/>
          <w:szCs w:val="22"/>
        </w:rPr>
        <w:t> </w:t>
      </w:r>
    </w:p>
    <w:p w:rsidR="00E855F1" w:rsidRDefault="00EC78CD">
      <w:pPr>
        <w:pStyle w:val="Body"/>
        <w:widowControl w:val="0"/>
        <w:jc w:val="both"/>
        <w:rPr>
          <w:rStyle w:val="Hyperlink"/>
          <w:sz w:val="22"/>
          <w:szCs w:val="22"/>
        </w:rPr>
      </w:pPr>
      <w:r>
        <w:rPr>
          <w:rStyle w:val="None"/>
          <w:sz w:val="22"/>
          <w:szCs w:val="22"/>
        </w:rPr>
        <w:t xml:space="preserve">Email: </w:t>
      </w:r>
      <w:hyperlink r:id="rId10" w:history="1">
        <w:r w:rsidR="00E855F1">
          <w:rPr>
            <w:rStyle w:val="Hyperlink"/>
            <w:sz w:val="22"/>
            <w:szCs w:val="22"/>
          </w:rPr>
          <w:t>tony@getsalve.co</w:t>
        </w:r>
      </w:hyperlink>
    </w:p>
    <w:p w:rsidR="00C304DA" w:rsidRDefault="00C304DA">
      <w:pPr>
        <w:pStyle w:val="Body"/>
        <w:widowControl w:val="0"/>
        <w:jc w:val="both"/>
        <w:rPr>
          <w:rStyle w:val="Hyperlink"/>
          <w:sz w:val="22"/>
          <w:szCs w:val="22"/>
        </w:rPr>
      </w:pPr>
    </w:p>
    <w:p w:rsidR="00C304DA" w:rsidRDefault="00C304DA" w:rsidP="00C304DA">
      <w:pPr>
        <w:pStyle w:val="Body"/>
        <w:widowControl w:val="0"/>
        <w:jc w:val="both"/>
        <w:rPr>
          <w:rStyle w:val="None"/>
          <w:sz w:val="22"/>
          <w:szCs w:val="22"/>
        </w:rPr>
      </w:pPr>
      <w:r>
        <w:rPr>
          <w:rStyle w:val="None"/>
        </w:rPr>
        <w:t xml:space="preserve">Name: </w:t>
      </w:r>
      <w:r>
        <w:rPr>
          <w:rStyle w:val="None"/>
          <w:sz w:val="22"/>
          <w:szCs w:val="22"/>
        </w:rPr>
        <w:t>Niki Rogers, CEO, SALVE</w:t>
      </w:r>
    </w:p>
    <w:p w:rsidR="00C304DA" w:rsidRDefault="00C304DA" w:rsidP="00C304DA">
      <w:pPr>
        <w:pStyle w:val="Body"/>
        <w:widowControl w:val="0"/>
        <w:jc w:val="both"/>
        <w:rPr>
          <w:rStyle w:val="None"/>
          <w:sz w:val="22"/>
          <w:szCs w:val="22"/>
        </w:rPr>
      </w:pPr>
      <w:r>
        <w:rPr>
          <w:rStyle w:val="None"/>
          <w:sz w:val="22"/>
          <w:szCs w:val="22"/>
        </w:rPr>
        <w:t>Phone: (410) 739-9175 </w:t>
      </w:r>
    </w:p>
    <w:p w:rsidR="00C304DA" w:rsidRDefault="00C304DA" w:rsidP="00C304DA">
      <w:pPr>
        <w:pStyle w:val="Body"/>
        <w:widowControl w:val="0"/>
        <w:jc w:val="both"/>
        <w:rPr>
          <w:rStyle w:val="None"/>
          <w:sz w:val="22"/>
          <w:szCs w:val="22"/>
        </w:rPr>
      </w:pPr>
      <w:r>
        <w:rPr>
          <w:rStyle w:val="None"/>
          <w:sz w:val="22"/>
          <w:szCs w:val="22"/>
        </w:rPr>
        <w:t xml:space="preserve">Email: </w:t>
      </w:r>
      <w:hyperlink r:id="rId11" w:history="1">
        <w:r>
          <w:rPr>
            <w:rStyle w:val="Hyperlink"/>
            <w:sz w:val="22"/>
            <w:szCs w:val="22"/>
          </w:rPr>
          <w:t>niki@getsalve.co</w:t>
        </w:r>
      </w:hyperlink>
      <w:r>
        <w:t xml:space="preserve"> </w:t>
      </w:r>
    </w:p>
    <w:p w:rsidR="00065151" w:rsidRDefault="00065151">
      <w:pPr>
        <w:pStyle w:val="Body"/>
        <w:widowControl w:val="0"/>
        <w:jc w:val="both"/>
        <w:rPr>
          <w:rStyle w:val="None"/>
          <w:sz w:val="22"/>
          <w:szCs w:val="22"/>
        </w:rPr>
      </w:pPr>
    </w:p>
    <w:p w:rsidR="00065151" w:rsidRDefault="00EC78CD">
      <w:pPr>
        <w:pStyle w:val="Body"/>
        <w:widowControl w:val="0"/>
        <w:jc w:val="both"/>
        <w:rPr>
          <w:rStyle w:val="None"/>
          <w:sz w:val="22"/>
          <w:szCs w:val="22"/>
        </w:rPr>
      </w:pPr>
      <w:r>
        <w:rPr>
          <w:rStyle w:val="None"/>
        </w:rPr>
        <w:t xml:space="preserve">Name: </w:t>
      </w:r>
      <w:r>
        <w:rPr>
          <w:rStyle w:val="None"/>
          <w:sz w:val="22"/>
          <w:szCs w:val="22"/>
        </w:rPr>
        <w:t xml:space="preserve">Madison Persyn, </w:t>
      </w:r>
      <w:r w:rsidR="00C304DA">
        <w:rPr>
          <w:rStyle w:val="None"/>
          <w:sz w:val="22"/>
          <w:szCs w:val="22"/>
        </w:rPr>
        <w:t>Head of Support</w:t>
      </w:r>
      <w:r>
        <w:rPr>
          <w:rStyle w:val="None"/>
          <w:sz w:val="22"/>
          <w:szCs w:val="22"/>
        </w:rPr>
        <w:t>, SALVE</w:t>
      </w:r>
    </w:p>
    <w:p w:rsidR="00065151" w:rsidRDefault="00EC78CD">
      <w:pPr>
        <w:pStyle w:val="Body"/>
        <w:widowControl w:val="0"/>
        <w:jc w:val="both"/>
        <w:rPr>
          <w:rStyle w:val="None"/>
          <w:sz w:val="22"/>
          <w:szCs w:val="22"/>
        </w:rPr>
      </w:pPr>
      <w:r>
        <w:rPr>
          <w:rStyle w:val="None"/>
          <w:sz w:val="22"/>
          <w:szCs w:val="22"/>
        </w:rPr>
        <w:t xml:space="preserve">Phone: </w:t>
      </w:r>
      <w:hyperlink r:id="rId12" w:history="1">
        <w:r w:rsidR="00C304DA">
          <w:rPr>
            <w:rStyle w:val="Hyperlink"/>
            <w:sz w:val="22"/>
            <w:szCs w:val="22"/>
            <w:u w:val="none"/>
          </w:rPr>
          <w:t>(321) 364-3271</w:t>
        </w:r>
      </w:hyperlink>
    </w:p>
    <w:p w:rsidR="00FC0AB4" w:rsidRDefault="00EC78CD">
      <w:pPr>
        <w:pStyle w:val="Body"/>
        <w:widowControl w:val="0"/>
        <w:jc w:val="both"/>
        <w:rPr>
          <w:rStyle w:val="None"/>
          <w:rFonts w:ascii="Calibri" w:hAnsi="Calibri"/>
          <w:sz w:val="22"/>
          <w:szCs w:val="22"/>
          <w:lang w:val="it-IT"/>
        </w:rPr>
      </w:pPr>
      <w:r>
        <w:rPr>
          <w:rStyle w:val="None"/>
        </w:rPr>
        <w:t xml:space="preserve">Email: </w:t>
      </w:r>
      <w:hyperlink r:id="rId13" w:history="1">
        <w:r w:rsidR="00FC0AB4">
          <w:rPr>
            <w:rStyle w:val="Hyperlink"/>
            <w:sz w:val="22"/>
            <w:szCs w:val="22"/>
          </w:rPr>
          <w:t>s</w:t>
        </w:r>
        <w:r w:rsidR="00FC0AB4">
          <w:rPr>
            <w:rStyle w:val="Hyperlink"/>
            <w:sz w:val="22"/>
            <w:szCs w:val="22"/>
            <w:lang w:val="it-IT"/>
          </w:rPr>
          <w:t>upport@getsalve.co</w:t>
        </w:r>
      </w:hyperlink>
    </w:p>
    <w:p w:rsidR="00FC0AB4" w:rsidRDefault="00FC0AB4">
      <w:pPr>
        <w:pStyle w:val="Body"/>
        <w:widowControl w:val="0"/>
        <w:jc w:val="both"/>
        <w:rPr>
          <w:rStyle w:val="None"/>
          <w:rFonts w:ascii="Calibri" w:hAnsi="Calibri"/>
          <w:sz w:val="22"/>
          <w:szCs w:val="22"/>
          <w:lang w:val="it-IT"/>
        </w:rPr>
      </w:pPr>
    </w:p>
    <w:p w:rsidR="00FC0AB4" w:rsidRDefault="00FC0AB4" w:rsidP="00FC0AB4">
      <w:pPr>
        <w:pStyle w:val="Body"/>
        <w:widowControl w:val="0"/>
        <w:jc w:val="both"/>
        <w:rPr>
          <w:rStyle w:val="None"/>
          <w:sz w:val="22"/>
          <w:szCs w:val="22"/>
        </w:rPr>
      </w:pPr>
      <w:r>
        <w:rPr>
          <w:rStyle w:val="None"/>
        </w:rPr>
        <w:t xml:space="preserve">Name: </w:t>
      </w:r>
      <w:r>
        <w:rPr>
          <w:rStyle w:val="None"/>
          <w:sz w:val="22"/>
          <w:szCs w:val="22"/>
        </w:rPr>
        <w:t>Erin Haden, Systems Administrator, SALVE</w:t>
      </w:r>
    </w:p>
    <w:p w:rsidR="00C304DA" w:rsidRDefault="00FC0AB4" w:rsidP="00C304DA">
      <w:pPr>
        <w:pStyle w:val="Body"/>
        <w:widowControl w:val="0"/>
        <w:jc w:val="both"/>
        <w:rPr>
          <w:sz w:val="22"/>
          <w:szCs w:val="22"/>
        </w:rPr>
      </w:pPr>
      <w:r>
        <w:rPr>
          <w:rStyle w:val="None"/>
          <w:sz w:val="22"/>
          <w:szCs w:val="22"/>
        </w:rPr>
        <w:t xml:space="preserve">Phone: </w:t>
      </w:r>
      <w:hyperlink r:id="rId14" w:history="1">
        <w:r w:rsidR="00C304DA">
          <w:rPr>
            <w:rStyle w:val="Hyperlink"/>
            <w:sz w:val="22"/>
            <w:szCs w:val="22"/>
            <w:u w:val="none"/>
          </w:rPr>
          <w:t>(321) 364-3271</w:t>
        </w:r>
      </w:hyperlink>
    </w:p>
    <w:p w:rsidR="00065151" w:rsidRDefault="00FC0AB4" w:rsidP="00C304DA">
      <w:pPr>
        <w:pStyle w:val="Body"/>
        <w:widowControl w:val="0"/>
        <w:jc w:val="both"/>
        <w:rPr>
          <w:rStyle w:val="None"/>
          <w:sz w:val="22"/>
          <w:szCs w:val="22"/>
          <w:lang w:val="it-IT"/>
        </w:rPr>
      </w:pPr>
      <w:r>
        <w:rPr>
          <w:rStyle w:val="None"/>
          <w:sz w:val="22"/>
          <w:szCs w:val="22"/>
        </w:rPr>
        <w:t xml:space="preserve">Email: </w:t>
      </w:r>
      <w:hyperlink r:id="rId15" w:history="1">
        <w:r w:rsidR="00C304DA">
          <w:rPr>
            <w:rStyle w:val="Hyperlink"/>
            <w:sz w:val="22"/>
            <w:szCs w:val="22"/>
          </w:rPr>
          <w:t>s</w:t>
        </w:r>
        <w:r w:rsidR="00C304DA">
          <w:rPr>
            <w:rStyle w:val="Hyperlink"/>
            <w:sz w:val="22"/>
            <w:szCs w:val="22"/>
            <w:lang w:val="it-IT"/>
          </w:rPr>
          <w:t>upport@getsalve.co</w:t>
        </w:r>
      </w:hyperlink>
    </w:p>
    <w:p w:rsidR="00FC0AB4" w:rsidRDefault="00FC0AB4">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
        <w:widowControl w:val="0"/>
        <w:jc w:val="both"/>
        <w:rPr>
          <w:rStyle w:val="None"/>
          <w:sz w:val="22"/>
          <w:szCs w:val="22"/>
        </w:rPr>
      </w:pP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b/>
          <w:bCs/>
        </w:rPr>
        <w:t>CUSTOMER</w:t>
      </w:r>
      <w:r>
        <w:rPr>
          <w:rStyle w:val="None"/>
          <w:b/>
          <w:bCs/>
          <w:lang w:val="de-DE"/>
        </w:rPr>
        <w:t xml:space="preserve"> TECHNICAL CONTACTS</w:t>
      </w: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Name:</w:t>
      </w:r>
      <w:r w:rsidR="003847A3">
        <w:rPr>
          <w:rStyle w:val="None"/>
          <w:rFonts w:ascii="Times New Roman" w:hAnsi="Times New Roman"/>
        </w:rPr>
        <w:t xml:space="preserve"> </w:t>
      </w:r>
      <w:r w:rsidR="00A67376">
        <w:rPr>
          <w:rStyle w:val="None"/>
          <w:rFonts w:ascii="Times New Roman" w:hAnsi="Times New Roman"/>
        </w:rPr>
        <w:t>Joseph Sai</w:t>
      </w: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Phone:</w:t>
      </w:r>
      <w:r w:rsidR="00E259B7">
        <w:rPr>
          <w:rStyle w:val="None"/>
          <w:rFonts w:ascii="Times New Roman" w:hAnsi="Times New Roman"/>
        </w:rPr>
        <w:t xml:space="preserve"> </w:t>
      </w:r>
      <w:r w:rsidR="00A67376">
        <w:rPr>
          <w:rStyle w:val="None"/>
          <w:rFonts w:ascii="Times New Roman" w:hAnsi="Times New Roman"/>
        </w:rPr>
        <w:t>(949) 266-7556</w:t>
      </w:r>
    </w:p>
    <w:p w:rsidR="00065151"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Email:</w:t>
      </w:r>
      <w:r w:rsidR="00E259B7">
        <w:rPr>
          <w:rStyle w:val="None"/>
          <w:rFonts w:ascii="Times New Roman" w:hAnsi="Times New Roman"/>
        </w:rPr>
        <w:t xml:space="preserve"> </w:t>
      </w:r>
      <w:hyperlink r:id="rId16" w:history="1">
        <w:r w:rsidR="00841746" w:rsidRPr="00841746">
          <w:rPr>
            <w:rStyle w:val="Hyperlink"/>
            <w:rFonts w:ascii="Times New Roman" w:hAnsi="Times New Roman"/>
          </w:rPr>
          <w:t>jsai@storypartners.com</w:t>
        </w:r>
      </w:hyperlink>
    </w:p>
    <w:p w:rsidR="00133C2E" w:rsidRPr="00841746" w:rsidRDefault="00EC78CD">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w:t>
      </w:r>
    </w:p>
    <w:p w:rsidR="00133C2E" w:rsidRDefault="00133C2E" w:rsidP="00133C2E">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xml:space="preserve">Name: </w:t>
      </w:r>
      <w:r w:rsidR="00A67376">
        <w:rPr>
          <w:rStyle w:val="None"/>
          <w:rFonts w:ascii="Times New Roman" w:hAnsi="Times New Roman"/>
        </w:rPr>
        <w:t>Andrea Bagneschi</w:t>
      </w:r>
    </w:p>
    <w:p w:rsidR="00133C2E" w:rsidRDefault="00133C2E" w:rsidP="00133C2E">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xml:space="preserve">Phone: </w:t>
      </w:r>
      <w:r w:rsidR="00E855F1">
        <w:rPr>
          <w:rStyle w:val="None"/>
          <w:rFonts w:ascii="Times New Roman" w:hAnsi="Times New Roman"/>
        </w:rPr>
        <w:t>(</w:t>
      </w:r>
      <w:r w:rsidR="00841746" w:rsidRPr="00841746">
        <w:rPr>
          <w:rFonts w:ascii="Times New Roman" w:hAnsi="Times New Roman"/>
        </w:rPr>
        <w:t>602</w:t>
      </w:r>
      <w:r w:rsidR="00841746">
        <w:rPr>
          <w:rFonts w:ascii="Times New Roman" w:hAnsi="Times New Roman"/>
        </w:rPr>
        <w:t xml:space="preserve">) </w:t>
      </w:r>
      <w:r w:rsidR="00841746" w:rsidRPr="00841746">
        <w:rPr>
          <w:rFonts w:ascii="Times New Roman" w:hAnsi="Times New Roman"/>
        </w:rPr>
        <w:t>743</w:t>
      </w:r>
      <w:r w:rsidR="00841746">
        <w:rPr>
          <w:rFonts w:ascii="Times New Roman" w:hAnsi="Times New Roman"/>
        </w:rPr>
        <w:t>-</w:t>
      </w:r>
      <w:r w:rsidR="00841746" w:rsidRPr="00841746">
        <w:rPr>
          <w:rFonts w:ascii="Times New Roman" w:hAnsi="Times New Roman"/>
        </w:rPr>
        <w:t>2300</w:t>
      </w:r>
    </w:p>
    <w:p w:rsidR="00065151" w:rsidRDefault="00133C2E">
      <w:pPr>
        <w:pStyle w:val="BodyA"/>
        <w:widowControl w:val="0"/>
        <w:spacing w:after="0" w:line="240" w:lineRule="auto"/>
        <w:jc w:val="both"/>
        <w:rPr>
          <w:rStyle w:val="None"/>
          <w:rFonts w:ascii="Times New Roman" w:eastAsia="Times New Roman" w:hAnsi="Times New Roman" w:cs="Times New Roman"/>
        </w:rPr>
      </w:pPr>
      <w:r>
        <w:rPr>
          <w:rStyle w:val="None"/>
          <w:rFonts w:ascii="Times New Roman" w:hAnsi="Times New Roman"/>
        </w:rPr>
        <w:t xml:space="preserve">Email: </w:t>
      </w:r>
      <w:hyperlink r:id="rId17" w:history="1">
        <w:r w:rsidR="00841746">
          <w:rPr>
            <w:rStyle w:val="Hyperlink"/>
            <w:rFonts w:ascii="Times New Roman" w:hAnsi="Times New Roman"/>
          </w:rPr>
          <w:t>abagneschi@storypartners.com</w:t>
        </w:r>
      </w:hyperlink>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065151" w:rsidRDefault="00065151">
      <w:pPr>
        <w:pStyle w:val="BodyA"/>
        <w:widowControl w:val="0"/>
        <w:spacing w:after="0" w:line="240" w:lineRule="auto"/>
        <w:jc w:val="both"/>
        <w:rPr>
          <w:rStyle w:val="None"/>
          <w:rFonts w:ascii="Times New Roman" w:eastAsia="Times New Roman" w:hAnsi="Times New Roman" w:cs="Times New Roman"/>
        </w:rPr>
      </w:pPr>
    </w:p>
    <w:p w:rsidR="00C304DA" w:rsidRDefault="00C304DA" w:rsidP="001E6AD5">
      <w:pPr>
        <w:pStyle w:val="BodyA"/>
        <w:widowControl w:val="0"/>
        <w:spacing w:after="0" w:line="240" w:lineRule="auto"/>
        <w:jc w:val="center"/>
        <w:rPr>
          <w:rStyle w:val="None"/>
          <w:rFonts w:ascii="Times New Roman" w:hAnsi="Times New Roman"/>
          <w:b/>
          <w:bCs/>
          <w:sz w:val="28"/>
          <w:szCs w:val="28"/>
        </w:rPr>
      </w:pPr>
    </w:p>
    <w:p w:rsidR="00C304DA" w:rsidRDefault="00C304DA" w:rsidP="001E6AD5">
      <w:pPr>
        <w:pStyle w:val="BodyA"/>
        <w:widowControl w:val="0"/>
        <w:spacing w:after="0" w:line="240" w:lineRule="auto"/>
        <w:jc w:val="center"/>
        <w:rPr>
          <w:rStyle w:val="None"/>
          <w:rFonts w:ascii="Times New Roman" w:hAnsi="Times New Roman"/>
          <w:b/>
          <w:bCs/>
          <w:sz w:val="28"/>
          <w:szCs w:val="28"/>
        </w:rPr>
      </w:pPr>
    </w:p>
    <w:p w:rsidR="00841746" w:rsidRDefault="00841746" w:rsidP="001E6AD5">
      <w:pPr>
        <w:pStyle w:val="BodyA"/>
        <w:widowControl w:val="0"/>
        <w:spacing w:after="0" w:line="240" w:lineRule="auto"/>
        <w:jc w:val="center"/>
        <w:rPr>
          <w:rStyle w:val="None"/>
          <w:rFonts w:ascii="Times New Roman" w:hAnsi="Times New Roman"/>
          <w:b/>
          <w:bCs/>
          <w:sz w:val="28"/>
          <w:szCs w:val="28"/>
        </w:rPr>
      </w:pPr>
    </w:p>
    <w:p w:rsidR="00841746" w:rsidRDefault="00841746" w:rsidP="001E6AD5">
      <w:pPr>
        <w:pStyle w:val="BodyA"/>
        <w:widowControl w:val="0"/>
        <w:spacing w:after="0" w:line="240" w:lineRule="auto"/>
        <w:jc w:val="center"/>
        <w:rPr>
          <w:rStyle w:val="None"/>
          <w:rFonts w:ascii="Times New Roman" w:hAnsi="Times New Roman"/>
          <w:b/>
          <w:bCs/>
          <w:sz w:val="28"/>
          <w:szCs w:val="28"/>
        </w:rPr>
      </w:pPr>
    </w:p>
    <w:p w:rsidR="00841746" w:rsidRDefault="00841746" w:rsidP="001E6AD5">
      <w:pPr>
        <w:pStyle w:val="BodyA"/>
        <w:widowControl w:val="0"/>
        <w:spacing w:after="0" w:line="240" w:lineRule="auto"/>
        <w:jc w:val="center"/>
        <w:rPr>
          <w:rStyle w:val="None"/>
          <w:rFonts w:ascii="Times New Roman" w:hAnsi="Times New Roman"/>
          <w:b/>
          <w:bCs/>
          <w:sz w:val="28"/>
          <w:szCs w:val="28"/>
        </w:rPr>
      </w:pPr>
    </w:p>
    <w:p w:rsidR="00841746" w:rsidRDefault="00841746" w:rsidP="001E6AD5">
      <w:pPr>
        <w:pStyle w:val="BodyA"/>
        <w:widowControl w:val="0"/>
        <w:spacing w:after="0" w:line="240" w:lineRule="auto"/>
        <w:jc w:val="center"/>
        <w:rPr>
          <w:rStyle w:val="None"/>
          <w:rFonts w:ascii="Times New Roman" w:hAnsi="Times New Roman"/>
          <w:b/>
          <w:bCs/>
          <w:sz w:val="28"/>
          <w:szCs w:val="28"/>
        </w:rPr>
      </w:pPr>
    </w:p>
    <w:p w:rsidR="00841746" w:rsidRDefault="00841746" w:rsidP="001E6AD5">
      <w:pPr>
        <w:pStyle w:val="BodyA"/>
        <w:widowControl w:val="0"/>
        <w:spacing w:after="0" w:line="240" w:lineRule="auto"/>
        <w:jc w:val="center"/>
        <w:rPr>
          <w:rStyle w:val="None"/>
          <w:rFonts w:ascii="Times New Roman" w:hAnsi="Times New Roman"/>
          <w:b/>
          <w:bCs/>
          <w:sz w:val="28"/>
          <w:szCs w:val="28"/>
        </w:rPr>
      </w:pPr>
    </w:p>
    <w:p w:rsidR="00065151" w:rsidRPr="001E6AD5" w:rsidRDefault="00EC78CD" w:rsidP="001E6AD5">
      <w:pPr>
        <w:pStyle w:val="BodyA"/>
        <w:widowControl w:val="0"/>
        <w:spacing w:after="0" w:line="240" w:lineRule="auto"/>
        <w:jc w:val="center"/>
        <w:rPr>
          <w:rStyle w:val="None"/>
        </w:rPr>
      </w:pPr>
      <w:r w:rsidRPr="00B0367F">
        <w:rPr>
          <w:rStyle w:val="None"/>
          <w:rFonts w:ascii="Times New Roman" w:hAnsi="Times New Roman"/>
          <w:b/>
          <w:bCs/>
          <w:sz w:val="28"/>
          <w:szCs w:val="28"/>
        </w:rPr>
        <w:lastRenderedPageBreak/>
        <w:t>EXHIBIT</w:t>
      </w:r>
      <w:r w:rsidRPr="00C84053">
        <w:rPr>
          <w:rStyle w:val="None"/>
          <w:rFonts w:ascii="Times New Roman" w:hAnsi="Times New Roman"/>
          <w:b/>
          <w:bCs/>
          <w:sz w:val="28"/>
          <w:szCs w:val="28"/>
        </w:rPr>
        <w:t xml:space="preserve"> </w:t>
      </w:r>
      <w:r w:rsidR="00C84053">
        <w:rPr>
          <w:rStyle w:val="None"/>
          <w:rFonts w:ascii="Times New Roman" w:hAnsi="Times New Roman"/>
          <w:b/>
          <w:bCs/>
          <w:sz w:val="28"/>
          <w:szCs w:val="28"/>
        </w:rPr>
        <w:t>D</w:t>
      </w:r>
    </w:p>
    <w:p w:rsidR="00065151" w:rsidRPr="00B0367F" w:rsidRDefault="00EC78CD">
      <w:pPr>
        <w:pStyle w:val="BodyA"/>
        <w:widowControl w:val="0"/>
        <w:spacing w:after="0" w:line="240" w:lineRule="auto"/>
        <w:jc w:val="center"/>
        <w:rPr>
          <w:rStyle w:val="None"/>
          <w:rFonts w:ascii="Times New Roman" w:eastAsia="Times New Roman" w:hAnsi="Times New Roman" w:cs="Times New Roman"/>
          <w:b/>
          <w:bCs/>
          <w:sz w:val="28"/>
          <w:szCs w:val="28"/>
        </w:rPr>
      </w:pPr>
      <w:r w:rsidRPr="00B0367F">
        <w:rPr>
          <w:rStyle w:val="None"/>
          <w:rFonts w:ascii="Times New Roman" w:hAnsi="Times New Roman"/>
          <w:b/>
          <w:bCs/>
          <w:sz w:val="28"/>
          <w:szCs w:val="28"/>
        </w:rPr>
        <w:t>FEES</w:t>
      </w:r>
    </w:p>
    <w:p w:rsidR="00065151" w:rsidRDefault="00065151">
      <w:pPr>
        <w:pStyle w:val="Body"/>
        <w:widowControl w:val="0"/>
        <w:jc w:val="center"/>
        <w:rPr>
          <w:rStyle w:val="None"/>
          <w:sz w:val="22"/>
          <w:szCs w:val="22"/>
        </w:rPr>
      </w:pPr>
    </w:p>
    <w:p w:rsidR="00065151" w:rsidRDefault="00065151">
      <w:pPr>
        <w:pStyle w:val="Body"/>
        <w:widowControl w:val="0"/>
        <w:rPr>
          <w:rStyle w:val="None"/>
          <w:sz w:val="22"/>
          <w:szCs w:val="22"/>
        </w:rPr>
      </w:pPr>
    </w:p>
    <w:p w:rsidR="00065151" w:rsidRDefault="00EC78CD" w:rsidP="00C304AF">
      <w:pPr>
        <w:pStyle w:val="Body"/>
        <w:widowControl w:val="0"/>
        <w:jc w:val="both"/>
        <w:rPr>
          <w:rStyle w:val="None"/>
          <w:sz w:val="22"/>
          <w:szCs w:val="22"/>
        </w:rPr>
      </w:pPr>
      <w:r>
        <w:rPr>
          <w:rStyle w:val="None"/>
          <w:sz w:val="22"/>
          <w:szCs w:val="22"/>
        </w:rPr>
        <w:t xml:space="preserve">The fees </w:t>
      </w:r>
      <w:r w:rsidR="0096000C">
        <w:rPr>
          <w:rStyle w:val="None"/>
          <w:sz w:val="22"/>
          <w:szCs w:val="22"/>
        </w:rPr>
        <w:t xml:space="preserve">identified throughout this </w:t>
      </w:r>
      <w:r w:rsidR="00C96D35">
        <w:rPr>
          <w:rStyle w:val="None"/>
          <w:sz w:val="22"/>
          <w:szCs w:val="22"/>
        </w:rPr>
        <w:t xml:space="preserve">SLA </w:t>
      </w:r>
      <w:r w:rsidR="0096000C">
        <w:rPr>
          <w:rStyle w:val="None"/>
          <w:sz w:val="22"/>
          <w:szCs w:val="22"/>
        </w:rPr>
        <w:t>a</w:t>
      </w:r>
      <w:r>
        <w:rPr>
          <w:rStyle w:val="None"/>
          <w:sz w:val="22"/>
          <w:szCs w:val="22"/>
        </w:rPr>
        <w:t xml:space="preserve">pply to Customer and any </w:t>
      </w:r>
      <w:r w:rsidR="00DB4671">
        <w:rPr>
          <w:rStyle w:val="None"/>
          <w:sz w:val="22"/>
          <w:szCs w:val="22"/>
        </w:rPr>
        <w:t>A</w:t>
      </w:r>
      <w:r>
        <w:rPr>
          <w:rStyle w:val="None"/>
          <w:sz w:val="22"/>
          <w:szCs w:val="22"/>
        </w:rPr>
        <w:t>ffiliates operating under Customer</w:t>
      </w:r>
      <w:r>
        <w:rPr>
          <w:rStyle w:val="None"/>
          <w:sz w:val="22"/>
          <w:szCs w:val="22"/>
          <w:rtl/>
        </w:rPr>
        <w:t>’</w:t>
      </w:r>
      <w:r>
        <w:rPr>
          <w:rStyle w:val="None"/>
          <w:sz w:val="22"/>
          <w:szCs w:val="22"/>
        </w:rPr>
        <w:t xml:space="preserve">s license. Any fees not paid based on the terms of the </w:t>
      </w:r>
      <w:r w:rsidR="00273FAE">
        <w:rPr>
          <w:rStyle w:val="None"/>
          <w:sz w:val="22"/>
          <w:szCs w:val="22"/>
        </w:rPr>
        <w:t>SaaS</w:t>
      </w:r>
      <w:r>
        <w:rPr>
          <w:rStyle w:val="None"/>
          <w:sz w:val="22"/>
          <w:szCs w:val="22"/>
        </w:rPr>
        <w:t xml:space="preserve"> and </w:t>
      </w:r>
      <w:r w:rsidR="00273FAE">
        <w:rPr>
          <w:rStyle w:val="None"/>
          <w:sz w:val="22"/>
          <w:szCs w:val="22"/>
        </w:rPr>
        <w:t>SLA</w:t>
      </w:r>
      <w:r>
        <w:rPr>
          <w:rStyle w:val="None"/>
          <w:sz w:val="22"/>
          <w:szCs w:val="22"/>
        </w:rPr>
        <w:t xml:space="preserve"> may result in the </w:t>
      </w:r>
      <w:r w:rsidR="0096000C">
        <w:rPr>
          <w:rStyle w:val="None"/>
          <w:sz w:val="22"/>
          <w:szCs w:val="22"/>
        </w:rPr>
        <w:t>termination</w:t>
      </w:r>
      <w:r>
        <w:rPr>
          <w:rStyle w:val="None"/>
          <w:sz w:val="22"/>
          <w:szCs w:val="22"/>
        </w:rPr>
        <w:t xml:space="preserve"> of Services </w:t>
      </w:r>
      <w:r w:rsidR="00E56A60">
        <w:rPr>
          <w:rStyle w:val="None"/>
          <w:sz w:val="22"/>
          <w:szCs w:val="22"/>
        </w:rPr>
        <w:t>as set forth under the terms thereof.</w:t>
      </w:r>
    </w:p>
    <w:p w:rsidR="00065151" w:rsidRDefault="00065151">
      <w:pPr>
        <w:pStyle w:val="Body"/>
        <w:spacing w:after="160" w:line="259" w:lineRule="auto"/>
        <w:jc w:val="both"/>
        <w:rPr>
          <w:rStyle w:val="None"/>
          <w:sz w:val="22"/>
          <w:szCs w:val="22"/>
        </w:rPr>
      </w:pPr>
    </w:p>
    <w:p w:rsidR="00065151" w:rsidRDefault="00065151">
      <w:pPr>
        <w:pStyle w:val="BodyA"/>
        <w:jc w:val="both"/>
      </w:pPr>
    </w:p>
    <w:p w:rsidR="00065151" w:rsidRDefault="00EC78CD">
      <w:pPr>
        <w:pStyle w:val="BodyA"/>
        <w:widowControl w:val="0"/>
        <w:spacing w:after="0" w:line="240" w:lineRule="auto"/>
        <w:jc w:val="center"/>
      </w:pPr>
      <w:r>
        <w:rPr>
          <w:rFonts w:ascii="Arial Unicode MS" w:hAnsi="Arial Unicode MS"/>
        </w:rPr>
        <w:br w:type="page"/>
      </w:r>
    </w:p>
    <w:p w:rsidR="00065151" w:rsidRPr="00C84053" w:rsidRDefault="00EC78CD">
      <w:pPr>
        <w:pStyle w:val="BodyA"/>
        <w:widowControl w:val="0"/>
        <w:spacing w:after="0" w:line="240" w:lineRule="auto"/>
        <w:jc w:val="center"/>
        <w:rPr>
          <w:rStyle w:val="None"/>
          <w:rFonts w:ascii="Times New Roman" w:eastAsia="Times New Roman" w:hAnsi="Times New Roman" w:cs="Times New Roman"/>
          <w:b/>
          <w:bCs/>
          <w:sz w:val="28"/>
          <w:szCs w:val="28"/>
        </w:rPr>
      </w:pPr>
      <w:r w:rsidRPr="00C84053">
        <w:rPr>
          <w:rStyle w:val="None"/>
          <w:rFonts w:ascii="Times New Roman" w:hAnsi="Times New Roman"/>
          <w:b/>
          <w:bCs/>
          <w:sz w:val="28"/>
          <w:szCs w:val="28"/>
        </w:rPr>
        <w:lastRenderedPageBreak/>
        <w:t xml:space="preserve">EXHIBIT </w:t>
      </w:r>
      <w:r w:rsidR="00C84053" w:rsidRPr="00C84053">
        <w:rPr>
          <w:rStyle w:val="None"/>
          <w:rFonts w:ascii="Times New Roman" w:hAnsi="Times New Roman"/>
          <w:b/>
          <w:bCs/>
          <w:sz w:val="28"/>
          <w:szCs w:val="28"/>
        </w:rPr>
        <w:t>E</w:t>
      </w:r>
    </w:p>
    <w:p w:rsidR="00065151" w:rsidRPr="00C84053" w:rsidRDefault="00EC78CD">
      <w:pPr>
        <w:pStyle w:val="BodyA"/>
        <w:widowControl w:val="0"/>
        <w:spacing w:after="0" w:line="240" w:lineRule="auto"/>
        <w:jc w:val="center"/>
        <w:rPr>
          <w:rStyle w:val="None"/>
          <w:rFonts w:ascii="Times New Roman" w:eastAsia="Times New Roman" w:hAnsi="Times New Roman" w:cs="Times New Roman"/>
          <w:b/>
          <w:bCs/>
          <w:sz w:val="28"/>
          <w:szCs w:val="28"/>
        </w:rPr>
      </w:pPr>
      <w:r w:rsidRPr="00C84053">
        <w:rPr>
          <w:rStyle w:val="None"/>
          <w:rFonts w:ascii="Times New Roman" w:hAnsi="Times New Roman"/>
          <w:b/>
          <w:bCs/>
          <w:sz w:val="28"/>
          <w:szCs w:val="28"/>
        </w:rPr>
        <w:t>OPEN</w:t>
      </w:r>
      <w:r w:rsidR="00DB7BD0">
        <w:rPr>
          <w:rStyle w:val="None"/>
          <w:rFonts w:ascii="Times New Roman" w:hAnsi="Times New Roman"/>
          <w:b/>
          <w:bCs/>
          <w:sz w:val="28"/>
          <w:szCs w:val="28"/>
        </w:rPr>
        <w:t xml:space="preserve"> </w:t>
      </w:r>
      <w:r w:rsidRPr="00C84053">
        <w:rPr>
          <w:rStyle w:val="None"/>
          <w:rFonts w:ascii="Times New Roman" w:hAnsi="Times New Roman"/>
          <w:b/>
          <w:bCs/>
          <w:sz w:val="28"/>
          <w:szCs w:val="28"/>
        </w:rPr>
        <w:t>SOURCE COMPONENTS</w:t>
      </w:r>
    </w:p>
    <w:p w:rsidR="00065151" w:rsidRDefault="00065151">
      <w:pPr>
        <w:pStyle w:val="BodyA"/>
        <w:widowControl w:val="0"/>
        <w:spacing w:after="0" w:line="240" w:lineRule="auto"/>
        <w:jc w:val="center"/>
        <w:rPr>
          <w:rStyle w:val="None"/>
          <w:rFonts w:ascii="Times New Roman" w:eastAsia="Times New Roman" w:hAnsi="Times New Roman" w:cs="Times New Roman"/>
        </w:rPr>
      </w:pPr>
    </w:p>
    <w:p w:rsidR="00065151" w:rsidRDefault="00EC78CD">
      <w:pPr>
        <w:pStyle w:val="BodyB"/>
      </w:pPr>
      <w:r>
        <w:rPr>
          <w:rStyle w:val="None"/>
        </w:rPr>
        <w:t>Embedded or connected software:</w:t>
      </w:r>
    </w:p>
    <w:p w:rsidR="00065151" w:rsidRDefault="00EC78CD">
      <w:pPr>
        <w:pStyle w:val="BodyB"/>
        <w:numPr>
          <w:ilvl w:val="0"/>
          <w:numId w:val="9"/>
        </w:numPr>
      </w:pPr>
      <w:r>
        <w:rPr>
          <w:rStyle w:val="None"/>
        </w:rPr>
        <w:t xml:space="preserve">Nova (admin panel) - </w:t>
      </w:r>
      <w:hyperlink r:id="rId18" w:history="1">
        <w:r>
          <w:rPr>
            <w:rStyle w:val="Hyperlink4"/>
          </w:rPr>
          <w:t>https://nova.laravel.com/terms</w:t>
        </w:r>
      </w:hyperlink>
    </w:p>
    <w:sectPr w:rsidR="00065151">
      <w:headerReference w:type="default" r:id="rId19"/>
      <w:footerReference w:type="default" r:id="rId20"/>
      <w:headerReference w:type="first" r:id="rId21"/>
      <w:footerReference w:type="first" r:id="rId22"/>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36680" w:rsidRDefault="00A36680">
      <w:r>
        <w:separator/>
      </w:r>
    </w:p>
  </w:endnote>
  <w:endnote w:type="continuationSeparator" w:id="0">
    <w:p w:rsidR="00A36680" w:rsidRDefault="00A3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Aptos">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65151" w:rsidRDefault="00EC78CD">
    <w:pPr>
      <w:pStyle w:val="Footer"/>
      <w:tabs>
        <w:tab w:val="clear" w:pos="9360"/>
        <w:tab w:val="right" w:pos="9340"/>
      </w:tabs>
      <w:jc w:val="right"/>
    </w:pPr>
    <w:r>
      <w:fldChar w:fldCharType="begin"/>
    </w:r>
    <w:r>
      <w:instrText xml:space="preserve"> PAGE </w:instrText>
    </w:r>
    <w:r>
      <w:fldChar w:fldCharType="separate"/>
    </w:r>
    <w:r w:rsidR="0096000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65151" w:rsidRDefault="0006515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36680" w:rsidRDefault="00A36680">
      <w:r>
        <w:separator/>
      </w:r>
    </w:p>
  </w:footnote>
  <w:footnote w:type="continuationSeparator" w:id="0">
    <w:p w:rsidR="00A36680" w:rsidRDefault="00A3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65151" w:rsidRDefault="00065151">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65151" w:rsidRDefault="0006515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0732"/>
    <w:multiLevelType w:val="hybridMultilevel"/>
    <w:tmpl w:val="8A289E92"/>
    <w:lvl w:ilvl="0" w:tplc="EAF691B0">
      <w:start w:val="1"/>
      <w:numFmt w:val="lowerLetter"/>
      <w:lvlText w:val="%1."/>
      <w:lvlJc w:val="left"/>
      <w:pPr>
        <w:ind w:left="1080" w:hanging="360"/>
      </w:pPr>
      <w:rPr>
        <w:rFonts w:eastAsia="Arial Unicode MS" w:cs="Arial Unicode M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02278F"/>
    <w:multiLevelType w:val="hybridMultilevel"/>
    <w:tmpl w:val="7E284152"/>
    <w:lvl w:ilvl="0" w:tplc="2318DCDC">
      <w:start w:val="1"/>
      <w:numFmt w:val="lowerLetter"/>
      <w:lvlText w:val="%1."/>
      <w:lvlJc w:val="left"/>
      <w:pPr>
        <w:ind w:left="1080" w:hanging="360"/>
      </w:pPr>
      <w:rPr>
        <w:rFonts w:eastAsia="Arial Unicode MS" w:cs="Arial Unicode M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18648A"/>
    <w:multiLevelType w:val="hybridMultilevel"/>
    <w:tmpl w:val="78747BD8"/>
    <w:lvl w:ilvl="0" w:tplc="6DF235C2">
      <w:start w:val="1"/>
      <w:numFmt w:val="decimal"/>
      <w:lvlText w:val="%1."/>
      <w:lvlJc w:val="left"/>
      <w:pPr>
        <w:ind w:left="643" w:hanging="360"/>
      </w:pPr>
      <w:rPr>
        <w:rFonts w:hAnsi="Arial Unicode MS"/>
        <w:caps w:val="0"/>
        <w:smallCaps w:val="0"/>
        <w:strike w:val="0"/>
        <w:dstrike w:val="0"/>
        <w:color w:val="000000"/>
        <w:spacing w:val="0"/>
        <w:w w:val="100"/>
        <w:kern w:val="0"/>
        <w:position w:val="0"/>
        <w:highlight w:val="none"/>
        <w:vertAlign w:val="baseline"/>
      </w:rPr>
    </w:lvl>
    <w:lvl w:ilvl="1" w:tplc="CF34AA8A">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195E8922">
      <w:start w:val="1"/>
      <w:numFmt w:val="decimal"/>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67A81BD0">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40FECD42">
      <w:start w:val="1"/>
      <w:numFmt w:val="decimal"/>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0AFCE54A">
      <w:start w:val="1"/>
      <w:numFmt w:val="decimal"/>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CB16AC3A">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9B2C7F3A">
      <w:start w:val="1"/>
      <w:numFmt w:val="decimal"/>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37DEB962">
      <w:start w:val="1"/>
      <w:numFmt w:val="decimal"/>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3" w15:restartNumberingAfterBreak="0">
    <w:nsid w:val="072F4175"/>
    <w:multiLevelType w:val="hybridMultilevel"/>
    <w:tmpl w:val="0CEAB8D0"/>
    <w:lvl w:ilvl="0" w:tplc="FC6E8A46">
      <w:start w:val="1"/>
      <w:numFmt w:val="lowerLetter"/>
      <w:lvlText w:val="%1."/>
      <w:lvlJc w:val="left"/>
      <w:pPr>
        <w:ind w:left="2160" w:hanging="720"/>
      </w:pPr>
      <w:rPr>
        <w:rFonts w:eastAsia="Arial Unicode MS" w:cs="Arial Unicode M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D806EE"/>
    <w:multiLevelType w:val="hybridMultilevel"/>
    <w:tmpl w:val="15DE5E7C"/>
    <w:styleLink w:val="ImportedStyle11"/>
    <w:lvl w:ilvl="0" w:tplc="37A0575E">
      <w:start w:val="1"/>
      <w:numFmt w:val="decimal"/>
      <w:lvlText w:val="%1."/>
      <w:lvlJc w:val="left"/>
      <w:pPr>
        <w:tabs>
          <w:tab w:val="num" w:pos="1440"/>
        </w:tabs>
        <w:ind w:left="720" w:firstLine="0"/>
      </w:pPr>
      <w:rPr>
        <w:rFonts w:hAnsi="Arial Unicode MS"/>
        <w:caps w:val="0"/>
        <w:smallCaps w:val="0"/>
        <w:strike w:val="0"/>
        <w:dstrike w:val="0"/>
        <w:color w:val="000000"/>
        <w:spacing w:val="0"/>
        <w:w w:val="100"/>
        <w:kern w:val="0"/>
        <w:position w:val="0"/>
        <w:highlight w:val="none"/>
        <w:vertAlign w:val="baseline"/>
      </w:rPr>
    </w:lvl>
    <w:lvl w:ilvl="1" w:tplc="371EE522">
      <w:start w:val="1"/>
      <w:numFmt w:val="lowerLetter"/>
      <w:lvlText w:val="(%2)"/>
      <w:lvlJc w:val="left"/>
      <w:pPr>
        <w:tabs>
          <w:tab w:val="num" w:pos="2160"/>
        </w:tabs>
        <w:ind w:left="720" w:firstLine="720"/>
      </w:pPr>
      <w:rPr>
        <w:rFonts w:hAnsi="Arial Unicode MS"/>
        <w:caps w:val="0"/>
        <w:smallCaps w:val="0"/>
        <w:strike w:val="0"/>
        <w:dstrike w:val="0"/>
        <w:color w:val="000000"/>
        <w:spacing w:val="0"/>
        <w:w w:val="100"/>
        <w:kern w:val="0"/>
        <w:position w:val="0"/>
        <w:highlight w:val="none"/>
        <w:vertAlign w:val="baseline"/>
      </w:rPr>
    </w:lvl>
    <w:lvl w:ilvl="2" w:tplc="C7C092FA">
      <w:start w:val="1"/>
      <w:numFmt w:val="lowerRoman"/>
      <w:lvlText w:val="(%3)"/>
      <w:lvlJc w:val="left"/>
      <w:pPr>
        <w:tabs>
          <w:tab w:val="num" w:pos="2880"/>
        </w:tabs>
        <w:ind w:left="1440" w:firstLine="720"/>
      </w:pPr>
      <w:rPr>
        <w:rFonts w:hAnsi="Arial Unicode MS"/>
        <w:caps w:val="0"/>
        <w:smallCaps w:val="0"/>
        <w:strike w:val="0"/>
        <w:dstrike w:val="0"/>
        <w:color w:val="000000"/>
        <w:spacing w:val="0"/>
        <w:w w:val="100"/>
        <w:kern w:val="0"/>
        <w:position w:val="0"/>
        <w:highlight w:val="none"/>
        <w:vertAlign w:val="baseline"/>
      </w:rPr>
    </w:lvl>
    <w:lvl w:ilvl="3" w:tplc="E9F4D490">
      <w:start w:val="1"/>
      <w:numFmt w:val="upperLetter"/>
      <w:lvlText w:val="(%4)"/>
      <w:lvlJc w:val="left"/>
      <w:pPr>
        <w:tabs>
          <w:tab w:val="num" w:pos="3600"/>
        </w:tabs>
        <w:ind w:left="2160" w:firstLine="720"/>
      </w:pPr>
      <w:rPr>
        <w:rFonts w:hAnsi="Arial Unicode MS"/>
        <w:caps w:val="0"/>
        <w:smallCaps w:val="0"/>
        <w:strike w:val="0"/>
        <w:dstrike w:val="0"/>
        <w:color w:val="000000"/>
        <w:spacing w:val="0"/>
        <w:w w:val="100"/>
        <w:kern w:val="0"/>
        <w:position w:val="0"/>
        <w:highlight w:val="none"/>
        <w:vertAlign w:val="baseline"/>
      </w:rPr>
    </w:lvl>
    <w:lvl w:ilvl="4" w:tplc="4F2CBD7E">
      <w:start w:val="1"/>
      <w:numFmt w:val="upperLetter"/>
      <w:lvlText w:val="(%5)"/>
      <w:lvlJc w:val="left"/>
      <w:pPr>
        <w:tabs>
          <w:tab w:val="num" w:pos="4080"/>
        </w:tabs>
        <w:ind w:left="2640" w:firstLine="720"/>
      </w:pPr>
      <w:rPr>
        <w:rFonts w:hAnsi="Arial Unicode MS"/>
        <w:caps w:val="0"/>
        <w:smallCaps w:val="0"/>
        <w:strike w:val="0"/>
        <w:dstrike w:val="0"/>
        <w:color w:val="000000"/>
        <w:spacing w:val="0"/>
        <w:w w:val="100"/>
        <w:kern w:val="0"/>
        <w:position w:val="0"/>
        <w:highlight w:val="none"/>
        <w:vertAlign w:val="baseline"/>
      </w:rPr>
    </w:lvl>
    <w:lvl w:ilvl="5" w:tplc="2A5EC566">
      <w:start w:val="1"/>
      <w:numFmt w:val="upperLetter"/>
      <w:lvlText w:val="(%6)"/>
      <w:lvlJc w:val="left"/>
      <w:pPr>
        <w:tabs>
          <w:tab w:val="num" w:pos="4560"/>
        </w:tabs>
        <w:ind w:left="3120" w:firstLine="720"/>
      </w:pPr>
      <w:rPr>
        <w:rFonts w:hAnsi="Arial Unicode MS"/>
        <w:caps w:val="0"/>
        <w:smallCaps w:val="0"/>
        <w:strike w:val="0"/>
        <w:dstrike w:val="0"/>
        <w:color w:val="000000"/>
        <w:spacing w:val="0"/>
        <w:w w:val="100"/>
        <w:kern w:val="0"/>
        <w:position w:val="0"/>
        <w:highlight w:val="none"/>
        <w:vertAlign w:val="baseline"/>
      </w:rPr>
    </w:lvl>
    <w:lvl w:ilvl="6" w:tplc="709EF4B0">
      <w:start w:val="1"/>
      <w:numFmt w:val="upperLetter"/>
      <w:lvlText w:val="(%7)"/>
      <w:lvlJc w:val="left"/>
      <w:pPr>
        <w:tabs>
          <w:tab w:val="num" w:pos="5040"/>
        </w:tabs>
        <w:ind w:left="3600" w:firstLine="720"/>
      </w:pPr>
      <w:rPr>
        <w:rFonts w:hAnsi="Arial Unicode MS"/>
        <w:caps w:val="0"/>
        <w:smallCaps w:val="0"/>
        <w:strike w:val="0"/>
        <w:dstrike w:val="0"/>
        <w:color w:val="000000"/>
        <w:spacing w:val="0"/>
        <w:w w:val="100"/>
        <w:kern w:val="0"/>
        <w:position w:val="0"/>
        <w:highlight w:val="none"/>
        <w:vertAlign w:val="baseline"/>
      </w:rPr>
    </w:lvl>
    <w:lvl w:ilvl="7" w:tplc="9EB64920">
      <w:start w:val="1"/>
      <w:numFmt w:val="upperLetter"/>
      <w:lvlText w:val="(%8)"/>
      <w:lvlJc w:val="left"/>
      <w:pPr>
        <w:tabs>
          <w:tab w:val="num" w:pos="5520"/>
        </w:tabs>
        <w:ind w:left="4080" w:firstLine="720"/>
      </w:pPr>
      <w:rPr>
        <w:rFonts w:hAnsi="Arial Unicode MS"/>
        <w:caps w:val="0"/>
        <w:smallCaps w:val="0"/>
        <w:strike w:val="0"/>
        <w:dstrike w:val="0"/>
        <w:color w:val="000000"/>
        <w:spacing w:val="0"/>
        <w:w w:val="100"/>
        <w:kern w:val="0"/>
        <w:position w:val="0"/>
        <w:highlight w:val="none"/>
        <w:vertAlign w:val="baseline"/>
      </w:rPr>
    </w:lvl>
    <w:lvl w:ilvl="8" w:tplc="B67C2102">
      <w:start w:val="1"/>
      <w:numFmt w:val="upperLetter"/>
      <w:lvlText w:val="(%9)"/>
      <w:lvlJc w:val="left"/>
      <w:pPr>
        <w:tabs>
          <w:tab w:val="num" w:pos="6000"/>
        </w:tabs>
        <w:ind w:left="4560" w:firstLine="720"/>
      </w:pPr>
      <w:rPr>
        <w:rFonts w:hAnsi="Arial Unicode MS"/>
        <w:caps w:val="0"/>
        <w:smallCaps w:val="0"/>
        <w:strike w:val="0"/>
        <w:dstrike w:val="0"/>
        <w:color w:val="000000"/>
        <w:spacing w:val="0"/>
        <w:w w:val="100"/>
        <w:kern w:val="0"/>
        <w:position w:val="0"/>
        <w:highlight w:val="none"/>
        <w:vertAlign w:val="baseline"/>
      </w:rPr>
    </w:lvl>
  </w:abstractNum>
  <w:abstractNum w:abstractNumId="5" w15:restartNumberingAfterBreak="0">
    <w:nsid w:val="09F53680"/>
    <w:multiLevelType w:val="hybridMultilevel"/>
    <w:tmpl w:val="15DE5E7C"/>
    <w:numStyleLink w:val="ImportedStyle11"/>
  </w:abstractNum>
  <w:abstractNum w:abstractNumId="6" w15:restartNumberingAfterBreak="0">
    <w:nsid w:val="16836614"/>
    <w:multiLevelType w:val="hybridMultilevel"/>
    <w:tmpl w:val="DFFED75A"/>
    <w:lvl w:ilvl="0" w:tplc="E802563E">
      <w:start w:val="1"/>
      <w:numFmt w:val="lowerLetter"/>
      <w:lvlText w:val="%1."/>
      <w:lvlJc w:val="left"/>
      <w:pPr>
        <w:ind w:left="1080" w:hanging="360"/>
      </w:pPr>
      <w:rPr>
        <w:rFonts w:eastAsia="Arial Unicode MS" w:cs="Arial Unicode M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9A330D"/>
    <w:multiLevelType w:val="hybridMultilevel"/>
    <w:tmpl w:val="4DE49ECA"/>
    <w:lvl w:ilvl="0" w:tplc="4F08791A">
      <w:start w:val="1"/>
      <w:numFmt w:val="lowerRoman"/>
      <w:lvlText w:val="%1."/>
      <w:lvlJc w:val="left"/>
      <w:pPr>
        <w:ind w:left="2160" w:hanging="720"/>
      </w:pPr>
      <w:rPr>
        <w:rFonts w:eastAsia="Arial Unicode MS" w:cs="Arial Unicode M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A5E3BC1"/>
    <w:multiLevelType w:val="multilevel"/>
    <w:tmpl w:val="385C8AFE"/>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33030CA"/>
    <w:multiLevelType w:val="hybridMultilevel"/>
    <w:tmpl w:val="DACEB58A"/>
    <w:lvl w:ilvl="0" w:tplc="4F08791A">
      <w:start w:val="1"/>
      <w:numFmt w:val="lowerRoman"/>
      <w:lvlText w:val="%1."/>
      <w:lvlJc w:val="left"/>
      <w:pPr>
        <w:ind w:left="1440" w:hanging="360"/>
      </w:pPr>
      <w:rPr>
        <w:rFonts w:eastAsia="Arial Unicode MS" w:cs="Arial Unicode M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43136FD"/>
    <w:multiLevelType w:val="hybridMultilevel"/>
    <w:tmpl w:val="A124870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E83D5D"/>
    <w:multiLevelType w:val="hybridMultilevel"/>
    <w:tmpl w:val="C01ECC54"/>
    <w:lvl w:ilvl="0" w:tplc="4AD674D8">
      <w:start w:val="1"/>
      <w:numFmt w:val="decimal"/>
      <w:lvlText w:val="%1."/>
      <w:lvlJc w:val="left"/>
      <w:pPr>
        <w:ind w:left="643" w:hanging="360"/>
      </w:pPr>
      <w:rPr>
        <w:rFonts w:hAnsi="Arial Unicode MS"/>
        <w:caps w:val="0"/>
        <w:smallCaps w:val="0"/>
        <w:strike w:val="0"/>
        <w:dstrike w:val="0"/>
        <w:color w:val="000000"/>
        <w:spacing w:val="0"/>
        <w:w w:val="100"/>
        <w:kern w:val="0"/>
        <w:position w:val="0"/>
        <w:highlight w:val="none"/>
        <w:vertAlign w:val="baseline"/>
      </w:rPr>
    </w:lvl>
    <w:lvl w:ilvl="1" w:tplc="0C00C656">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8698F7B0">
      <w:start w:val="1"/>
      <w:numFmt w:val="decimal"/>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D7EAACDE">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4170B93A">
      <w:start w:val="1"/>
      <w:numFmt w:val="decimal"/>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8A487F1E">
      <w:start w:val="1"/>
      <w:numFmt w:val="decimal"/>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2C122AEE">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76A4F97E">
      <w:start w:val="1"/>
      <w:numFmt w:val="decimal"/>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1BA0315E">
      <w:start w:val="1"/>
      <w:numFmt w:val="decimal"/>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12" w15:restartNumberingAfterBreak="0">
    <w:nsid w:val="2CC3030D"/>
    <w:multiLevelType w:val="hybridMultilevel"/>
    <w:tmpl w:val="6C1A8590"/>
    <w:lvl w:ilvl="0" w:tplc="54FA8AB4">
      <w:start w:val="1"/>
      <w:numFmt w:val="decimal"/>
      <w:lvlText w:val="%1."/>
      <w:lvlJc w:val="left"/>
      <w:pPr>
        <w:ind w:left="643" w:hanging="360"/>
      </w:pPr>
      <w:rPr>
        <w:rFonts w:hAnsi="Arial Unicode MS"/>
        <w:caps w:val="0"/>
        <w:smallCaps w:val="0"/>
        <w:strike w:val="0"/>
        <w:dstrike w:val="0"/>
        <w:color w:val="000000"/>
        <w:spacing w:val="0"/>
        <w:w w:val="100"/>
        <w:kern w:val="0"/>
        <w:position w:val="0"/>
        <w:highlight w:val="none"/>
        <w:vertAlign w:val="baseline"/>
      </w:rPr>
    </w:lvl>
    <w:lvl w:ilvl="1" w:tplc="A4B2DE8C">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614880B8">
      <w:start w:val="1"/>
      <w:numFmt w:val="decimal"/>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BA001C7E">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6740A11C">
      <w:start w:val="1"/>
      <w:numFmt w:val="decimal"/>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4AE0F2D0">
      <w:start w:val="1"/>
      <w:numFmt w:val="decimal"/>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C0308D12">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6D1AF810">
      <w:start w:val="1"/>
      <w:numFmt w:val="decimal"/>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19F67662">
      <w:start w:val="1"/>
      <w:numFmt w:val="decimal"/>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13" w15:restartNumberingAfterBreak="0">
    <w:nsid w:val="33A869E0"/>
    <w:multiLevelType w:val="multilevel"/>
    <w:tmpl w:val="0CEAB8D0"/>
    <w:styleLink w:val="CurrentList1"/>
    <w:lvl w:ilvl="0">
      <w:start w:val="1"/>
      <w:numFmt w:val="lowerLetter"/>
      <w:lvlText w:val="%1."/>
      <w:lvlJc w:val="left"/>
      <w:pPr>
        <w:ind w:left="2160" w:hanging="720"/>
      </w:pPr>
      <w:rPr>
        <w:rFonts w:eastAsia="Arial Unicode MS" w:cs="Arial Unicode M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35786849"/>
    <w:multiLevelType w:val="hybridMultilevel"/>
    <w:tmpl w:val="15E6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21853"/>
    <w:multiLevelType w:val="hybridMultilevel"/>
    <w:tmpl w:val="DDACB6D2"/>
    <w:styleLink w:val="ImportedStyle1"/>
    <w:lvl w:ilvl="0" w:tplc="3B769A04">
      <w:start w:val="1"/>
      <w:numFmt w:val="bullet"/>
      <w:lvlText w:val="•"/>
      <w:lvlJc w:val="left"/>
      <w:pPr>
        <w:ind w:left="62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13004D8E">
      <w:start w:val="1"/>
      <w:numFmt w:val="bullet"/>
      <w:lvlText w:val="•"/>
      <w:lvlJc w:val="left"/>
      <w:pPr>
        <w:ind w:left="84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D83C2C0C">
      <w:start w:val="1"/>
      <w:numFmt w:val="bullet"/>
      <w:lvlText w:val="•"/>
      <w:lvlJc w:val="left"/>
      <w:pPr>
        <w:ind w:left="106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4788B664">
      <w:start w:val="1"/>
      <w:numFmt w:val="bullet"/>
      <w:lvlText w:val="•"/>
      <w:lvlJc w:val="left"/>
      <w:pPr>
        <w:ind w:left="128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9C805E74">
      <w:start w:val="1"/>
      <w:numFmt w:val="bullet"/>
      <w:lvlText w:val="•"/>
      <w:lvlJc w:val="left"/>
      <w:pPr>
        <w:ind w:left="150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1240A842">
      <w:start w:val="1"/>
      <w:numFmt w:val="bullet"/>
      <w:lvlText w:val="•"/>
      <w:lvlJc w:val="left"/>
      <w:pPr>
        <w:ind w:left="172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7B76D2D8">
      <w:start w:val="1"/>
      <w:numFmt w:val="bullet"/>
      <w:lvlText w:val="•"/>
      <w:lvlJc w:val="left"/>
      <w:pPr>
        <w:ind w:left="194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1EB44DDC">
      <w:start w:val="1"/>
      <w:numFmt w:val="bullet"/>
      <w:lvlText w:val="•"/>
      <w:lvlJc w:val="left"/>
      <w:pPr>
        <w:ind w:left="216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7F30C01C">
      <w:start w:val="1"/>
      <w:numFmt w:val="bullet"/>
      <w:lvlText w:val="•"/>
      <w:lvlJc w:val="left"/>
      <w:pPr>
        <w:ind w:left="2389" w:hanging="40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6" w15:restartNumberingAfterBreak="0">
    <w:nsid w:val="42395143"/>
    <w:multiLevelType w:val="hybridMultilevel"/>
    <w:tmpl w:val="0CEAB8D0"/>
    <w:lvl w:ilvl="0" w:tplc="FFFFFFFF">
      <w:start w:val="1"/>
      <w:numFmt w:val="lowerLetter"/>
      <w:lvlText w:val="%1."/>
      <w:lvlJc w:val="left"/>
      <w:pPr>
        <w:ind w:left="2160" w:hanging="720"/>
      </w:pPr>
      <w:rPr>
        <w:rFonts w:eastAsia="Arial Unicode MS" w:cs="Arial Unicode M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4344BA4"/>
    <w:multiLevelType w:val="hybridMultilevel"/>
    <w:tmpl w:val="40C42154"/>
    <w:lvl w:ilvl="0" w:tplc="D6B2E66E">
      <w:start w:val="1"/>
      <w:numFmt w:val="bullet"/>
      <w:lvlText w:val="•"/>
      <w:lvlJc w:val="left"/>
      <w:pPr>
        <w:ind w:left="64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BB262EAA">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B8EA9CD8">
      <w:start w:val="1"/>
      <w:numFmt w:val="bullet"/>
      <w:lvlText w:val="•"/>
      <w:lvlJc w:val="left"/>
      <w:pPr>
        <w:ind w:left="180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A860E2E0">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3DF89D44">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E08AB42">
      <w:start w:val="1"/>
      <w:numFmt w:val="bullet"/>
      <w:lvlText w:val="•"/>
      <w:lvlJc w:val="left"/>
      <w:pPr>
        <w:ind w:left="39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B1C2F600">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FD205F08">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17824546">
      <w:start w:val="1"/>
      <w:numFmt w:val="bullet"/>
      <w:lvlText w:val="•"/>
      <w:lvlJc w:val="left"/>
      <w:pPr>
        <w:ind w:left="61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4AEA326D"/>
    <w:multiLevelType w:val="hybridMultilevel"/>
    <w:tmpl w:val="7D489AC4"/>
    <w:lvl w:ilvl="0" w:tplc="4AD42E4C">
      <w:start w:val="1"/>
      <w:numFmt w:val="lowerLetter"/>
      <w:lvlText w:val="%1."/>
      <w:lvlJc w:val="left"/>
      <w:pPr>
        <w:ind w:left="1800" w:hanging="360"/>
      </w:pPr>
      <w:rPr>
        <w:rFonts w:eastAsia="Arial Unicode MS" w:cs="Arial Unicode M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EE32D47"/>
    <w:multiLevelType w:val="hybridMultilevel"/>
    <w:tmpl w:val="EEE21C5C"/>
    <w:lvl w:ilvl="0" w:tplc="A1329CB8">
      <w:start w:val="1"/>
      <w:numFmt w:val="lowerLetter"/>
      <w:lvlText w:val="(%1."/>
      <w:lvlJc w:val="left"/>
      <w:pPr>
        <w:ind w:left="720" w:hanging="360"/>
      </w:pPr>
      <w:rPr>
        <w:rFonts w:eastAsia="Arial Unicode M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36303F"/>
    <w:multiLevelType w:val="hybridMultilevel"/>
    <w:tmpl w:val="5582C920"/>
    <w:lvl w:ilvl="0" w:tplc="62E2CD8A">
      <w:start w:val="1"/>
      <w:numFmt w:val="bullet"/>
      <w:lvlText w:val="•"/>
      <w:lvlJc w:val="left"/>
      <w:pPr>
        <w:tabs>
          <w:tab w:val="left" w:pos="1440"/>
          <w:tab w:val="left" w:pos="2880"/>
          <w:tab w:val="left" w:pos="4320"/>
          <w:tab w:val="left" w:pos="5760"/>
          <w:tab w:val="left" w:pos="7200"/>
        </w:tabs>
        <w:ind w:left="576" w:hanging="216"/>
      </w:pPr>
      <w:rPr>
        <w:rFonts w:hAnsi="Arial Unicode MS"/>
        <w:caps w:val="0"/>
        <w:smallCaps w:val="0"/>
        <w:strike w:val="0"/>
        <w:dstrike w:val="0"/>
        <w:color w:val="000000"/>
        <w:spacing w:val="0"/>
        <w:w w:val="100"/>
        <w:kern w:val="0"/>
        <w:position w:val="0"/>
        <w:highlight w:val="none"/>
        <w:vertAlign w:val="baseline"/>
      </w:rPr>
    </w:lvl>
    <w:lvl w:ilvl="1" w:tplc="DF0A29EE">
      <w:start w:val="1"/>
      <w:numFmt w:val="bullet"/>
      <w:lvlText w:val="•"/>
      <w:lvlJc w:val="left"/>
      <w:pPr>
        <w:tabs>
          <w:tab w:val="left" w:pos="1440"/>
          <w:tab w:val="left" w:pos="2880"/>
          <w:tab w:val="left" w:pos="4320"/>
          <w:tab w:val="left" w:pos="5760"/>
          <w:tab w:val="left" w:pos="7200"/>
        </w:tabs>
        <w:ind w:left="936" w:hanging="216"/>
      </w:pPr>
      <w:rPr>
        <w:rFonts w:hAnsi="Arial Unicode MS"/>
        <w:caps w:val="0"/>
        <w:smallCaps w:val="0"/>
        <w:strike w:val="0"/>
        <w:dstrike w:val="0"/>
        <w:color w:val="000000"/>
        <w:spacing w:val="0"/>
        <w:w w:val="100"/>
        <w:kern w:val="0"/>
        <w:position w:val="0"/>
        <w:highlight w:val="none"/>
        <w:vertAlign w:val="baseline"/>
      </w:rPr>
    </w:lvl>
    <w:lvl w:ilvl="2" w:tplc="1486ACC0">
      <w:start w:val="1"/>
      <w:numFmt w:val="bullet"/>
      <w:lvlText w:val="•"/>
      <w:lvlJc w:val="left"/>
      <w:pPr>
        <w:tabs>
          <w:tab w:val="left" w:pos="1440"/>
          <w:tab w:val="left" w:pos="2880"/>
          <w:tab w:val="left" w:pos="4320"/>
          <w:tab w:val="left" w:pos="5760"/>
          <w:tab w:val="left" w:pos="7200"/>
        </w:tabs>
        <w:ind w:left="1656" w:hanging="216"/>
      </w:pPr>
      <w:rPr>
        <w:rFonts w:hAnsi="Arial Unicode MS"/>
        <w:caps w:val="0"/>
        <w:smallCaps w:val="0"/>
        <w:strike w:val="0"/>
        <w:dstrike w:val="0"/>
        <w:color w:val="000000"/>
        <w:spacing w:val="0"/>
        <w:w w:val="100"/>
        <w:kern w:val="0"/>
        <w:position w:val="0"/>
        <w:highlight w:val="none"/>
        <w:vertAlign w:val="baseline"/>
      </w:rPr>
    </w:lvl>
    <w:lvl w:ilvl="3" w:tplc="DBE2F53E">
      <w:start w:val="1"/>
      <w:numFmt w:val="bullet"/>
      <w:lvlText w:val="•"/>
      <w:lvlJc w:val="left"/>
      <w:pPr>
        <w:tabs>
          <w:tab w:val="left" w:pos="1440"/>
          <w:tab w:val="left" w:pos="2880"/>
          <w:tab w:val="left" w:pos="4320"/>
          <w:tab w:val="left" w:pos="5760"/>
          <w:tab w:val="left" w:pos="7200"/>
        </w:tabs>
        <w:ind w:left="2376" w:hanging="216"/>
      </w:pPr>
      <w:rPr>
        <w:rFonts w:hAnsi="Arial Unicode MS"/>
        <w:caps w:val="0"/>
        <w:smallCaps w:val="0"/>
        <w:strike w:val="0"/>
        <w:dstrike w:val="0"/>
        <w:color w:val="000000"/>
        <w:spacing w:val="0"/>
        <w:w w:val="100"/>
        <w:kern w:val="0"/>
        <w:position w:val="0"/>
        <w:highlight w:val="none"/>
        <w:vertAlign w:val="baseline"/>
      </w:rPr>
    </w:lvl>
    <w:lvl w:ilvl="4" w:tplc="11564C56">
      <w:start w:val="1"/>
      <w:numFmt w:val="bullet"/>
      <w:lvlText w:val="•"/>
      <w:lvlJc w:val="left"/>
      <w:pPr>
        <w:tabs>
          <w:tab w:val="left" w:pos="1440"/>
          <w:tab w:val="left" w:pos="2880"/>
          <w:tab w:val="left" w:pos="4320"/>
          <w:tab w:val="left" w:pos="5760"/>
          <w:tab w:val="left" w:pos="7200"/>
        </w:tabs>
        <w:ind w:left="3096" w:hanging="216"/>
      </w:pPr>
      <w:rPr>
        <w:rFonts w:hAnsi="Arial Unicode MS"/>
        <w:caps w:val="0"/>
        <w:smallCaps w:val="0"/>
        <w:strike w:val="0"/>
        <w:dstrike w:val="0"/>
        <w:color w:val="000000"/>
        <w:spacing w:val="0"/>
        <w:w w:val="100"/>
        <w:kern w:val="0"/>
        <w:position w:val="0"/>
        <w:highlight w:val="none"/>
        <w:vertAlign w:val="baseline"/>
      </w:rPr>
    </w:lvl>
    <w:lvl w:ilvl="5" w:tplc="18A6F7DE">
      <w:start w:val="1"/>
      <w:numFmt w:val="bullet"/>
      <w:lvlText w:val="•"/>
      <w:lvlJc w:val="left"/>
      <w:pPr>
        <w:tabs>
          <w:tab w:val="left" w:pos="1440"/>
          <w:tab w:val="left" w:pos="2880"/>
          <w:tab w:val="left" w:pos="4320"/>
          <w:tab w:val="left" w:pos="5760"/>
          <w:tab w:val="left" w:pos="7200"/>
        </w:tabs>
        <w:ind w:left="3816" w:hanging="216"/>
      </w:pPr>
      <w:rPr>
        <w:rFonts w:hAnsi="Arial Unicode MS"/>
        <w:caps w:val="0"/>
        <w:smallCaps w:val="0"/>
        <w:strike w:val="0"/>
        <w:dstrike w:val="0"/>
        <w:color w:val="000000"/>
        <w:spacing w:val="0"/>
        <w:w w:val="100"/>
        <w:kern w:val="0"/>
        <w:position w:val="0"/>
        <w:highlight w:val="none"/>
        <w:vertAlign w:val="baseline"/>
      </w:rPr>
    </w:lvl>
    <w:lvl w:ilvl="6" w:tplc="902A4244">
      <w:start w:val="1"/>
      <w:numFmt w:val="bullet"/>
      <w:lvlText w:val="•"/>
      <w:lvlJc w:val="left"/>
      <w:pPr>
        <w:tabs>
          <w:tab w:val="left" w:pos="1440"/>
          <w:tab w:val="left" w:pos="2880"/>
          <w:tab w:val="left" w:pos="4320"/>
          <w:tab w:val="left" w:pos="5760"/>
          <w:tab w:val="left" w:pos="7200"/>
        </w:tabs>
        <w:ind w:left="4536" w:hanging="216"/>
      </w:pPr>
      <w:rPr>
        <w:rFonts w:hAnsi="Arial Unicode MS"/>
        <w:caps w:val="0"/>
        <w:smallCaps w:val="0"/>
        <w:strike w:val="0"/>
        <w:dstrike w:val="0"/>
        <w:color w:val="000000"/>
        <w:spacing w:val="0"/>
        <w:w w:val="100"/>
        <w:kern w:val="0"/>
        <w:position w:val="0"/>
        <w:highlight w:val="none"/>
        <w:vertAlign w:val="baseline"/>
      </w:rPr>
    </w:lvl>
    <w:lvl w:ilvl="7" w:tplc="877AE24C">
      <w:start w:val="1"/>
      <w:numFmt w:val="bullet"/>
      <w:lvlText w:val="•"/>
      <w:lvlJc w:val="left"/>
      <w:pPr>
        <w:tabs>
          <w:tab w:val="left" w:pos="1440"/>
          <w:tab w:val="left" w:pos="2880"/>
          <w:tab w:val="left" w:pos="4320"/>
          <w:tab w:val="left" w:pos="5760"/>
          <w:tab w:val="left" w:pos="7200"/>
        </w:tabs>
        <w:ind w:left="5256" w:hanging="216"/>
      </w:pPr>
      <w:rPr>
        <w:rFonts w:hAnsi="Arial Unicode MS"/>
        <w:caps w:val="0"/>
        <w:smallCaps w:val="0"/>
        <w:strike w:val="0"/>
        <w:dstrike w:val="0"/>
        <w:color w:val="000000"/>
        <w:spacing w:val="0"/>
        <w:w w:val="100"/>
        <w:kern w:val="0"/>
        <w:position w:val="0"/>
        <w:highlight w:val="none"/>
        <w:vertAlign w:val="baseline"/>
      </w:rPr>
    </w:lvl>
    <w:lvl w:ilvl="8" w:tplc="052A5AA0">
      <w:start w:val="1"/>
      <w:numFmt w:val="bullet"/>
      <w:lvlText w:val="•"/>
      <w:lvlJc w:val="left"/>
      <w:pPr>
        <w:tabs>
          <w:tab w:val="left" w:pos="1440"/>
          <w:tab w:val="left" w:pos="2880"/>
          <w:tab w:val="left" w:pos="4320"/>
          <w:tab w:val="left" w:pos="5760"/>
          <w:tab w:val="left" w:pos="7200"/>
        </w:tabs>
        <w:ind w:left="5976" w:hanging="216"/>
      </w:pPr>
      <w:rPr>
        <w:rFonts w:hAnsi="Arial Unicode MS"/>
        <w:caps w:val="0"/>
        <w:smallCaps w:val="0"/>
        <w:strike w:val="0"/>
        <w:dstrike w:val="0"/>
        <w:color w:val="000000"/>
        <w:spacing w:val="0"/>
        <w:w w:val="100"/>
        <w:kern w:val="0"/>
        <w:position w:val="0"/>
        <w:highlight w:val="none"/>
        <w:vertAlign w:val="baseline"/>
      </w:rPr>
    </w:lvl>
  </w:abstractNum>
  <w:abstractNum w:abstractNumId="21" w15:restartNumberingAfterBreak="0">
    <w:nsid w:val="5A1813BC"/>
    <w:multiLevelType w:val="hybridMultilevel"/>
    <w:tmpl w:val="89BED8D0"/>
    <w:lvl w:ilvl="0" w:tplc="43D24660">
      <w:start w:val="1"/>
      <w:numFmt w:val="decimal"/>
      <w:lvlText w:val="%1."/>
      <w:lvlJc w:val="left"/>
      <w:pPr>
        <w:ind w:left="643" w:hanging="360"/>
      </w:pPr>
      <w:rPr>
        <w:rFonts w:hAnsi="Arial Unicode MS"/>
        <w:caps w:val="0"/>
        <w:smallCaps w:val="0"/>
        <w:strike w:val="0"/>
        <w:dstrike w:val="0"/>
        <w:color w:val="000000"/>
        <w:spacing w:val="0"/>
        <w:w w:val="100"/>
        <w:kern w:val="0"/>
        <w:position w:val="0"/>
        <w:highlight w:val="none"/>
        <w:vertAlign w:val="baseline"/>
      </w:rPr>
    </w:lvl>
    <w:lvl w:ilvl="1" w:tplc="6328621C">
      <w:start w:val="1"/>
      <w:numFmt w:val="lowerLetter"/>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4E7ED04A">
      <w:start w:val="1"/>
      <w:numFmt w:val="lowerLetter"/>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26E81BC4">
      <w:start w:val="1"/>
      <w:numFmt w:val="lowerLetter"/>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8A3A794E">
      <w:start w:val="1"/>
      <w:numFmt w:val="lowerLetter"/>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26EEE48C">
      <w:start w:val="1"/>
      <w:numFmt w:val="lowerLetter"/>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89BA141A">
      <w:start w:val="1"/>
      <w:numFmt w:val="lowerLetter"/>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69A2F5E6">
      <w:start w:val="1"/>
      <w:numFmt w:val="lowerLetter"/>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28989C58">
      <w:start w:val="1"/>
      <w:numFmt w:val="lowerLetter"/>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22" w15:restartNumberingAfterBreak="0">
    <w:nsid w:val="5AA40A64"/>
    <w:multiLevelType w:val="hybridMultilevel"/>
    <w:tmpl w:val="A84CDE80"/>
    <w:lvl w:ilvl="0" w:tplc="8738D2B2">
      <w:start w:val="1"/>
      <w:numFmt w:val="decimal"/>
      <w:lvlText w:val="%1."/>
      <w:lvlJc w:val="left"/>
      <w:pPr>
        <w:ind w:left="643" w:hanging="360"/>
      </w:pPr>
      <w:rPr>
        <w:rFonts w:hAnsi="Arial Unicode MS"/>
        <w:caps w:val="0"/>
        <w:smallCaps w:val="0"/>
        <w:strike w:val="0"/>
        <w:dstrike w:val="0"/>
        <w:color w:val="000000"/>
        <w:spacing w:val="0"/>
        <w:w w:val="100"/>
        <w:kern w:val="0"/>
        <w:position w:val="0"/>
        <w:highlight w:val="none"/>
        <w:vertAlign w:val="baseline"/>
      </w:rPr>
    </w:lvl>
    <w:lvl w:ilvl="1" w:tplc="A8EE507E">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80942CE0">
      <w:start w:val="1"/>
      <w:numFmt w:val="decimal"/>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081C8192">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54CCA50C">
      <w:start w:val="1"/>
      <w:numFmt w:val="decimal"/>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3E48DD7A">
      <w:start w:val="1"/>
      <w:numFmt w:val="decimal"/>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0DE67B0A">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A41081B8">
      <w:start w:val="1"/>
      <w:numFmt w:val="decimal"/>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1772EC86">
      <w:start w:val="1"/>
      <w:numFmt w:val="decimal"/>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23" w15:restartNumberingAfterBreak="0">
    <w:nsid w:val="63631003"/>
    <w:multiLevelType w:val="multilevel"/>
    <w:tmpl w:val="8B6E6B98"/>
    <w:styleLink w:val="CurrentList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671F4C23"/>
    <w:multiLevelType w:val="hybridMultilevel"/>
    <w:tmpl w:val="C84EF494"/>
    <w:lvl w:ilvl="0" w:tplc="88A0F300">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67104"/>
    <w:multiLevelType w:val="hybridMultilevel"/>
    <w:tmpl w:val="DDACB6D2"/>
    <w:numStyleLink w:val="ImportedStyle1"/>
  </w:abstractNum>
  <w:abstractNum w:abstractNumId="26" w15:restartNumberingAfterBreak="0">
    <w:nsid w:val="6DE64D40"/>
    <w:multiLevelType w:val="hybridMultilevel"/>
    <w:tmpl w:val="B1D489D4"/>
    <w:lvl w:ilvl="0" w:tplc="50540C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1DF4DC4"/>
    <w:multiLevelType w:val="hybridMultilevel"/>
    <w:tmpl w:val="1D220DE4"/>
    <w:lvl w:ilvl="0" w:tplc="576A0A22">
      <w:start w:val="1"/>
      <w:numFmt w:val="lowerLetter"/>
      <w:lvlText w:val="%1."/>
      <w:lvlJc w:val="left"/>
      <w:pPr>
        <w:ind w:left="1080" w:hanging="360"/>
      </w:pPr>
      <w:rPr>
        <w:rFonts w:eastAsia="Arial Unicode MS" w:cs="Arial Unicode M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12"/>
  </w:num>
  <w:num w:numId="3">
    <w:abstractNumId w:val="11"/>
  </w:num>
  <w:num w:numId="4">
    <w:abstractNumId w:val="22"/>
  </w:num>
  <w:num w:numId="5">
    <w:abstractNumId w:val="21"/>
  </w:num>
  <w:num w:numId="6">
    <w:abstractNumId w:val="2"/>
  </w:num>
  <w:num w:numId="7">
    <w:abstractNumId w:val="17"/>
  </w:num>
  <w:num w:numId="8">
    <w:abstractNumId w:val="15"/>
  </w:num>
  <w:num w:numId="9">
    <w:abstractNumId w:val="25"/>
  </w:num>
  <w:num w:numId="10">
    <w:abstractNumId w:val="19"/>
  </w:num>
  <w:num w:numId="11">
    <w:abstractNumId w:val="6"/>
  </w:num>
  <w:num w:numId="12">
    <w:abstractNumId w:val="27"/>
  </w:num>
  <w:num w:numId="13">
    <w:abstractNumId w:val="1"/>
  </w:num>
  <w:num w:numId="14">
    <w:abstractNumId w:val="18"/>
  </w:num>
  <w:num w:numId="15">
    <w:abstractNumId w:val="4"/>
  </w:num>
  <w:num w:numId="16">
    <w:abstractNumId w:val="5"/>
    <w:lvlOverride w:ilvl="1">
      <w:lvl w:ilvl="1" w:tplc="D2FEE980">
        <w:start w:val="1"/>
        <w:numFmt w:val="lowerLetter"/>
        <w:lvlText w:val="(%2)"/>
        <w:lvlJc w:val="left"/>
        <w:pPr>
          <w:tabs>
            <w:tab w:val="num" w:pos="2160"/>
          </w:tabs>
          <w:ind w:left="720" w:firstLine="720"/>
        </w:pPr>
      </w:lvl>
    </w:lvlOverride>
  </w:num>
  <w:num w:numId="17">
    <w:abstractNumId w:val="8"/>
  </w:num>
  <w:num w:numId="18">
    <w:abstractNumId w:val="10"/>
  </w:num>
  <w:num w:numId="19">
    <w:abstractNumId w:val="3"/>
  </w:num>
  <w:num w:numId="20">
    <w:abstractNumId w:val="16"/>
  </w:num>
  <w:num w:numId="21">
    <w:abstractNumId w:val="13"/>
  </w:num>
  <w:num w:numId="22">
    <w:abstractNumId w:val="7"/>
  </w:num>
  <w:num w:numId="23">
    <w:abstractNumId w:val="23"/>
  </w:num>
  <w:num w:numId="24">
    <w:abstractNumId w:val="9"/>
  </w:num>
  <w:num w:numId="25">
    <w:abstractNumId w:val="0"/>
  </w:num>
  <w:num w:numId="26">
    <w:abstractNumId w:val="26"/>
  </w:num>
  <w:num w:numId="27">
    <w:abstractNumId w:val="14"/>
  </w:num>
  <w:num w:numId="2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iki Rogers">
    <w15:presenceInfo w15:providerId="Windows Live" w15:userId="63e22b4bf5b893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51"/>
    <w:rsid w:val="000018B5"/>
    <w:rsid w:val="00017977"/>
    <w:rsid w:val="0002014A"/>
    <w:rsid w:val="00042333"/>
    <w:rsid w:val="000438E8"/>
    <w:rsid w:val="0005454F"/>
    <w:rsid w:val="00055A87"/>
    <w:rsid w:val="00060364"/>
    <w:rsid w:val="00065151"/>
    <w:rsid w:val="00066C02"/>
    <w:rsid w:val="00066D8B"/>
    <w:rsid w:val="00074C10"/>
    <w:rsid w:val="00081C7B"/>
    <w:rsid w:val="000A1E97"/>
    <w:rsid w:val="000A20CC"/>
    <w:rsid w:val="000C24AC"/>
    <w:rsid w:val="000C3D50"/>
    <w:rsid w:val="000C6451"/>
    <w:rsid w:val="000D05FA"/>
    <w:rsid w:val="000D50AC"/>
    <w:rsid w:val="000D56CB"/>
    <w:rsid w:val="000D6A54"/>
    <w:rsid w:val="000F277B"/>
    <w:rsid w:val="000F7162"/>
    <w:rsid w:val="00100282"/>
    <w:rsid w:val="00100B64"/>
    <w:rsid w:val="00112165"/>
    <w:rsid w:val="0011662E"/>
    <w:rsid w:val="00117E41"/>
    <w:rsid w:val="001214C3"/>
    <w:rsid w:val="00126CEE"/>
    <w:rsid w:val="00131D86"/>
    <w:rsid w:val="00133C2E"/>
    <w:rsid w:val="001533AA"/>
    <w:rsid w:val="0015403B"/>
    <w:rsid w:val="0015639F"/>
    <w:rsid w:val="001709F5"/>
    <w:rsid w:val="001822DB"/>
    <w:rsid w:val="00186799"/>
    <w:rsid w:val="0019702F"/>
    <w:rsid w:val="001B0272"/>
    <w:rsid w:val="001B2E3D"/>
    <w:rsid w:val="001C1763"/>
    <w:rsid w:val="001C42FD"/>
    <w:rsid w:val="001D70C1"/>
    <w:rsid w:val="001E0932"/>
    <w:rsid w:val="001E6AD5"/>
    <w:rsid w:val="001E6BF2"/>
    <w:rsid w:val="001E7B3E"/>
    <w:rsid w:val="001F6F57"/>
    <w:rsid w:val="0020188B"/>
    <w:rsid w:val="002175E1"/>
    <w:rsid w:val="00217EC0"/>
    <w:rsid w:val="002203DF"/>
    <w:rsid w:val="00221AAF"/>
    <w:rsid w:val="00234C59"/>
    <w:rsid w:val="002365FB"/>
    <w:rsid w:val="002462B9"/>
    <w:rsid w:val="00251674"/>
    <w:rsid w:val="002640E4"/>
    <w:rsid w:val="0026465E"/>
    <w:rsid w:val="00273FAE"/>
    <w:rsid w:val="00276599"/>
    <w:rsid w:val="002800D8"/>
    <w:rsid w:val="00291EA4"/>
    <w:rsid w:val="00296B47"/>
    <w:rsid w:val="002B1C7B"/>
    <w:rsid w:val="002D70B8"/>
    <w:rsid w:val="002D79AD"/>
    <w:rsid w:val="0030442A"/>
    <w:rsid w:val="0030516A"/>
    <w:rsid w:val="00306A08"/>
    <w:rsid w:val="003121D5"/>
    <w:rsid w:val="003223E4"/>
    <w:rsid w:val="00323B18"/>
    <w:rsid w:val="0035254B"/>
    <w:rsid w:val="003571C0"/>
    <w:rsid w:val="0036061A"/>
    <w:rsid w:val="00372FF6"/>
    <w:rsid w:val="003847A3"/>
    <w:rsid w:val="003A2555"/>
    <w:rsid w:val="003A5B7C"/>
    <w:rsid w:val="003B6B3F"/>
    <w:rsid w:val="003C5E07"/>
    <w:rsid w:val="003E4A6C"/>
    <w:rsid w:val="003F7FE9"/>
    <w:rsid w:val="0041006F"/>
    <w:rsid w:val="00410729"/>
    <w:rsid w:val="00425B08"/>
    <w:rsid w:val="00433ED9"/>
    <w:rsid w:val="00436D33"/>
    <w:rsid w:val="00443FD5"/>
    <w:rsid w:val="004502D1"/>
    <w:rsid w:val="0046106B"/>
    <w:rsid w:val="00472FCB"/>
    <w:rsid w:val="00474BEF"/>
    <w:rsid w:val="00475B35"/>
    <w:rsid w:val="00493621"/>
    <w:rsid w:val="00494F60"/>
    <w:rsid w:val="004A7CC8"/>
    <w:rsid w:val="004B1849"/>
    <w:rsid w:val="004B3E95"/>
    <w:rsid w:val="004D21CD"/>
    <w:rsid w:val="004D2BD8"/>
    <w:rsid w:val="004D3F48"/>
    <w:rsid w:val="004D50F2"/>
    <w:rsid w:val="004F5C5A"/>
    <w:rsid w:val="00513591"/>
    <w:rsid w:val="00532112"/>
    <w:rsid w:val="0053510C"/>
    <w:rsid w:val="005366FA"/>
    <w:rsid w:val="005400EA"/>
    <w:rsid w:val="00547310"/>
    <w:rsid w:val="00550EC0"/>
    <w:rsid w:val="00584E0D"/>
    <w:rsid w:val="005877C8"/>
    <w:rsid w:val="00591C25"/>
    <w:rsid w:val="005A1174"/>
    <w:rsid w:val="005A3215"/>
    <w:rsid w:val="005A5612"/>
    <w:rsid w:val="005E1DDA"/>
    <w:rsid w:val="005F0F00"/>
    <w:rsid w:val="005F2727"/>
    <w:rsid w:val="005F3EA8"/>
    <w:rsid w:val="005F59BF"/>
    <w:rsid w:val="00601B16"/>
    <w:rsid w:val="00603960"/>
    <w:rsid w:val="00604E9D"/>
    <w:rsid w:val="006055FD"/>
    <w:rsid w:val="00610A42"/>
    <w:rsid w:val="00611FB5"/>
    <w:rsid w:val="00625A99"/>
    <w:rsid w:val="00627C0D"/>
    <w:rsid w:val="00631615"/>
    <w:rsid w:val="00635833"/>
    <w:rsid w:val="006421D4"/>
    <w:rsid w:val="0064545E"/>
    <w:rsid w:val="00654D23"/>
    <w:rsid w:val="00655503"/>
    <w:rsid w:val="00655E37"/>
    <w:rsid w:val="00662AB0"/>
    <w:rsid w:val="006638CF"/>
    <w:rsid w:val="006645DD"/>
    <w:rsid w:val="00670C34"/>
    <w:rsid w:val="00676ED0"/>
    <w:rsid w:val="0068538B"/>
    <w:rsid w:val="0068640B"/>
    <w:rsid w:val="0069043E"/>
    <w:rsid w:val="00696CF2"/>
    <w:rsid w:val="006A3DCB"/>
    <w:rsid w:val="006B1134"/>
    <w:rsid w:val="006B654F"/>
    <w:rsid w:val="006C5CD7"/>
    <w:rsid w:val="006E4C78"/>
    <w:rsid w:val="006F1B00"/>
    <w:rsid w:val="006F4457"/>
    <w:rsid w:val="00700EB3"/>
    <w:rsid w:val="00714B40"/>
    <w:rsid w:val="00721F37"/>
    <w:rsid w:val="00725066"/>
    <w:rsid w:val="00725908"/>
    <w:rsid w:val="00736344"/>
    <w:rsid w:val="00737081"/>
    <w:rsid w:val="00751175"/>
    <w:rsid w:val="0075352D"/>
    <w:rsid w:val="00755846"/>
    <w:rsid w:val="007605C1"/>
    <w:rsid w:val="00761F38"/>
    <w:rsid w:val="0076514A"/>
    <w:rsid w:val="0078062C"/>
    <w:rsid w:val="007941DF"/>
    <w:rsid w:val="00796F97"/>
    <w:rsid w:val="007B23DE"/>
    <w:rsid w:val="007B283E"/>
    <w:rsid w:val="007B641A"/>
    <w:rsid w:val="007C1E3B"/>
    <w:rsid w:val="007C6F20"/>
    <w:rsid w:val="007E1759"/>
    <w:rsid w:val="007E73EB"/>
    <w:rsid w:val="007E747F"/>
    <w:rsid w:val="007F38B2"/>
    <w:rsid w:val="007F4DDB"/>
    <w:rsid w:val="00803B5F"/>
    <w:rsid w:val="00813B9C"/>
    <w:rsid w:val="0081783E"/>
    <w:rsid w:val="0082249F"/>
    <w:rsid w:val="008255D1"/>
    <w:rsid w:val="008315C8"/>
    <w:rsid w:val="00841746"/>
    <w:rsid w:val="008428B4"/>
    <w:rsid w:val="00845914"/>
    <w:rsid w:val="008671D4"/>
    <w:rsid w:val="00870238"/>
    <w:rsid w:val="00872E0B"/>
    <w:rsid w:val="008778C4"/>
    <w:rsid w:val="00880A9B"/>
    <w:rsid w:val="008A465E"/>
    <w:rsid w:val="008C5779"/>
    <w:rsid w:val="008D4F4C"/>
    <w:rsid w:val="008D694C"/>
    <w:rsid w:val="008E6047"/>
    <w:rsid w:val="008F22CE"/>
    <w:rsid w:val="008F2E14"/>
    <w:rsid w:val="008F5962"/>
    <w:rsid w:val="00912167"/>
    <w:rsid w:val="00920992"/>
    <w:rsid w:val="0092347F"/>
    <w:rsid w:val="00925989"/>
    <w:rsid w:val="009300CF"/>
    <w:rsid w:val="009374CC"/>
    <w:rsid w:val="00943F66"/>
    <w:rsid w:val="00950581"/>
    <w:rsid w:val="0095436D"/>
    <w:rsid w:val="0095446F"/>
    <w:rsid w:val="0096000C"/>
    <w:rsid w:val="0097284F"/>
    <w:rsid w:val="00980E37"/>
    <w:rsid w:val="0099602E"/>
    <w:rsid w:val="009A2317"/>
    <w:rsid w:val="009A3D87"/>
    <w:rsid w:val="009A589C"/>
    <w:rsid w:val="009B7113"/>
    <w:rsid w:val="009B7559"/>
    <w:rsid w:val="009E5C8B"/>
    <w:rsid w:val="00A0286B"/>
    <w:rsid w:val="00A25861"/>
    <w:rsid w:val="00A30C58"/>
    <w:rsid w:val="00A345CB"/>
    <w:rsid w:val="00A35518"/>
    <w:rsid w:val="00A3604C"/>
    <w:rsid w:val="00A36680"/>
    <w:rsid w:val="00A37AAB"/>
    <w:rsid w:val="00A436F4"/>
    <w:rsid w:val="00A44C72"/>
    <w:rsid w:val="00A468A9"/>
    <w:rsid w:val="00A5168B"/>
    <w:rsid w:val="00A56E0C"/>
    <w:rsid w:val="00A613C6"/>
    <w:rsid w:val="00A67376"/>
    <w:rsid w:val="00A83989"/>
    <w:rsid w:val="00A84680"/>
    <w:rsid w:val="00AA16BE"/>
    <w:rsid w:val="00AB34F2"/>
    <w:rsid w:val="00AB38D7"/>
    <w:rsid w:val="00AC7AEF"/>
    <w:rsid w:val="00AD3B81"/>
    <w:rsid w:val="00AF0A65"/>
    <w:rsid w:val="00AF45B7"/>
    <w:rsid w:val="00B00E50"/>
    <w:rsid w:val="00B0367F"/>
    <w:rsid w:val="00B10C4C"/>
    <w:rsid w:val="00B21EAF"/>
    <w:rsid w:val="00B24BEE"/>
    <w:rsid w:val="00B45EAC"/>
    <w:rsid w:val="00B464F9"/>
    <w:rsid w:val="00B6093F"/>
    <w:rsid w:val="00B60F4D"/>
    <w:rsid w:val="00B6314B"/>
    <w:rsid w:val="00B63ED9"/>
    <w:rsid w:val="00B66CFF"/>
    <w:rsid w:val="00B7119C"/>
    <w:rsid w:val="00B762A6"/>
    <w:rsid w:val="00B82CB5"/>
    <w:rsid w:val="00B867D5"/>
    <w:rsid w:val="00BA0891"/>
    <w:rsid w:val="00BA2EFD"/>
    <w:rsid w:val="00BA38F5"/>
    <w:rsid w:val="00BC33B1"/>
    <w:rsid w:val="00BC44E0"/>
    <w:rsid w:val="00BC644B"/>
    <w:rsid w:val="00BD5F13"/>
    <w:rsid w:val="00C01E73"/>
    <w:rsid w:val="00C02243"/>
    <w:rsid w:val="00C04E02"/>
    <w:rsid w:val="00C1291E"/>
    <w:rsid w:val="00C12A05"/>
    <w:rsid w:val="00C304AF"/>
    <w:rsid w:val="00C304DA"/>
    <w:rsid w:val="00C633EC"/>
    <w:rsid w:val="00C642D5"/>
    <w:rsid w:val="00C713AD"/>
    <w:rsid w:val="00C83496"/>
    <w:rsid w:val="00C84053"/>
    <w:rsid w:val="00C935D8"/>
    <w:rsid w:val="00C96D35"/>
    <w:rsid w:val="00CA3874"/>
    <w:rsid w:val="00CB0D25"/>
    <w:rsid w:val="00CC4605"/>
    <w:rsid w:val="00CD0E53"/>
    <w:rsid w:val="00CD120E"/>
    <w:rsid w:val="00CD6804"/>
    <w:rsid w:val="00CE2F56"/>
    <w:rsid w:val="00CE4E5F"/>
    <w:rsid w:val="00D00BF9"/>
    <w:rsid w:val="00D03B59"/>
    <w:rsid w:val="00D064BE"/>
    <w:rsid w:val="00D12697"/>
    <w:rsid w:val="00D24218"/>
    <w:rsid w:val="00D40329"/>
    <w:rsid w:val="00D4443B"/>
    <w:rsid w:val="00D52E7D"/>
    <w:rsid w:val="00D60689"/>
    <w:rsid w:val="00D64B6F"/>
    <w:rsid w:val="00D82732"/>
    <w:rsid w:val="00D91277"/>
    <w:rsid w:val="00D93139"/>
    <w:rsid w:val="00D96318"/>
    <w:rsid w:val="00DA2DB4"/>
    <w:rsid w:val="00DA3A34"/>
    <w:rsid w:val="00DB3D1C"/>
    <w:rsid w:val="00DB4671"/>
    <w:rsid w:val="00DB7BD0"/>
    <w:rsid w:val="00DC61D3"/>
    <w:rsid w:val="00DD2F50"/>
    <w:rsid w:val="00DD4295"/>
    <w:rsid w:val="00DE4D3B"/>
    <w:rsid w:val="00DF0CEC"/>
    <w:rsid w:val="00DF0EDF"/>
    <w:rsid w:val="00E104EF"/>
    <w:rsid w:val="00E13DFA"/>
    <w:rsid w:val="00E16F27"/>
    <w:rsid w:val="00E23D46"/>
    <w:rsid w:val="00E2429B"/>
    <w:rsid w:val="00E259B7"/>
    <w:rsid w:val="00E45160"/>
    <w:rsid w:val="00E46724"/>
    <w:rsid w:val="00E46AB2"/>
    <w:rsid w:val="00E52343"/>
    <w:rsid w:val="00E525D5"/>
    <w:rsid w:val="00E56A60"/>
    <w:rsid w:val="00E7175A"/>
    <w:rsid w:val="00E74DCA"/>
    <w:rsid w:val="00E8126A"/>
    <w:rsid w:val="00E855F1"/>
    <w:rsid w:val="00E91822"/>
    <w:rsid w:val="00E9359A"/>
    <w:rsid w:val="00EB4AB6"/>
    <w:rsid w:val="00EC0A5A"/>
    <w:rsid w:val="00EC361F"/>
    <w:rsid w:val="00EC78CD"/>
    <w:rsid w:val="00ED35DC"/>
    <w:rsid w:val="00ED5AA0"/>
    <w:rsid w:val="00EF01B3"/>
    <w:rsid w:val="00EF0E6F"/>
    <w:rsid w:val="00F04991"/>
    <w:rsid w:val="00F053AF"/>
    <w:rsid w:val="00F12401"/>
    <w:rsid w:val="00F17CC0"/>
    <w:rsid w:val="00F23D85"/>
    <w:rsid w:val="00F3410C"/>
    <w:rsid w:val="00F4246A"/>
    <w:rsid w:val="00F42C45"/>
    <w:rsid w:val="00F55901"/>
    <w:rsid w:val="00F66BCF"/>
    <w:rsid w:val="00F7023B"/>
    <w:rsid w:val="00F750D7"/>
    <w:rsid w:val="00FA5B5D"/>
    <w:rsid w:val="00FC0AB4"/>
    <w:rsid w:val="00FC361B"/>
    <w:rsid w:val="00FC4DCE"/>
    <w:rsid w:val="00FD5886"/>
    <w:rsid w:val="00FE050D"/>
    <w:rsid w:val="00FE21EB"/>
    <w:rsid w:val="00FF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C6E8"/>
  <w15:docId w15:val="{90F74BDF-852B-4EAD-BF19-612A62A6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pPr>
    <w:rPr>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pBdr>
        <w:top w:val="nil"/>
        <w:left w:val="nil"/>
        <w:bottom w:val="nil"/>
        <w:right w:val="nil"/>
        <w:between w:val="nil"/>
        <w:bar w:val="nil"/>
      </w:pBdr>
      <w:tabs>
        <w:tab w:val="right" w:pos="9020"/>
      </w:tabs>
    </w:pPr>
    <w:rPr>
      <w:rFonts w:ascii="Helvetica Neue" w:hAnsi="Helvetica Neue" w:cs="Arial Unicode MS"/>
      <w:color w:val="000000"/>
      <w:sz w:val="24"/>
      <w:szCs w:val="24"/>
      <w:bdr w:val="nil"/>
    </w:rPr>
  </w:style>
  <w:style w:type="paragraph" w:styleId="Footer">
    <w:name w:val="footer"/>
    <w:pPr>
      <w:pBdr>
        <w:top w:val="nil"/>
        <w:left w:val="nil"/>
        <w:bottom w:val="nil"/>
        <w:right w:val="nil"/>
        <w:between w:val="nil"/>
        <w:bar w:val="nil"/>
      </w:pBdr>
      <w:tabs>
        <w:tab w:val="center" w:pos="4680"/>
        <w:tab w:val="right" w:pos="9360"/>
      </w:tabs>
    </w:pPr>
    <w:rPr>
      <w:rFonts w:ascii="Calibri" w:hAnsi="Calibri" w:cs="Arial Unicode MS"/>
      <w:color w:val="000000"/>
      <w:sz w:val="22"/>
      <w:szCs w:val="22"/>
      <w:u w:color="000000"/>
      <w:bdr w:val="nil"/>
    </w:rPr>
  </w:style>
  <w:style w:type="paragraph" w:customStyle="1" w:styleId="BodyA">
    <w:name w:val="Body A"/>
    <w:pPr>
      <w:pBdr>
        <w:top w:val="nil"/>
        <w:left w:val="nil"/>
        <w:bottom w:val="nil"/>
        <w:right w:val="nil"/>
        <w:between w:val="nil"/>
        <w:bar w:val="nil"/>
      </w:pBdr>
      <w:spacing w:after="160" w:line="259" w:lineRule="auto"/>
    </w:pPr>
    <w:rPr>
      <w:rFonts w:ascii="Calibri" w:hAnsi="Calibri" w:cs="Arial Unicode MS"/>
      <w:color w:val="000000"/>
      <w:sz w:val="22"/>
      <w:szCs w:val="22"/>
      <w:u w:color="000000"/>
      <w:bdr w:val="nil"/>
    </w:rPr>
  </w:style>
  <w:style w:type="character" w:customStyle="1" w:styleId="None">
    <w:name w:val="None"/>
  </w:style>
  <w:style w:type="character" w:customStyle="1" w:styleId="Hyperlink0">
    <w:name w:val="Hyperlink.0"/>
    <w:rPr>
      <w:rFonts w:ascii="Times New Roman" w:eastAsia="Times New Roman" w:hAnsi="Times New Roman" w:cs="Times New Roman"/>
      <w:color w:val="0000FF"/>
      <w:u w:val="single" w:color="0000FF"/>
      <w:lang w:val="de-DE"/>
    </w:rPr>
  </w:style>
  <w:style w:type="character" w:customStyle="1" w:styleId="Link">
    <w:name w:val="Link"/>
    <w:rPr>
      <w:color w:val="0000FF"/>
      <w:u w:val="single" w:color="0000FF"/>
    </w:rPr>
  </w:style>
  <w:style w:type="character" w:customStyle="1" w:styleId="Hyperlink1">
    <w:name w:val="Hyperlink.1"/>
    <w:rPr>
      <w:rFonts w:ascii="Times New Roman" w:eastAsia="Times New Roman" w:hAnsi="Times New Roman" w:cs="Times New Roman"/>
      <w:color w:val="0000FF"/>
      <w:u w:val="single" w:color="0000FF"/>
    </w:rPr>
  </w:style>
  <w:style w:type="paragraph" w:customStyle="1" w:styleId="Body">
    <w:name w:val="Body"/>
    <w:pPr>
      <w:pBdr>
        <w:top w:val="nil"/>
        <w:left w:val="nil"/>
        <w:bottom w:val="nil"/>
        <w:right w:val="nil"/>
        <w:between w:val="nil"/>
        <w:bar w:val="nil"/>
      </w:pBdr>
    </w:pPr>
    <w:rPr>
      <w:rFonts w:cs="Arial Unicode MS"/>
      <w:color w:val="000000"/>
      <w:sz w:val="24"/>
      <w:szCs w:val="24"/>
      <w:u w:color="000000"/>
      <w:bdr w:val="nil"/>
    </w:rPr>
  </w:style>
  <w:style w:type="character" w:customStyle="1" w:styleId="Hyperlink2">
    <w:name w:val="Hyperlink.2"/>
    <w:rPr>
      <w:color w:val="1C24FB"/>
      <w:u w:val="single" w:color="0563C1"/>
      <w:lang w:val="en-US"/>
    </w:rPr>
  </w:style>
  <w:style w:type="character" w:customStyle="1" w:styleId="Hyperlink3">
    <w:name w:val="Hyperlink.3"/>
    <w:rPr>
      <w:color w:val="1922FB"/>
      <w:u w:val="single" w:color="0563C1"/>
      <w:lang w:val="en-US"/>
    </w:rPr>
  </w:style>
  <w:style w:type="paragraph" w:customStyle="1" w:styleId="BodyB">
    <w:name w:val="Body B"/>
    <w:pPr>
      <w:pBdr>
        <w:top w:val="nil"/>
        <w:left w:val="nil"/>
        <w:bottom w:val="nil"/>
        <w:right w:val="nil"/>
        <w:between w:val="nil"/>
        <w:bar w:val="nil"/>
      </w:pBdr>
    </w:pPr>
    <w:rPr>
      <w:rFonts w:cs="Arial Unicode MS"/>
      <w:color w:val="000000"/>
      <w:sz w:val="24"/>
      <w:szCs w:val="24"/>
      <w:u w:color="000000"/>
      <w:bdr w:val="nil"/>
    </w:rPr>
  </w:style>
  <w:style w:type="numbering" w:customStyle="1" w:styleId="ImportedStyle1">
    <w:name w:val="Imported Style 1"/>
    <w:pPr>
      <w:numPr>
        <w:numId w:val="8"/>
      </w:numPr>
    </w:pPr>
  </w:style>
  <w:style w:type="character" w:customStyle="1" w:styleId="Hyperlink4">
    <w:name w:val="Hyperlink.4"/>
    <w:rPr>
      <w:color w:val="0000FF"/>
      <w:u w:val="single" w:color="0000FF"/>
    </w:rPr>
  </w:style>
  <w:style w:type="paragraph" w:styleId="Revision">
    <w:name w:val="Revision"/>
    <w:hidden/>
    <w:uiPriority w:val="99"/>
    <w:semiHidden/>
    <w:rsid w:val="0096000C"/>
    <w:rPr>
      <w:sz w:val="24"/>
      <w:szCs w:val="24"/>
      <w:bdr w:val="nil"/>
    </w:rPr>
  </w:style>
  <w:style w:type="character" w:styleId="CommentReference">
    <w:name w:val="annotation reference"/>
    <w:uiPriority w:val="99"/>
    <w:semiHidden/>
    <w:unhideWhenUsed/>
    <w:rsid w:val="0096000C"/>
    <w:rPr>
      <w:sz w:val="16"/>
      <w:szCs w:val="16"/>
    </w:rPr>
  </w:style>
  <w:style w:type="paragraph" w:styleId="CommentText">
    <w:name w:val="annotation text"/>
    <w:basedOn w:val="Normal"/>
    <w:link w:val="CommentTextChar"/>
    <w:uiPriority w:val="99"/>
    <w:unhideWhenUsed/>
    <w:rsid w:val="0096000C"/>
    <w:rPr>
      <w:sz w:val="20"/>
      <w:szCs w:val="20"/>
    </w:rPr>
  </w:style>
  <w:style w:type="character" w:customStyle="1" w:styleId="CommentTextChar">
    <w:name w:val="Comment Text Char"/>
    <w:basedOn w:val="DefaultParagraphFont"/>
    <w:link w:val="CommentText"/>
    <w:uiPriority w:val="99"/>
    <w:rsid w:val="0096000C"/>
  </w:style>
  <w:style w:type="paragraph" w:styleId="CommentSubject">
    <w:name w:val="annotation subject"/>
    <w:basedOn w:val="CommentText"/>
    <w:next w:val="CommentText"/>
    <w:link w:val="CommentSubjectChar"/>
    <w:uiPriority w:val="99"/>
    <w:semiHidden/>
    <w:unhideWhenUsed/>
    <w:rsid w:val="0096000C"/>
    <w:rPr>
      <w:b/>
      <w:bCs/>
    </w:rPr>
  </w:style>
  <w:style w:type="character" w:customStyle="1" w:styleId="CommentSubjectChar">
    <w:name w:val="Comment Subject Char"/>
    <w:link w:val="CommentSubject"/>
    <w:uiPriority w:val="99"/>
    <w:semiHidden/>
    <w:rsid w:val="0096000C"/>
    <w:rPr>
      <w:b/>
      <w:bCs/>
    </w:rPr>
  </w:style>
  <w:style w:type="paragraph" w:customStyle="1" w:styleId="Default">
    <w:name w:val="Default"/>
    <w:rsid w:val="00736344"/>
    <w:pPr>
      <w:autoSpaceDE w:val="0"/>
      <w:autoSpaceDN w:val="0"/>
      <w:adjustRightInd w:val="0"/>
    </w:pPr>
    <w:rPr>
      <w:color w:val="000000"/>
      <w:sz w:val="24"/>
      <w:szCs w:val="24"/>
      <w:bdr w:val="nil"/>
    </w:rPr>
  </w:style>
  <w:style w:type="character" w:styleId="UnresolvedMention">
    <w:name w:val="Unresolved Mention"/>
    <w:uiPriority w:val="99"/>
    <w:semiHidden/>
    <w:unhideWhenUsed/>
    <w:rsid w:val="00736344"/>
    <w:rPr>
      <w:color w:val="605E5C"/>
      <w:shd w:val="clear" w:color="auto" w:fill="E1DFDD"/>
    </w:rPr>
  </w:style>
  <w:style w:type="numbering" w:customStyle="1" w:styleId="ImportedStyle11">
    <w:name w:val="Imported Style 11"/>
    <w:rsid w:val="001B2E3D"/>
    <w:pPr>
      <w:numPr>
        <w:numId w:val="15"/>
      </w:numPr>
    </w:pPr>
  </w:style>
  <w:style w:type="paragraph" w:styleId="NormalWeb">
    <w:name w:val="Normal (Web)"/>
    <w:basedOn w:val="Normal"/>
    <w:uiPriority w:val="99"/>
    <w:unhideWhenUsed/>
    <w:rsid w:val="006C5C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FollowedHyperlink">
    <w:name w:val="FollowedHyperlink"/>
    <w:uiPriority w:val="99"/>
    <w:semiHidden/>
    <w:unhideWhenUsed/>
    <w:rsid w:val="00AB38D7"/>
    <w:rPr>
      <w:color w:val="96607D"/>
      <w:u w:val="single"/>
    </w:rPr>
  </w:style>
  <w:style w:type="paragraph" w:styleId="ListParagraph">
    <w:name w:val="List Paragraph"/>
    <w:basedOn w:val="Normal"/>
    <w:uiPriority w:val="34"/>
    <w:qFormat/>
    <w:rsid w:val="00042333"/>
    <w:pPr>
      <w:ind w:left="720"/>
    </w:pPr>
  </w:style>
  <w:style w:type="numbering" w:customStyle="1" w:styleId="CurrentList1">
    <w:name w:val="Current List1"/>
    <w:uiPriority w:val="99"/>
    <w:rsid w:val="00042333"/>
    <w:pPr>
      <w:numPr>
        <w:numId w:val="21"/>
      </w:numPr>
    </w:pPr>
  </w:style>
  <w:style w:type="numbering" w:customStyle="1" w:styleId="CurrentList2">
    <w:name w:val="Current List2"/>
    <w:uiPriority w:val="99"/>
    <w:rsid w:val="00042333"/>
    <w:pPr>
      <w:numPr>
        <w:numId w:val="23"/>
      </w:numPr>
    </w:pPr>
  </w:style>
  <w:style w:type="character" w:customStyle="1" w:styleId="citation-106">
    <w:name w:val="citation-106"/>
    <w:basedOn w:val="DefaultParagraphFont"/>
    <w:rsid w:val="00FC3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902812">
      <w:bodyDiv w:val="1"/>
      <w:marLeft w:val="0"/>
      <w:marRight w:val="0"/>
      <w:marTop w:val="0"/>
      <w:marBottom w:val="0"/>
      <w:divBdr>
        <w:top w:val="none" w:sz="0" w:space="0" w:color="auto"/>
        <w:left w:val="none" w:sz="0" w:space="0" w:color="auto"/>
        <w:bottom w:val="none" w:sz="0" w:space="0" w:color="auto"/>
        <w:right w:val="none" w:sz="0" w:space="0" w:color="auto"/>
      </w:divBdr>
    </w:div>
    <w:div w:id="339238006">
      <w:bodyDiv w:val="1"/>
      <w:marLeft w:val="0"/>
      <w:marRight w:val="0"/>
      <w:marTop w:val="0"/>
      <w:marBottom w:val="0"/>
      <w:divBdr>
        <w:top w:val="none" w:sz="0" w:space="0" w:color="auto"/>
        <w:left w:val="none" w:sz="0" w:space="0" w:color="auto"/>
        <w:bottom w:val="none" w:sz="0" w:space="0" w:color="auto"/>
        <w:right w:val="none" w:sz="0" w:space="0" w:color="auto"/>
      </w:divBdr>
    </w:div>
    <w:div w:id="555094965">
      <w:bodyDiv w:val="1"/>
      <w:marLeft w:val="0"/>
      <w:marRight w:val="0"/>
      <w:marTop w:val="0"/>
      <w:marBottom w:val="0"/>
      <w:divBdr>
        <w:top w:val="none" w:sz="0" w:space="0" w:color="auto"/>
        <w:left w:val="none" w:sz="0" w:space="0" w:color="auto"/>
        <w:bottom w:val="none" w:sz="0" w:space="0" w:color="auto"/>
        <w:right w:val="none" w:sz="0" w:space="0" w:color="auto"/>
      </w:divBdr>
    </w:div>
    <w:div w:id="1321235058">
      <w:bodyDiv w:val="1"/>
      <w:marLeft w:val="0"/>
      <w:marRight w:val="0"/>
      <w:marTop w:val="0"/>
      <w:marBottom w:val="0"/>
      <w:divBdr>
        <w:top w:val="none" w:sz="0" w:space="0" w:color="auto"/>
        <w:left w:val="none" w:sz="0" w:space="0" w:color="auto"/>
        <w:bottom w:val="none" w:sz="0" w:space="0" w:color="auto"/>
        <w:right w:val="none" w:sz="0" w:space="0" w:color="auto"/>
      </w:divBdr>
    </w:div>
    <w:div w:id="2117676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upport.getsalve.co/" TargetMode="External"/><Relationship Id="rId13" Type="http://schemas.openxmlformats.org/officeDocument/2006/relationships/hyperlink" Target="mailto:support@getsalve.co" TargetMode="External"/><Relationship Id="rId18" Type="http://schemas.openxmlformats.org/officeDocument/2006/relationships/hyperlink" Target="https://nova.laravel.com/terms"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tel:+13213643271" TargetMode="External"/><Relationship Id="rId17" Type="http://schemas.openxmlformats.org/officeDocument/2006/relationships/hyperlink" Target="mailto:%20abagneschi@storypartners.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o:%20jsai@storypartner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ki@getsalve.co"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support@getsalve.co" TargetMode="External"/><Relationship Id="rId23" Type="http://schemas.openxmlformats.org/officeDocument/2006/relationships/fontTable" Target="fontTable.xml"/><Relationship Id="rId10" Type="http://schemas.openxmlformats.org/officeDocument/2006/relationships/hyperlink" Target="mailto:tony@getsalve.co"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ilto:%20JSai@storypartners.com" TargetMode="External"/><Relationship Id="rId14" Type="http://schemas.openxmlformats.org/officeDocument/2006/relationships/hyperlink" Target="tel:+1321364327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E587C-4DEA-1948-9929-E4C121538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11553</Words>
  <Characters>65160</Characters>
  <Application>Microsoft Office Word</Application>
  <DocSecurity>0</DocSecurity>
  <Lines>1386</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76294</CharactersWithSpaces>
  <SharedDoc>false</SharedDoc>
  <HLinks>
    <vt:vector size="66" baseType="variant">
      <vt:variant>
        <vt:i4>6291573</vt:i4>
      </vt:variant>
      <vt:variant>
        <vt:i4>33</vt:i4>
      </vt:variant>
      <vt:variant>
        <vt:i4>0</vt:i4>
      </vt:variant>
      <vt:variant>
        <vt:i4>5</vt:i4>
      </vt:variant>
      <vt:variant>
        <vt:lpwstr>https://nova.laravel.com/terms</vt:lpwstr>
      </vt:variant>
      <vt:variant>
        <vt:lpwstr/>
      </vt:variant>
      <vt:variant>
        <vt:i4>4128769</vt:i4>
      </vt:variant>
      <vt:variant>
        <vt:i4>30</vt:i4>
      </vt:variant>
      <vt:variant>
        <vt:i4>0</vt:i4>
      </vt:variant>
      <vt:variant>
        <vt:i4>5</vt:i4>
      </vt:variant>
      <vt:variant>
        <vt:lpwstr>mailto:support@getsalve.co</vt:lpwstr>
      </vt:variant>
      <vt:variant>
        <vt:lpwstr/>
      </vt:variant>
      <vt:variant>
        <vt:i4>5767171</vt:i4>
      </vt:variant>
      <vt:variant>
        <vt:i4>27</vt:i4>
      </vt:variant>
      <vt:variant>
        <vt:i4>0</vt:i4>
      </vt:variant>
      <vt:variant>
        <vt:i4>5</vt:i4>
      </vt:variant>
      <vt:variant>
        <vt:lpwstr>tel:+13213643271</vt:lpwstr>
      </vt:variant>
      <vt:variant>
        <vt:lpwstr/>
      </vt:variant>
      <vt:variant>
        <vt:i4>4128769</vt:i4>
      </vt:variant>
      <vt:variant>
        <vt:i4>24</vt:i4>
      </vt:variant>
      <vt:variant>
        <vt:i4>0</vt:i4>
      </vt:variant>
      <vt:variant>
        <vt:i4>5</vt:i4>
      </vt:variant>
      <vt:variant>
        <vt:lpwstr>mailto:support@getsalve.co</vt:lpwstr>
      </vt:variant>
      <vt:variant>
        <vt:lpwstr/>
      </vt:variant>
      <vt:variant>
        <vt:i4>5767171</vt:i4>
      </vt:variant>
      <vt:variant>
        <vt:i4>21</vt:i4>
      </vt:variant>
      <vt:variant>
        <vt:i4>0</vt:i4>
      </vt:variant>
      <vt:variant>
        <vt:i4>5</vt:i4>
      </vt:variant>
      <vt:variant>
        <vt:lpwstr>tel:+13213643271</vt:lpwstr>
      </vt:variant>
      <vt:variant>
        <vt:lpwstr/>
      </vt:variant>
      <vt:variant>
        <vt:i4>5963872</vt:i4>
      </vt:variant>
      <vt:variant>
        <vt:i4>18</vt:i4>
      </vt:variant>
      <vt:variant>
        <vt:i4>0</vt:i4>
      </vt:variant>
      <vt:variant>
        <vt:i4>5</vt:i4>
      </vt:variant>
      <vt:variant>
        <vt:lpwstr>mailto:niki@getsalve.co</vt:lpwstr>
      </vt:variant>
      <vt:variant>
        <vt:lpwstr/>
      </vt:variant>
      <vt:variant>
        <vt:i4>4456566</vt:i4>
      </vt:variant>
      <vt:variant>
        <vt:i4>15</vt:i4>
      </vt:variant>
      <vt:variant>
        <vt:i4>0</vt:i4>
      </vt:variant>
      <vt:variant>
        <vt:i4>5</vt:i4>
      </vt:variant>
      <vt:variant>
        <vt:lpwstr>mailto:tony@getsalve.co</vt:lpwstr>
      </vt:variant>
      <vt:variant>
        <vt:lpwstr/>
      </vt:variant>
      <vt:variant>
        <vt:i4>7733292</vt:i4>
      </vt:variant>
      <vt:variant>
        <vt:i4>12</vt:i4>
      </vt:variant>
      <vt:variant>
        <vt:i4>0</vt:i4>
      </vt:variant>
      <vt:variant>
        <vt:i4>5</vt:i4>
      </vt:variant>
      <vt:variant>
        <vt:lpwstr>http://support.getsalve.co/</vt:lpwstr>
      </vt:variant>
      <vt:variant>
        <vt:lpwstr/>
      </vt:variant>
      <vt:variant>
        <vt:i4>4128769</vt:i4>
      </vt:variant>
      <vt:variant>
        <vt:i4>9</vt:i4>
      </vt:variant>
      <vt:variant>
        <vt:i4>0</vt:i4>
      </vt:variant>
      <vt:variant>
        <vt:i4>5</vt:i4>
      </vt:variant>
      <vt:variant>
        <vt:lpwstr>mailto:support@getsalve.co</vt:lpwstr>
      </vt:variant>
      <vt:variant>
        <vt:lpwstr/>
      </vt:variant>
      <vt:variant>
        <vt:i4>5767171</vt:i4>
      </vt:variant>
      <vt:variant>
        <vt:i4>6</vt:i4>
      </vt:variant>
      <vt:variant>
        <vt:i4>0</vt:i4>
      </vt:variant>
      <vt:variant>
        <vt:i4>5</vt:i4>
      </vt:variant>
      <vt:variant>
        <vt:lpwstr>tel:+13213643271</vt:lpwstr>
      </vt:variant>
      <vt:variant>
        <vt:lpwstr/>
      </vt:variant>
      <vt:variant>
        <vt:i4>1769501</vt:i4>
      </vt:variant>
      <vt:variant>
        <vt:i4>3</vt:i4>
      </vt:variant>
      <vt:variant>
        <vt:i4>0</vt:i4>
      </vt:variant>
      <vt:variant>
        <vt:i4>5</vt:i4>
      </vt:variant>
      <vt:variant>
        <vt:lpwstr>https://support.getsalve.co/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Roxane D Peyser</dc:creator>
  <cp:keywords/>
  <dc:description/>
  <cp:lastModifiedBy>Sergei Tokmakov, Esq.</cp:lastModifiedBy>
  <cp:revision>5</cp:revision>
  <cp:lastPrinted>2025-04-03T19:42:00Z</cp:lastPrinted>
  <dcterms:created xsi:type="dcterms:W3CDTF">2025-12-15T03:42:00Z</dcterms:created>
  <dcterms:modified xsi:type="dcterms:W3CDTF">2025-12-15T11:58:00Z</dcterms:modified>
</cp:coreProperties>
</file>