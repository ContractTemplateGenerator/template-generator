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7A59" w14:textId="58695022" w:rsidR="008B043D" w:rsidRPr="00AF1C18" w:rsidRDefault="008B043D" w:rsidP="00B743D0">
      <w:pPr>
        <w:pStyle w:val="Heading1"/>
        <w:spacing w:line="276" w:lineRule="auto"/>
        <w:jc w:val="center"/>
        <w:rPr>
          <w:rFonts w:ascii="Arial" w:hAnsi="Arial" w:cs="Arial"/>
          <w:b/>
          <w:bCs/>
          <w:color w:val="000000" w:themeColor="text1"/>
          <w:sz w:val="22"/>
          <w:szCs w:val="22"/>
        </w:rPr>
      </w:pPr>
      <w:r w:rsidRPr="00AF1C18">
        <w:rPr>
          <w:rFonts w:ascii="Arial" w:hAnsi="Arial" w:cs="Arial"/>
          <w:b/>
          <w:bCs/>
          <w:color w:val="000000" w:themeColor="text1"/>
          <w:sz w:val="22"/>
          <w:szCs w:val="22"/>
        </w:rPr>
        <w:t xml:space="preserve">EXHIBIT </w:t>
      </w:r>
      <w:r w:rsidR="00AF1C18" w:rsidRPr="00AF1C18">
        <w:rPr>
          <w:rFonts w:ascii="Arial" w:hAnsi="Arial" w:cs="Arial"/>
          <w:b/>
          <w:bCs/>
          <w:color w:val="000000" w:themeColor="text1"/>
          <w:sz w:val="22"/>
          <w:szCs w:val="22"/>
        </w:rPr>
        <w:t>C-7</w:t>
      </w:r>
    </w:p>
    <w:p w14:paraId="33FF9D0B" w14:textId="52A67A85" w:rsidR="008B043D" w:rsidRPr="00AF1C18" w:rsidRDefault="008B043D" w:rsidP="00B743D0">
      <w:pPr>
        <w:spacing w:line="276" w:lineRule="auto"/>
        <w:jc w:val="center"/>
        <w:rPr>
          <w:rFonts w:ascii="Arial" w:hAnsi="Arial" w:cs="Arial"/>
          <w:b/>
          <w:bCs/>
          <w:sz w:val="22"/>
          <w:szCs w:val="22"/>
        </w:rPr>
      </w:pPr>
      <w:r w:rsidRPr="00AF1C18">
        <w:rPr>
          <w:rFonts w:ascii="Arial" w:hAnsi="Arial" w:cs="Arial"/>
          <w:b/>
          <w:bCs/>
          <w:sz w:val="22"/>
          <w:szCs w:val="22"/>
        </w:rPr>
        <w:t>STATEMENT OF WORK</w:t>
      </w:r>
    </w:p>
    <w:p w14:paraId="554B19F1" w14:textId="48495F03" w:rsidR="007761ED" w:rsidRPr="00AF1C18" w:rsidRDefault="001F704C" w:rsidP="00B743D0">
      <w:pPr>
        <w:pStyle w:val="Heading1"/>
        <w:spacing w:line="276" w:lineRule="auto"/>
        <w:jc w:val="center"/>
        <w:rPr>
          <w:rFonts w:ascii="Arial" w:hAnsi="Arial" w:cs="Arial"/>
          <w:b/>
          <w:bCs/>
          <w:color w:val="000000" w:themeColor="text1"/>
          <w:sz w:val="22"/>
          <w:szCs w:val="22"/>
          <w:u w:val="single"/>
        </w:rPr>
      </w:pPr>
      <w:r w:rsidRPr="00AF1C18">
        <w:rPr>
          <w:rFonts w:ascii="Arial" w:hAnsi="Arial" w:cs="Arial"/>
          <w:b/>
          <w:bCs/>
          <w:color w:val="000000" w:themeColor="text1"/>
          <w:sz w:val="22"/>
          <w:szCs w:val="22"/>
          <w:u w:val="single"/>
        </w:rPr>
        <w:t>DATA WAREHOUS</w:t>
      </w:r>
      <w:r w:rsidR="00B17D17" w:rsidRPr="00AF1C18">
        <w:rPr>
          <w:rFonts w:ascii="Arial" w:hAnsi="Arial" w:cs="Arial"/>
          <w:b/>
          <w:bCs/>
          <w:color w:val="000000" w:themeColor="text1"/>
          <w:sz w:val="22"/>
          <w:szCs w:val="22"/>
          <w:u w:val="single"/>
        </w:rPr>
        <w:t>ING</w:t>
      </w:r>
      <w:r w:rsidRPr="00AF1C18">
        <w:rPr>
          <w:rFonts w:ascii="Arial" w:hAnsi="Arial" w:cs="Arial"/>
          <w:b/>
          <w:bCs/>
          <w:color w:val="000000" w:themeColor="text1"/>
          <w:sz w:val="22"/>
          <w:szCs w:val="22"/>
          <w:u w:val="single"/>
        </w:rPr>
        <w:t xml:space="preserve"> SERVICES</w:t>
      </w:r>
    </w:p>
    <w:p w14:paraId="59D035F2" w14:textId="3E6859E7" w:rsidR="00DA1A33" w:rsidRPr="00AF1C18" w:rsidRDefault="00FD57CC" w:rsidP="00B743D0">
      <w:pPr>
        <w:spacing w:line="276" w:lineRule="auto"/>
        <w:rPr>
          <w:sz w:val="22"/>
          <w:szCs w:val="22"/>
        </w:rPr>
      </w:pPr>
      <w:r w:rsidRPr="00AF1C18">
        <w:rPr>
          <w:sz w:val="22"/>
          <w:szCs w:val="22"/>
        </w:rPr>
        <w:tab/>
      </w:r>
    </w:p>
    <w:p w14:paraId="3D2F19BA" w14:textId="56D5B779" w:rsidR="007761ED" w:rsidRPr="00AF1C18" w:rsidRDefault="007761ED" w:rsidP="00B743D0">
      <w:pPr>
        <w:pStyle w:val="NormalWeb"/>
        <w:spacing w:line="276" w:lineRule="auto"/>
        <w:ind w:firstLine="720"/>
        <w:rPr>
          <w:rFonts w:ascii="Arial" w:hAnsi="Arial" w:cs="Arial"/>
          <w:color w:val="000000" w:themeColor="text1"/>
          <w:sz w:val="22"/>
          <w:szCs w:val="22"/>
        </w:rPr>
      </w:pPr>
      <w:r w:rsidRPr="00AF1C18">
        <w:rPr>
          <w:rStyle w:val="Strong"/>
          <w:rFonts w:ascii="Arial" w:hAnsi="Arial" w:cs="Arial"/>
          <w:color w:val="000000" w:themeColor="text1"/>
          <w:sz w:val="22"/>
          <w:szCs w:val="22"/>
        </w:rPr>
        <w:t xml:space="preserve">This </w:t>
      </w:r>
      <w:r w:rsidR="00CB63A2" w:rsidRPr="00AF1C18">
        <w:rPr>
          <w:rStyle w:val="Strong"/>
          <w:rFonts w:ascii="Arial" w:hAnsi="Arial" w:cs="Arial"/>
          <w:color w:val="000000" w:themeColor="text1"/>
          <w:sz w:val="22"/>
          <w:szCs w:val="22"/>
        </w:rPr>
        <w:t xml:space="preserve">Exhibit </w:t>
      </w:r>
      <w:r w:rsidR="00AF1C18" w:rsidRPr="00AF1C18">
        <w:rPr>
          <w:rStyle w:val="Strong"/>
          <w:rFonts w:ascii="Arial" w:hAnsi="Arial" w:cs="Arial"/>
          <w:color w:val="000000" w:themeColor="text1"/>
          <w:sz w:val="22"/>
          <w:szCs w:val="22"/>
        </w:rPr>
        <w:t>C-7</w:t>
      </w:r>
      <w:r w:rsidR="00CB63A2" w:rsidRPr="00AF1C18">
        <w:rPr>
          <w:rStyle w:val="Strong"/>
          <w:rFonts w:ascii="Arial" w:hAnsi="Arial" w:cs="Arial"/>
          <w:color w:val="000000" w:themeColor="text1"/>
          <w:sz w:val="22"/>
          <w:szCs w:val="22"/>
        </w:rPr>
        <w:t xml:space="preserve"> </w:t>
      </w:r>
      <w:r w:rsidR="007D1549" w:rsidRPr="00AF1C18">
        <w:rPr>
          <w:rStyle w:val="Strong"/>
          <w:rFonts w:ascii="Arial" w:hAnsi="Arial" w:cs="Arial"/>
          <w:color w:val="000000" w:themeColor="text1"/>
          <w:sz w:val="22"/>
          <w:szCs w:val="22"/>
        </w:rPr>
        <w:t>Statement of Work</w:t>
      </w:r>
      <w:r w:rsidR="00851BF9" w:rsidRPr="00AF1C18">
        <w:rPr>
          <w:rStyle w:val="Strong"/>
          <w:rFonts w:ascii="Arial" w:hAnsi="Arial" w:cs="Arial"/>
          <w:color w:val="000000" w:themeColor="text1"/>
          <w:sz w:val="22"/>
          <w:szCs w:val="22"/>
        </w:rPr>
        <w:t xml:space="preserve"> </w:t>
      </w:r>
      <w:r w:rsidR="007D1549" w:rsidRPr="00AF1C18">
        <w:rPr>
          <w:rStyle w:val="Strong"/>
          <w:rFonts w:ascii="Arial" w:hAnsi="Arial" w:cs="Arial"/>
          <w:color w:val="000000" w:themeColor="text1"/>
          <w:sz w:val="22"/>
          <w:szCs w:val="22"/>
        </w:rPr>
        <w:t>(“</w:t>
      </w:r>
      <w:r w:rsidR="00AF1C18" w:rsidRPr="00AF1C18">
        <w:rPr>
          <w:rStyle w:val="Strong"/>
          <w:rFonts w:ascii="Arial" w:hAnsi="Arial" w:cs="Arial"/>
          <w:color w:val="000000" w:themeColor="text1"/>
          <w:sz w:val="22"/>
          <w:szCs w:val="22"/>
        </w:rPr>
        <w:t>C-7</w:t>
      </w:r>
      <w:r w:rsidR="00CB63A2" w:rsidRPr="00AF1C18">
        <w:rPr>
          <w:rStyle w:val="Strong"/>
          <w:rFonts w:ascii="Arial" w:hAnsi="Arial" w:cs="Arial"/>
          <w:color w:val="000000" w:themeColor="text1"/>
          <w:sz w:val="22"/>
          <w:szCs w:val="22"/>
        </w:rPr>
        <w:t xml:space="preserve"> SOW</w:t>
      </w:r>
      <w:r w:rsidR="007D1549" w:rsidRPr="00AF1C18">
        <w:rPr>
          <w:rStyle w:val="Strong"/>
          <w:rFonts w:ascii="Arial" w:hAnsi="Arial" w:cs="Arial"/>
          <w:color w:val="000000" w:themeColor="text1"/>
          <w:sz w:val="22"/>
          <w:szCs w:val="22"/>
        </w:rPr>
        <w:t xml:space="preserve">”) </w:t>
      </w:r>
      <w:r w:rsidRPr="00AF1C18">
        <w:rPr>
          <w:rStyle w:val="Strong"/>
          <w:rFonts w:ascii="Arial" w:hAnsi="Arial" w:cs="Arial"/>
          <w:color w:val="000000" w:themeColor="text1"/>
          <w:sz w:val="22"/>
          <w:szCs w:val="22"/>
        </w:rPr>
        <w:t xml:space="preserve">is entered into as of </w:t>
      </w:r>
      <w:r w:rsidR="00AF1C18" w:rsidRPr="00AF1C18">
        <w:rPr>
          <w:rStyle w:val="Strong"/>
          <w:rFonts w:ascii="Arial" w:hAnsi="Arial" w:cs="Arial"/>
          <w:color w:val="000000" w:themeColor="text1"/>
          <w:sz w:val="22"/>
          <w:szCs w:val="22"/>
        </w:rPr>
        <w:t>January</w:t>
      </w:r>
      <w:r w:rsidR="00DF30B1" w:rsidRPr="00AF1C18">
        <w:rPr>
          <w:rStyle w:val="Strong"/>
          <w:rFonts w:ascii="Arial" w:hAnsi="Arial" w:cs="Arial"/>
          <w:color w:val="000000" w:themeColor="text1"/>
          <w:sz w:val="22"/>
          <w:szCs w:val="22"/>
        </w:rPr>
        <w:t xml:space="preserve"> </w:t>
      </w:r>
      <w:r w:rsidR="00AF1C18" w:rsidRPr="00AF1C18">
        <w:rPr>
          <w:rStyle w:val="Strong"/>
          <w:rFonts w:ascii="Arial" w:hAnsi="Arial" w:cs="Arial"/>
          <w:color w:val="000000" w:themeColor="text1"/>
          <w:sz w:val="22"/>
          <w:szCs w:val="22"/>
        </w:rPr>
        <w:t>1</w:t>
      </w:r>
      <w:r w:rsidR="0021073E" w:rsidRPr="00AF1C18">
        <w:rPr>
          <w:rStyle w:val="Strong"/>
          <w:rFonts w:ascii="Arial" w:hAnsi="Arial" w:cs="Arial"/>
          <w:color w:val="000000" w:themeColor="text1"/>
          <w:sz w:val="22"/>
          <w:szCs w:val="22"/>
        </w:rPr>
        <w:t>, 202</w:t>
      </w:r>
      <w:r w:rsidR="00AF1C18" w:rsidRPr="00AF1C18">
        <w:rPr>
          <w:rStyle w:val="Strong"/>
          <w:rFonts w:ascii="Arial" w:hAnsi="Arial" w:cs="Arial"/>
          <w:color w:val="000000" w:themeColor="text1"/>
          <w:sz w:val="22"/>
          <w:szCs w:val="22"/>
        </w:rPr>
        <w:t>6</w:t>
      </w:r>
      <w:r w:rsidRPr="00AF1C18">
        <w:rPr>
          <w:rStyle w:val="Strong"/>
          <w:rFonts w:ascii="Arial" w:hAnsi="Arial" w:cs="Arial"/>
          <w:color w:val="000000" w:themeColor="text1"/>
          <w:sz w:val="22"/>
          <w:szCs w:val="22"/>
        </w:rPr>
        <w:t xml:space="preserve"> (the “Effective Date”) by and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790"/>
        <w:gridCol w:w="5060"/>
      </w:tblGrid>
      <w:tr w:rsidR="007761ED" w:rsidRPr="00AF1C18" w14:paraId="3C0F682C" w14:textId="77777777" w:rsidTr="00342B41">
        <w:trPr>
          <w:tblHeader/>
          <w:tblCellSpacing w:w="15" w:type="dxa"/>
        </w:trPr>
        <w:tc>
          <w:tcPr>
            <w:tcW w:w="1125" w:type="dxa"/>
            <w:vAlign w:val="center"/>
            <w:hideMark/>
          </w:tcPr>
          <w:p w14:paraId="52FAD2FB" w14:textId="77777777" w:rsidR="007761ED" w:rsidRPr="00AF1C18" w:rsidRDefault="007761ED" w:rsidP="00B743D0">
            <w:pPr>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Party</w:t>
            </w:r>
          </w:p>
        </w:tc>
        <w:tc>
          <w:tcPr>
            <w:tcW w:w="2760" w:type="dxa"/>
            <w:vAlign w:val="center"/>
            <w:hideMark/>
          </w:tcPr>
          <w:p w14:paraId="7B7CBBED" w14:textId="77777777" w:rsidR="007761ED" w:rsidRPr="00AF1C18" w:rsidRDefault="007761ED" w:rsidP="00B743D0">
            <w:pPr>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Legal Name</w:t>
            </w:r>
          </w:p>
        </w:tc>
        <w:tc>
          <w:tcPr>
            <w:tcW w:w="5015" w:type="dxa"/>
            <w:vAlign w:val="center"/>
            <w:hideMark/>
          </w:tcPr>
          <w:p w14:paraId="7B425DA4" w14:textId="77777777" w:rsidR="007761ED" w:rsidRPr="00AF1C18" w:rsidRDefault="007761ED" w:rsidP="00B743D0">
            <w:pPr>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Jurisdiction / Address</w:t>
            </w:r>
          </w:p>
        </w:tc>
      </w:tr>
      <w:tr w:rsidR="007761ED" w:rsidRPr="00AF1C18" w14:paraId="06FFB659" w14:textId="77777777" w:rsidTr="00342B41">
        <w:trPr>
          <w:tblCellSpacing w:w="15" w:type="dxa"/>
        </w:trPr>
        <w:tc>
          <w:tcPr>
            <w:tcW w:w="1125" w:type="dxa"/>
            <w:vAlign w:val="center"/>
            <w:hideMark/>
          </w:tcPr>
          <w:p w14:paraId="361C22BF" w14:textId="77777777" w:rsidR="007761ED" w:rsidRPr="00AF1C18" w:rsidRDefault="007761ED" w:rsidP="00B743D0">
            <w:p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Provider</w:t>
            </w:r>
          </w:p>
        </w:tc>
        <w:tc>
          <w:tcPr>
            <w:tcW w:w="2760" w:type="dxa"/>
            <w:vAlign w:val="center"/>
            <w:hideMark/>
          </w:tcPr>
          <w:p w14:paraId="706DCD27" w14:textId="2971153E" w:rsidR="007761ED" w:rsidRPr="00AF1C18" w:rsidRDefault="0021073E" w:rsidP="00B743D0">
            <w:p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S</w:t>
            </w:r>
            <w:r w:rsidRPr="00AF1C18">
              <w:rPr>
                <w:rStyle w:val="Strong"/>
                <w:rFonts w:ascii="Arial" w:hAnsi="Arial" w:cs="Arial"/>
                <w:sz w:val="22"/>
                <w:szCs w:val="22"/>
              </w:rPr>
              <w:t>ALVE</w:t>
            </w:r>
            <w:r w:rsidR="007761ED" w:rsidRPr="00AF1C18">
              <w:rPr>
                <w:rStyle w:val="Strong"/>
                <w:rFonts w:ascii="Arial" w:hAnsi="Arial" w:cs="Arial"/>
                <w:color w:val="000000" w:themeColor="text1"/>
                <w:sz w:val="22"/>
                <w:szCs w:val="22"/>
              </w:rPr>
              <w:t xml:space="preserve">, </w:t>
            </w:r>
            <w:r w:rsidRPr="00AF1C18">
              <w:rPr>
                <w:rStyle w:val="Strong"/>
                <w:rFonts w:ascii="Arial" w:hAnsi="Arial" w:cs="Arial"/>
                <w:color w:val="000000" w:themeColor="text1"/>
                <w:sz w:val="22"/>
                <w:szCs w:val="22"/>
              </w:rPr>
              <w:t>INC</w:t>
            </w:r>
            <w:r w:rsidR="007761ED" w:rsidRPr="00AF1C18">
              <w:rPr>
                <w:rStyle w:val="Strong"/>
                <w:rFonts w:ascii="Arial" w:hAnsi="Arial" w:cs="Arial"/>
                <w:color w:val="000000" w:themeColor="text1"/>
                <w:sz w:val="22"/>
                <w:szCs w:val="22"/>
              </w:rPr>
              <w:t>.</w:t>
            </w:r>
          </w:p>
        </w:tc>
        <w:tc>
          <w:tcPr>
            <w:tcW w:w="5015" w:type="dxa"/>
            <w:vAlign w:val="center"/>
            <w:hideMark/>
          </w:tcPr>
          <w:p w14:paraId="3F645438" w14:textId="0C56FBC0"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Wyoming corporation </w:t>
            </w:r>
            <w:r w:rsidR="0021073E" w:rsidRPr="00AF1C18">
              <w:rPr>
                <w:color w:val="000000" w:themeColor="text1"/>
                <w:sz w:val="22"/>
                <w:szCs w:val="22"/>
              </w:rPr>
              <w:br/>
            </w:r>
            <w:r w:rsidRPr="00AF1C18">
              <w:rPr>
                <w:rFonts w:ascii="Arial" w:hAnsi="Arial" w:cs="Arial"/>
                <w:color w:val="000000" w:themeColor="text1"/>
                <w:sz w:val="22"/>
                <w:szCs w:val="22"/>
              </w:rPr>
              <w:t>1110 Brickell Avenue #400-89, Miami, FL 33131</w:t>
            </w:r>
          </w:p>
        </w:tc>
      </w:tr>
      <w:tr w:rsidR="007761ED" w:rsidRPr="00AF1C18" w14:paraId="6C5DD3C4" w14:textId="77777777" w:rsidTr="00342B41">
        <w:trPr>
          <w:tblCellSpacing w:w="15" w:type="dxa"/>
        </w:trPr>
        <w:tc>
          <w:tcPr>
            <w:tcW w:w="1125" w:type="dxa"/>
            <w:vAlign w:val="center"/>
            <w:hideMark/>
          </w:tcPr>
          <w:p w14:paraId="1B032B2F" w14:textId="40E1E432" w:rsidR="007761ED" w:rsidRPr="00AF1C18" w:rsidRDefault="007761ED" w:rsidP="00B743D0">
            <w:p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C</w:t>
            </w:r>
            <w:r w:rsidR="006822B8" w:rsidRPr="00AF1C18">
              <w:rPr>
                <w:rStyle w:val="Strong"/>
                <w:rFonts w:ascii="Arial" w:hAnsi="Arial" w:cs="Arial"/>
                <w:color w:val="000000" w:themeColor="text1"/>
                <w:sz w:val="22"/>
                <w:szCs w:val="22"/>
              </w:rPr>
              <w:t>ustomer</w:t>
            </w:r>
          </w:p>
        </w:tc>
        <w:tc>
          <w:tcPr>
            <w:tcW w:w="2760" w:type="dxa"/>
            <w:vAlign w:val="center"/>
            <w:hideMark/>
          </w:tcPr>
          <w:p w14:paraId="639C5C0D" w14:textId="3EBC52CF" w:rsidR="007761ED" w:rsidRPr="00AF1C18" w:rsidRDefault="00342B41" w:rsidP="00B743D0">
            <w:pPr>
              <w:spacing w:line="276" w:lineRule="auto"/>
              <w:rPr>
                <w:rFonts w:ascii="Arial" w:hAnsi="Arial" w:cs="Arial"/>
                <w:color w:val="000000" w:themeColor="text1"/>
                <w:sz w:val="22"/>
                <w:szCs w:val="22"/>
              </w:rPr>
            </w:pPr>
            <w:r w:rsidRPr="00AF1C18">
              <w:rPr>
                <w:rFonts w:ascii="Arial" w:hAnsi="Arial" w:cs="Arial"/>
                <w:b/>
                <w:bCs/>
                <w:color w:val="000000"/>
                <w:sz w:val="22"/>
                <w:szCs w:val="22"/>
                <w:shd w:val="clear" w:color="auto" w:fill="FFFFFF"/>
              </w:rPr>
              <w:t>STORY COMPANIES LLC</w:t>
            </w:r>
            <w:r w:rsidR="00E164D3" w:rsidRPr="00AF1C18">
              <w:rPr>
                <w:rFonts w:ascii="Arial" w:hAnsi="Arial" w:cs="Arial"/>
                <w:b/>
                <w:bCs/>
                <w:color w:val="000000"/>
                <w:sz w:val="22"/>
                <w:szCs w:val="22"/>
                <w:shd w:val="clear" w:color="auto" w:fill="FFFFFF"/>
              </w:rPr>
              <w:br/>
            </w:r>
          </w:p>
        </w:tc>
        <w:tc>
          <w:tcPr>
            <w:tcW w:w="5015" w:type="dxa"/>
            <w:vAlign w:val="center"/>
            <w:hideMark/>
          </w:tcPr>
          <w:p w14:paraId="00843E7C" w14:textId="1556DF9A" w:rsidR="007761ED" w:rsidRPr="00AF1C18" w:rsidRDefault="00342B41"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120 N. 44th Street, Suite 410, Phoenix, Arizona 85034, USA</w:t>
            </w:r>
          </w:p>
        </w:tc>
      </w:tr>
    </w:tbl>
    <w:p w14:paraId="187EB64F" w14:textId="30C3653F" w:rsidR="00A31C8D" w:rsidRPr="00AF1C18" w:rsidRDefault="00A31C8D" w:rsidP="00B743D0">
      <w:pPr>
        <w:pStyle w:val="NormalWeb"/>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Provider and Customer are each a “Party” and together the “Parties.” This </w:t>
      </w:r>
      <w:r w:rsidR="00AF1C18" w:rsidRPr="00AF1C18">
        <w:rPr>
          <w:rFonts w:ascii="Arial" w:hAnsi="Arial" w:cs="Arial"/>
          <w:color w:val="000000" w:themeColor="text1"/>
          <w:sz w:val="22"/>
          <w:szCs w:val="22"/>
        </w:rPr>
        <w:t>C-7</w:t>
      </w:r>
      <w:r w:rsidRPr="00AF1C18">
        <w:rPr>
          <w:rFonts w:ascii="Arial" w:hAnsi="Arial" w:cs="Arial"/>
          <w:color w:val="000000" w:themeColor="text1"/>
          <w:sz w:val="22"/>
          <w:szCs w:val="22"/>
        </w:rPr>
        <w:t xml:space="preserve"> SOW is entered into pursuant to the terms and conditions of the Software as a Service Agreement between the Parties dated April 3, 2025 (the “Agreement”) and issued under the Exhibit A-</w:t>
      </w:r>
      <w:r w:rsidR="00AF1C18" w:rsidRPr="00AF1C18">
        <w:rPr>
          <w:rFonts w:ascii="Arial" w:hAnsi="Arial" w:cs="Arial"/>
          <w:color w:val="000000" w:themeColor="text1"/>
          <w:sz w:val="22"/>
          <w:szCs w:val="22"/>
        </w:rPr>
        <w:t>3</w:t>
      </w:r>
      <w:r w:rsidRPr="00AF1C18">
        <w:rPr>
          <w:rFonts w:ascii="Arial" w:hAnsi="Arial" w:cs="Arial"/>
          <w:color w:val="000000" w:themeColor="text1"/>
          <w:sz w:val="22"/>
          <w:szCs w:val="22"/>
        </w:rPr>
        <w:t xml:space="preserve"> Purchase Order dated </w:t>
      </w:r>
      <w:r w:rsidR="00AF1C18" w:rsidRPr="00AF1C18">
        <w:rPr>
          <w:rFonts w:ascii="Arial" w:hAnsi="Arial" w:cs="Arial"/>
          <w:color w:val="000000" w:themeColor="text1"/>
          <w:sz w:val="22"/>
          <w:szCs w:val="22"/>
        </w:rPr>
        <w:t>January</w:t>
      </w:r>
      <w:r w:rsidRPr="00AF1C18">
        <w:rPr>
          <w:rFonts w:ascii="Arial" w:hAnsi="Arial" w:cs="Arial"/>
          <w:color w:val="000000" w:themeColor="text1"/>
          <w:sz w:val="22"/>
          <w:szCs w:val="22"/>
        </w:rPr>
        <w:t xml:space="preserve"> </w:t>
      </w:r>
      <w:r w:rsidR="00AF1C18" w:rsidRPr="00AF1C18">
        <w:rPr>
          <w:rFonts w:ascii="Arial" w:hAnsi="Arial" w:cs="Arial"/>
          <w:color w:val="000000" w:themeColor="text1"/>
          <w:sz w:val="22"/>
          <w:szCs w:val="22"/>
        </w:rPr>
        <w:t>1</w:t>
      </w:r>
      <w:r w:rsidRPr="00AF1C18">
        <w:rPr>
          <w:rFonts w:ascii="Arial" w:hAnsi="Arial" w:cs="Arial"/>
          <w:color w:val="000000" w:themeColor="text1"/>
          <w:sz w:val="22"/>
          <w:szCs w:val="22"/>
        </w:rPr>
        <w:t>, 202</w:t>
      </w:r>
      <w:r w:rsidR="00AF1C18" w:rsidRPr="00AF1C18">
        <w:rPr>
          <w:rFonts w:ascii="Arial" w:hAnsi="Arial" w:cs="Arial"/>
          <w:color w:val="000000" w:themeColor="text1"/>
          <w:sz w:val="22"/>
          <w:szCs w:val="22"/>
        </w:rPr>
        <w:t>6</w:t>
      </w:r>
      <w:r w:rsidRPr="00AF1C18">
        <w:rPr>
          <w:rFonts w:ascii="Arial" w:hAnsi="Arial" w:cs="Arial"/>
          <w:color w:val="000000" w:themeColor="text1"/>
          <w:sz w:val="22"/>
          <w:szCs w:val="22"/>
        </w:rPr>
        <w:t xml:space="preserve"> (the “Exhibit A-</w:t>
      </w:r>
      <w:r w:rsidR="00AF1C18" w:rsidRPr="00AF1C18">
        <w:rPr>
          <w:rFonts w:ascii="Arial" w:hAnsi="Arial" w:cs="Arial"/>
          <w:color w:val="000000" w:themeColor="text1"/>
          <w:sz w:val="22"/>
          <w:szCs w:val="22"/>
        </w:rPr>
        <w:t>3</w:t>
      </w:r>
      <w:r w:rsidRPr="00AF1C18">
        <w:rPr>
          <w:rFonts w:ascii="Arial" w:hAnsi="Arial" w:cs="Arial"/>
          <w:color w:val="000000" w:themeColor="text1"/>
          <w:sz w:val="22"/>
          <w:szCs w:val="22"/>
        </w:rPr>
        <w:t xml:space="preserve"> Purchase Order”). For purposes of clarity, the Agreement, this </w:t>
      </w:r>
      <w:r w:rsidR="00AF1C18" w:rsidRPr="00AF1C18">
        <w:rPr>
          <w:rFonts w:ascii="Arial" w:hAnsi="Arial" w:cs="Arial"/>
          <w:color w:val="000000" w:themeColor="text1"/>
          <w:sz w:val="22"/>
          <w:szCs w:val="22"/>
        </w:rPr>
        <w:t>C-7</w:t>
      </w:r>
      <w:r w:rsidRPr="00AF1C18">
        <w:rPr>
          <w:rFonts w:ascii="Arial" w:hAnsi="Arial" w:cs="Arial"/>
          <w:color w:val="000000" w:themeColor="text1"/>
          <w:sz w:val="22"/>
          <w:szCs w:val="22"/>
        </w:rPr>
        <w:t xml:space="preserve"> SOW, and the Exhibit A-</w:t>
      </w:r>
      <w:r w:rsidR="00AF1C18" w:rsidRPr="00AF1C18">
        <w:rPr>
          <w:rFonts w:ascii="Arial" w:hAnsi="Arial" w:cs="Arial"/>
          <w:color w:val="000000" w:themeColor="text1"/>
          <w:sz w:val="22"/>
          <w:szCs w:val="22"/>
        </w:rPr>
        <w:t>3</w:t>
      </w:r>
      <w:r w:rsidRPr="00AF1C18">
        <w:rPr>
          <w:rFonts w:ascii="Arial" w:hAnsi="Arial" w:cs="Arial"/>
          <w:color w:val="000000" w:themeColor="text1"/>
          <w:sz w:val="22"/>
          <w:szCs w:val="22"/>
        </w:rPr>
        <w:t xml:space="preserve"> Purchase Order are collectively referred to as the “Agreement.”</w:t>
      </w:r>
    </w:p>
    <w:p w14:paraId="4FA22EB6" w14:textId="593D73AE" w:rsidR="00A26432" w:rsidRPr="00AF1C18" w:rsidRDefault="00A31C8D" w:rsidP="00B743D0">
      <w:pPr>
        <w:pStyle w:val="NormalWeb"/>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Capitalized terms used but not defined in this </w:t>
      </w:r>
      <w:r w:rsidR="00AF1C18" w:rsidRPr="00AF1C18">
        <w:rPr>
          <w:rFonts w:ascii="Arial" w:hAnsi="Arial" w:cs="Arial"/>
          <w:color w:val="000000" w:themeColor="text1"/>
          <w:sz w:val="22"/>
          <w:szCs w:val="22"/>
        </w:rPr>
        <w:t>C-7</w:t>
      </w:r>
      <w:r w:rsidRPr="00AF1C18">
        <w:rPr>
          <w:rFonts w:ascii="Arial" w:hAnsi="Arial" w:cs="Arial"/>
          <w:color w:val="000000" w:themeColor="text1"/>
          <w:sz w:val="22"/>
          <w:szCs w:val="22"/>
        </w:rPr>
        <w:t xml:space="preserve"> SOW shall have the meanings given to them in the Agreement. In the event of a conflict between the terms of this </w:t>
      </w:r>
      <w:r w:rsidR="00AF1C18" w:rsidRPr="00AF1C18">
        <w:rPr>
          <w:rFonts w:ascii="Arial" w:hAnsi="Arial" w:cs="Arial"/>
          <w:color w:val="000000" w:themeColor="text1"/>
          <w:sz w:val="22"/>
          <w:szCs w:val="22"/>
        </w:rPr>
        <w:t>C-7</w:t>
      </w:r>
      <w:r w:rsidRPr="00AF1C18">
        <w:rPr>
          <w:rFonts w:ascii="Arial" w:hAnsi="Arial" w:cs="Arial"/>
          <w:color w:val="000000" w:themeColor="text1"/>
          <w:sz w:val="22"/>
          <w:szCs w:val="22"/>
        </w:rPr>
        <w:t xml:space="preserve"> SOW and the Agreement (or any other </w:t>
      </w:r>
      <w:r w:rsidR="00AF1C18" w:rsidRPr="00AF1C18">
        <w:rPr>
          <w:rFonts w:ascii="Arial" w:hAnsi="Arial" w:cs="Arial"/>
          <w:color w:val="000000" w:themeColor="text1"/>
          <w:sz w:val="22"/>
          <w:szCs w:val="22"/>
        </w:rPr>
        <w:t>C-7</w:t>
      </w:r>
      <w:r w:rsidRPr="00AF1C18">
        <w:rPr>
          <w:rFonts w:ascii="Arial" w:hAnsi="Arial" w:cs="Arial"/>
          <w:color w:val="000000" w:themeColor="text1"/>
          <w:sz w:val="22"/>
          <w:szCs w:val="22"/>
        </w:rPr>
        <w:t xml:space="preserve"> SOW), the terms of the Agreement shall control, unless expressly stated otherwise in this </w:t>
      </w:r>
      <w:r w:rsidR="00AF1C18" w:rsidRPr="00AF1C18">
        <w:rPr>
          <w:rFonts w:ascii="Arial" w:hAnsi="Arial" w:cs="Arial"/>
          <w:color w:val="000000" w:themeColor="text1"/>
          <w:sz w:val="22"/>
          <w:szCs w:val="22"/>
        </w:rPr>
        <w:t>C-7</w:t>
      </w:r>
      <w:r w:rsidRPr="00AF1C18">
        <w:rPr>
          <w:rFonts w:ascii="Arial" w:hAnsi="Arial" w:cs="Arial"/>
          <w:color w:val="000000" w:themeColor="text1"/>
          <w:sz w:val="22"/>
          <w:szCs w:val="22"/>
        </w:rPr>
        <w:t xml:space="preserve"> SOW or the Agreement, and solely with respect to the Services provided under this </w:t>
      </w:r>
      <w:r w:rsidR="00AF1C18" w:rsidRPr="00AF1C18">
        <w:rPr>
          <w:rFonts w:ascii="Arial" w:hAnsi="Arial" w:cs="Arial"/>
          <w:color w:val="000000" w:themeColor="text1"/>
          <w:sz w:val="22"/>
          <w:szCs w:val="22"/>
        </w:rPr>
        <w:t>C-7</w:t>
      </w:r>
      <w:r w:rsidRPr="00AF1C18">
        <w:rPr>
          <w:rFonts w:ascii="Arial" w:hAnsi="Arial" w:cs="Arial"/>
          <w:color w:val="000000" w:themeColor="text1"/>
          <w:sz w:val="22"/>
          <w:szCs w:val="22"/>
        </w:rPr>
        <w:t xml:space="preserve"> SOW.</w:t>
      </w:r>
      <w:r w:rsidR="006822B8" w:rsidRPr="00AF1C18">
        <w:rPr>
          <w:rFonts w:ascii="Arial" w:hAnsi="Arial" w:cs="Arial"/>
          <w:color w:val="000000" w:themeColor="text1"/>
          <w:sz w:val="22"/>
          <w:szCs w:val="22"/>
        </w:rPr>
        <w:br/>
      </w:r>
    </w:p>
    <w:p w14:paraId="7D659B52" w14:textId="6886CD73" w:rsidR="00A26432" w:rsidRPr="00AF1C18" w:rsidRDefault="00A26432" w:rsidP="00B743D0">
      <w:pPr>
        <w:pStyle w:val="Heading2"/>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 xml:space="preserve">1. </w:t>
      </w:r>
      <w:r w:rsidR="005B16D3" w:rsidRPr="00AF1C18">
        <w:rPr>
          <w:rFonts w:ascii="Arial" w:hAnsi="Arial" w:cs="Arial"/>
          <w:b/>
          <w:bCs/>
          <w:color w:val="000000" w:themeColor="text1"/>
          <w:sz w:val="22"/>
          <w:szCs w:val="22"/>
        </w:rPr>
        <w:t>ENGAGEMENT OVERVIEW</w:t>
      </w:r>
    </w:p>
    <w:p w14:paraId="5E8A5946" w14:textId="1896671B" w:rsidR="00A26432" w:rsidRPr="00AF1C18" w:rsidRDefault="00501E64" w:rsidP="00B743D0">
      <w:pPr>
        <w:pStyle w:val="NormalWeb"/>
        <w:spacing w:line="276" w:lineRule="auto"/>
        <w:rPr>
          <w:rFonts w:ascii="Arial" w:hAnsi="Arial" w:cs="Arial"/>
          <w:sz w:val="22"/>
          <w:szCs w:val="22"/>
        </w:rPr>
      </w:pPr>
      <w:r w:rsidRPr="00501E64">
        <w:rPr>
          <w:rFonts w:ascii="Arial" w:hAnsi="Arial" w:cs="Arial"/>
          <w:sz w:val="22"/>
          <w:szCs w:val="22"/>
        </w:rPr>
        <w:t>Provider currently manages the full scope of Customer’s data warehouse operations. With Customer’s engagement of an internal data engineer, the designated responsibilities have been successfully transitioned from Provider to Customer’s internal resources. The intent of this structure is to maintain the reduced reliance on Provider while ensuring continuity of services and operational stability.</w:t>
      </w:r>
      <w:r w:rsidR="001F704C" w:rsidRPr="00AF1C18">
        <w:rPr>
          <w:rFonts w:ascii="Arial" w:hAnsi="Arial" w:cs="Arial"/>
          <w:color w:val="000000" w:themeColor="text1"/>
          <w:sz w:val="22"/>
          <w:szCs w:val="22"/>
        </w:rPr>
        <w:br/>
      </w:r>
    </w:p>
    <w:p w14:paraId="26658E7F" w14:textId="41E94A91" w:rsidR="007761ED" w:rsidRPr="00AF1C18" w:rsidRDefault="00A9718F" w:rsidP="00B743D0">
      <w:pPr>
        <w:pStyle w:val="Heading2"/>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2</w:t>
      </w:r>
      <w:r w:rsidR="007761ED" w:rsidRPr="00AF1C18">
        <w:rPr>
          <w:rFonts w:ascii="Arial" w:hAnsi="Arial" w:cs="Arial"/>
          <w:b/>
          <w:bCs/>
          <w:color w:val="000000" w:themeColor="text1"/>
          <w:sz w:val="22"/>
          <w:szCs w:val="22"/>
        </w:rPr>
        <w:t xml:space="preserve">. </w:t>
      </w:r>
      <w:r w:rsidR="00DA1A33" w:rsidRPr="00AF1C18">
        <w:rPr>
          <w:rFonts w:ascii="Arial" w:hAnsi="Arial" w:cs="Arial"/>
          <w:b/>
          <w:bCs/>
          <w:color w:val="000000" w:themeColor="text1"/>
          <w:sz w:val="22"/>
          <w:szCs w:val="22"/>
        </w:rPr>
        <w:t>PURPOSE &amp; STRUCTURE</w:t>
      </w:r>
    </w:p>
    <w:p w14:paraId="40D119BD" w14:textId="274B22F9" w:rsidR="007761ED" w:rsidRPr="00AF1C18" w:rsidRDefault="00501E64" w:rsidP="00B743D0">
      <w:pPr>
        <w:spacing w:line="276" w:lineRule="auto"/>
        <w:rPr>
          <w:rFonts w:ascii="Arial" w:hAnsi="Arial" w:cs="Arial"/>
          <w:color w:val="000000" w:themeColor="text1"/>
          <w:sz w:val="22"/>
          <w:szCs w:val="22"/>
        </w:rPr>
      </w:pPr>
      <w:r>
        <w:rPr>
          <w:rFonts w:ascii="Arial" w:hAnsi="Arial" w:cs="Arial"/>
          <w:color w:val="000000" w:themeColor="text1"/>
          <w:sz w:val="22"/>
          <w:szCs w:val="22"/>
        </w:rPr>
        <w:br/>
      </w:r>
      <w:r w:rsidRPr="00501E64">
        <w:rPr>
          <w:rFonts w:ascii="Arial" w:hAnsi="Arial" w:cs="Arial"/>
          <w:color w:val="000000" w:themeColor="text1"/>
          <w:sz w:val="22"/>
          <w:szCs w:val="22"/>
        </w:rPr>
        <w:t>The Data Warehouse provides standardized, centralized analytics infrastructure, including data ingestion, modeling, and embedded business intelligence features. The Services include access to a dedicated BI and reporting platform interface, pre-built dashboards, custom modeling capabilities, and AI assistance for power users or Customer's BI teams.</w:t>
      </w:r>
      <w:r w:rsidR="00093315" w:rsidRPr="00AF1C18">
        <w:rPr>
          <w:rFonts w:ascii="Arial" w:hAnsi="Arial" w:cs="Arial"/>
          <w:color w:val="000000" w:themeColor="text1"/>
          <w:sz w:val="22"/>
          <w:szCs w:val="22"/>
        </w:rPr>
        <w:br/>
      </w:r>
    </w:p>
    <w:p w14:paraId="17190C09" w14:textId="77777777" w:rsidR="006822B8" w:rsidRPr="00AF1C18" w:rsidRDefault="006822B8" w:rsidP="00B743D0">
      <w:pPr>
        <w:spacing w:line="276" w:lineRule="auto"/>
        <w:rPr>
          <w:rFonts w:ascii="Arial" w:hAnsi="Arial" w:cs="Arial"/>
          <w:color w:val="000000" w:themeColor="text1"/>
          <w:sz w:val="22"/>
          <w:szCs w:val="22"/>
        </w:rPr>
      </w:pPr>
    </w:p>
    <w:p w14:paraId="30D52CF8" w14:textId="4B4D0DED" w:rsidR="007761ED" w:rsidRPr="00AF1C18" w:rsidRDefault="00A9718F" w:rsidP="00B743D0">
      <w:pPr>
        <w:pStyle w:val="Heading2"/>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lastRenderedPageBreak/>
        <w:t>3</w:t>
      </w:r>
      <w:r w:rsidR="007761ED" w:rsidRPr="00AF1C18">
        <w:rPr>
          <w:rFonts w:ascii="Arial" w:hAnsi="Arial" w:cs="Arial"/>
          <w:b/>
          <w:bCs/>
          <w:color w:val="000000" w:themeColor="text1"/>
          <w:sz w:val="22"/>
          <w:szCs w:val="22"/>
        </w:rPr>
        <w:t xml:space="preserve">. </w:t>
      </w:r>
      <w:r w:rsidR="00DA1A33" w:rsidRPr="00AF1C18">
        <w:rPr>
          <w:rFonts w:ascii="Arial" w:hAnsi="Arial" w:cs="Arial"/>
          <w:b/>
          <w:bCs/>
          <w:color w:val="000000" w:themeColor="text1"/>
          <w:sz w:val="22"/>
          <w:szCs w:val="22"/>
        </w:rPr>
        <w:t>KEY DEFINITIONS</w:t>
      </w:r>
    </w:p>
    <w:p w14:paraId="7D2B009B" w14:textId="2E24DBA3" w:rsidR="007761ED" w:rsidRPr="00AF1C18" w:rsidRDefault="007761ED" w:rsidP="00B743D0">
      <w:pPr>
        <w:pStyle w:val="NormalWeb"/>
        <w:numPr>
          <w:ilvl w:val="0"/>
          <w:numId w:val="9"/>
        </w:num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w:t>
      </w:r>
      <w:r w:rsidR="00E164D3" w:rsidRPr="00AF1C18">
        <w:rPr>
          <w:rStyle w:val="Strong"/>
          <w:rFonts w:ascii="Arial" w:hAnsi="Arial" w:cs="Arial"/>
          <w:color w:val="000000" w:themeColor="text1"/>
          <w:sz w:val="22"/>
          <w:szCs w:val="22"/>
        </w:rPr>
        <w:t>Engagement</w:t>
      </w:r>
      <w:r w:rsidRPr="00AF1C18">
        <w:rPr>
          <w:rStyle w:val="Strong"/>
          <w:rFonts w:ascii="Arial" w:hAnsi="Arial" w:cs="Arial"/>
          <w:color w:val="000000" w:themeColor="text1"/>
          <w:sz w:val="22"/>
          <w:szCs w:val="22"/>
        </w:rPr>
        <w:t xml:space="preserve"> Term”</w:t>
      </w:r>
      <w:r w:rsidR="00DA1A33" w:rsidRPr="00AF1C18">
        <w:rPr>
          <w:rFonts w:ascii="Arial" w:hAnsi="Arial" w:cs="Arial"/>
          <w:color w:val="000000" w:themeColor="text1"/>
          <w:sz w:val="22"/>
          <w:szCs w:val="22"/>
        </w:rPr>
        <w:t xml:space="preserve"> </w:t>
      </w:r>
      <w:r w:rsidR="00832C19" w:rsidRPr="00AF1C18">
        <w:rPr>
          <w:rFonts w:ascii="Arial" w:hAnsi="Arial" w:cs="Arial"/>
          <w:color w:val="000000" w:themeColor="text1"/>
          <w:sz w:val="22"/>
          <w:szCs w:val="22"/>
        </w:rPr>
        <w:t xml:space="preserve">means </w:t>
      </w:r>
      <w:r w:rsidR="002A0127" w:rsidRPr="00AF1C18">
        <w:rPr>
          <w:rFonts w:ascii="Arial" w:hAnsi="Arial" w:cs="Arial"/>
          <w:b/>
          <w:bCs/>
          <w:color w:val="000000" w:themeColor="text1"/>
          <w:sz w:val="22"/>
          <w:szCs w:val="22"/>
        </w:rPr>
        <w:t>Purchase</w:t>
      </w:r>
      <w:r w:rsidR="00832C19" w:rsidRPr="00AF1C18">
        <w:rPr>
          <w:rFonts w:ascii="Arial" w:hAnsi="Arial" w:cs="Arial"/>
          <w:b/>
          <w:bCs/>
          <w:color w:val="000000" w:themeColor="text1"/>
          <w:sz w:val="22"/>
          <w:szCs w:val="22"/>
        </w:rPr>
        <w:t xml:space="preserve"> </w:t>
      </w:r>
      <w:r w:rsidR="002A0127" w:rsidRPr="00AF1C18">
        <w:rPr>
          <w:rFonts w:ascii="Arial" w:hAnsi="Arial" w:cs="Arial"/>
          <w:b/>
          <w:bCs/>
          <w:color w:val="000000" w:themeColor="text1"/>
          <w:sz w:val="22"/>
          <w:szCs w:val="22"/>
        </w:rPr>
        <w:t>Order</w:t>
      </w:r>
      <w:r w:rsidR="00832C19" w:rsidRPr="00AF1C18">
        <w:rPr>
          <w:rFonts w:ascii="Arial" w:hAnsi="Arial" w:cs="Arial"/>
          <w:b/>
          <w:bCs/>
          <w:color w:val="000000" w:themeColor="text1"/>
          <w:sz w:val="22"/>
          <w:szCs w:val="22"/>
        </w:rPr>
        <w:t xml:space="preserve"> Effective Date </w:t>
      </w:r>
      <w:r w:rsidR="00832C19" w:rsidRPr="00AF1C18">
        <w:rPr>
          <w:rFonts w:ascii="Arial" w:hAnsi="Arial" w:cs="Arial"/>
          <w:color w:val="000000" w:themeColor="text1"/>
          <w:sz w:val="22"/>
          <w:szCs w:val="22"/>
        </w:rPr>
        <w:t xml:space="preserve">and continues for a </w:t>
      </w:r>
      <w:r w:rsidR="00724F3D" w:rsidRPr="00AF1C18">
        <w:rPr>
          <w:rFonts w:ascii="Arial" w:hAnsi="Arial" w:cs="Arial"/>
          <w:color w:val="000000" w:themeColor="text1"/>
          <w:sz w:val="22"/>
          <w:szCs w:val="22"/>
        </w:rPr>
        <w:t>four</w:t>
      </w:r>
      <w:r w:rsidR="00832C19" w:rsidRPr="00AF1C18">
        <w:rPr>
          <w:rFonts w:ascii="Arial" w:hAnsi="Arial" w:cs="Arial"/>
          <w:color w:val="000000" w:themeColor="text1"/>
          <w:sz w:val="22"/>
          <w:szCs w:val="22"/>
        </w:rPr>
        <w:t xml:space="preserve"> (</w:t>
      </w:r>
      <w:r w:rsidR="00724F3D" w:rsidRPr="00AF1C18">
        <w:rPr>
          <w:rFonts w:ascii="Arial" w:hAnsi="Arial" w:cs="Arial"/>
          <w:color w:val="000000" w:themeColor="text1"/>
          <w:sz w:val="22"/>
          <w:szCs w:val="22"/>
        </w:rPr>
        <w:t>4</w:t>
      </w:r>
      <w:r w:rsidR="00832C19" w:rsidRPr="00AF1C18">
        <w:rPr>
          <w:rFonts w:ascii="Arial" w:hAnsi="Arial" w:cs="Arial"/>
          <w:color w:val="000000" w:themeColor="text1"/>
          <w:sz w:val="22"/>
          <w:szCs w:val="22"/>
        </w:rPr>
        <w:t>) month period.</w:t>
      </w:r>
    </w:p>
    <w:p w14:paraId="73D6E181" w14:textId="0B6AE11A" w:rsidR="00342B41" w:rsidRPr="00AF1C18" w:rsidRDefault="00342B41" w:rsidP="00B743D0">
      <w:pPr>
        <w:pStyle w:val="NormalWeb"/>
        <w:numPr>
          <w:ilvl w:val="0"/>
          <w:numId w:val="9"/>
        </w:num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“Deliverables”</w:t>
      </w:r>
      <w:r w:rsidRPr="00AF1C18">
        <w:rPr>
          <w:rFonts w:ascii="Arial" w:hAnsi="Arial" w:cs="Arial"/>
          <w:color w:val="000000" w:themeColor="text1"/>
          <w:sz w:val="22"/>
          <w:szCs w:val="22"/>
        </w:rPr>
        <w:t xml:space="preserve"> mean the work product listed in Section 6 hereto.</w:t>
      </w:r>
    </w:p>
    <w:p w14:paraId="5A55AB9E" w14:textId="483F3964" w:rsidR="007761ED" w:rsidRPr="00AF1C18" w:rsidRDefault="007761ED" w:rsidP="00B743D0">
      <w:pPr>
        <w:pStyle w:val="NormalWeb"/>
        <w:numPr>
          <w:ilvl w:val="0"/>
          <w:numId w:val="9"/>
        </w:num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“Fees”</w:t>
      </w:r>
      <w:r w:rsidR="00DA1A33" w:rsidRPr="00AF1C18">
        <w:rPr>
          <w:rFonts w:ascii="Arial" w:hAnsi="Arial" w:cs="Arial"/>
          <w:color w:val="000000" w:themeColor="text1"/>
          <w:sz w:val="22"/>
          <w:szCs w:val="22"/>
        </w:rPr>
        <w:t xml:space="preserve"> </w:t>
      </w:r>
      <w:r w:rsidRPr="00AF1C18">
        <w:rPr>
          <w:rFonts w:ascii="Arial" w:hAnsi="Arial" w:cs="Arial"/>
          <w:color w:val="000000" w:themeColor="text1"/>
          <w:sz w:val="22"/>
          <w:szCs w:val="22"/>
        </w:rPr>
        <w:t xml:space="preserve">mean the amounts payable under Section </w:t>
      </w:r>
      <w:r w:rsidR="006230B0" w:rsidRPr="00AF1C18">
        <w:rPr>
          <w:rFonts w:ascii="Arial" w:hAnsi="Arial" w:cs="Arial"/>
          <w:color w:val="000000" w:themeColor="text1"/>
          <w:sz w:val="22"/>
          <w:szCs w:val="22"/>
        </w:rPr>
        <w:t>8 hereto</w:t>
      </w:r>
      <w:r w:rsidRPr="00AF1C18">
        <w:rPr>
          <w:rFonts w:ascii="Arial" w:hAnsi="Arial" w:cs="Arial"/>
          <w:color w:val="000000" w:themeColor="text1"/>
          <w:sz w:val="22"/>
          <w:szCs w:val="22"/>
        </w:rPr>
        <w:t>.</w:t>
      </w:r>
    </w:p>
    <w:p w14:paraId="24B945E7" w14:textId="53A4D7CB" w:rsidR="007761ED" w:rsidRPr="00AF1C18" w:rsidRDefault="007761ED" w:rsidP="00B743D0">
      <w:pPr>
        <w:pStyle w:val="NormalWeb"/>
        <w:numPr>
          <w:ilvl w:val="0"/>
          <w:numId w:val="9"/>
        </w:num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“Services”</w:t>
      </w:r>
      <w:r w:rsidR="00DA1A33" w:rsidRPr="00AF1C18">
        <w:rPr>
          <w:rFonts w:ascii="Arial" w:hAnsi="Arial" w:cs="Arial"/>
          <w:color w:val="000000" w:themeColor="text1"/>
          <w:sz w:val="22"/>
          <w:szCs w:val="22"/>
        </w:rPr>
        <w:t xml:space="preserve"> </w:t>
      </w:r>
      <w:r w:rsidRPr="00AF1C18">
        <w:rPr>
          <w:rFonts w:ascii="Arial" w:hAnsi="Arial" w:cs="Arial"/>
          <w:color w:val="000000" w:themeColor="text1"/>
          <w:sz w:val="22"/>
          <w:szCs w:val="22"/>
        </w:rPr>
        <w:t>mean the activities</w:t>
      </w:r>
      <w:r w:rsidR="00660400" w:rsidRPr="00AF1C18">
        <w:rPr>
          <w:rFonts w:ascii="Arial" w:hAnsi="Arial" w:cs="Arial"/>
          <w:color w:val="000000" w:themeColor="text1"/>
          <w:sz w:val="22"/>
          <w:szCs w:val="22"/>
        </w:rPr>
        <w:t xml:space="preserve"> described</w:t>
      </w:r>
      <w:r w:rsidRPr="00AF1C18">
        <w:rPr>
          <w:rFonts w:ascii="Arial" w:hAnsi="Arial" w:cs="Arial"/>
          <w:color w:val="000000" w:themeColor="text1"/>
          <w:sz w:val="22"/>
          <w:szCs w:val="22"/>
        </w:rPr>
        <w:t xml:space="preserve"> in Section </w:t>
      </w:r>
      <w:r w:rsidR="00660400" w:rsidRPr="00AF1C18">
        <w:rPr>
          <w:rFonts w:ascii="Arial" w:hAnsi="Arial" w:cs="Arial"/>
          <w:color w:val="000000" w:themeColor="text1"/>
          <w:sz w:val="22"/>
          <w:szCs w:val="22"/>
        </w:rPr>
        <w:t>4 hereto</w:t>
      </w:r>
      <w:r w:rsidRPr="00AF1C18">
        <w:rPr>
          <w:rFonts w:ascii="Arial" w:hAnsi="Arial" w:cs="Arial"/>
          <w:color w:val="000000" w:themeColor="text1"/>
          <w:sz w:val="22"/>
          <w:szCs w:val="22"/>
        </w:rPr>
        <w:t>.</w:t>
      </w:r>
    </w:p>
    <w:p w14:paraId="1DCB1F8D" w14:textId="21CD12A7" w:rsidR="007761ED" w:rsidRPr="00AF1C18" w:rsidRDefault="007761ED" w:rsidP="00B743D0">
      <w:pPr>
        <w:pStyle w:val="NormalWeb"/>
        <w:numPr>
          <w:ilvl w:val="0"/>
          <w:numId w:val="9"/>
        </w:numPr>
        <w:spacing w:line="276" w:lineRule="auto"/>
        <w:rPr>
          <w:rFonts w:ascii="Arial" w:hAnsi="Arial" w:cs="Arial"/>
          <w:color w:val="000000" w:themeColor="text1"/>
          <w:sz w:val="22"/>
          <w:szCs w:val="22"/>
        </w:rPr>
      </w:pPr>
      <w:r w:rsidRPr="00AF1C18">
        <w:rPr>
          <w:rStyle w:val="Strong"/>
          <w:rFonts w:ascii="Arial" w:hAnsi="Arial" w:cs="Arial"/>
          <w:color w:val="000000" w:themeColor="text1"/>
          <w:sz w:val="22"/>
          <w:szCs w:val="22"/>
        </w:rPr>
        <w:t>“Work Product”</w:t>
      </w:r>
      <w:r w:rsidR="00DA1A33" w:rsidRPr="00AF1C18">
        <w:rPr>
          <w:rFonts w:ascii="Arial" w:hAnsi="Arial" w:cs="Arial"/>
          <w:color w:val="000000" w:themeColor="text1"/>
          <w:sz w:val="22"/>
          <w:szCs w:val="22"/>
        </w:rPr>
        <w:t xml:space="preserve"> </w:t>
      </w:r>
      <w:r w:rsidRPr="00AF1C18">
        <w:rPr>
          <w:rFonts w:ascii="Arial" w:hAnsi="Arial" w:cs="Arial"/>
          <w:color w:val="000000" w:themeColor="text1"/>
          <w:sz w:val="22"/>
          <w:szCs w:val="22"/>
        </w:rPr>
        <w:t xml:space="preserve">means reports, analyses, roadmaps, prototypes, and other materials produced for </w:t>
      </w:r>
      <w:r w:rsidR="00832C19" w:rsidRPr="00AF1C18">
        <w:rPr>
          <w:rFonts w:ascii="Arial" w:hAnsi="Arial" w:cs="Arial"/>
          <w:color w:val="000000" w:themeColor="text1"/>
          <w:sz w:val="22"/>
          <w:szCs w:val="22"/>
        </w:rPr>
        <w:t>Customer</w:t>
      </w:r>
      <w:r w:rsidRPr="00AF1C18">
        <w:rPr>
          <w:rFonts w:ascii="Arial" w:hAnsi="Arial" w:cs="Arial"/>
          <w:color w:val="000000" w:themeColor="text1"/>
          <w:sz w:val="22"/>
          <w:szCs w:val="22"/>
        </w:rPr>
        <w:t xml:space="preserve"> under this </w:t>
      </w:r>
      <w:r w:rsidR="00AF1C18" w:rsidRPr="00AF1C18">
        <w:rPr>
          <w:rFonts w:ascii="Arial" w:hAnsi="Arial" w:cs="Arial"/>
          <w:color w:val="000000" w:themeColor="text1"/>
          <w:sz w:val="22"/>
          <w:szCs w:val="22"/>
        </w:rPr>
        <w:t>C-7</w:t>
      </w:r>
      <w:r w:rsidR="00CB63A2" w:rsidRPr="00AF1C18">
        <w:rPr>
          <w:rFonts w:ascii="Arial" w:hAnsi="Arial" w:cs="Arial"/>
          <w:color w:val="000000" w:themeColor="text1"/>
          <w:sz w:val="22"/>
          <w:szCs w:val="22"/>
        </w:rPr>
        <w:t xml:space="preserve"> SOW</w:t>
      </w:r>
      <w:r w:rsidRPr="00AF1C18">
        <w:rPr>
          <w:rFonts w:ascii="Arial" w:hAnsi="Arial" w:cs="Arial"/>
          <w:color w:val="000000" w:themeColor="text1"/>
          <w:sz w:val="22"/>
          <w:szCs w:val="22"/>
        </w:rPr>
        <w:t>.</w:t>
      </w:r>
      <w:r w:rsidR="006822B8" w:rsidRPr="00AF1C18">
        <w:rPr>
          <w:rFonts w:ascii="Arial" w:hAnsi="Arial" w:cs="Arial"/>
          <w:color w:val="000000" w:themeColor="text1"/>
          <w:sz w:val="22"/>
          <w:szCs w:val="22"/>
        </w:rPr>
        <w:br/>
      </w:r>
    </w:p>
    <w:p w14:paraId="1D71971F" w14:textId="38BA5318" w:rsidR="00501E64" w:rsidRDefault="00501E64" w:rsidP="00B743D0">
      <w:pPr>
        <w:pStyle w:val="Heading2"/>
        <w:spacing w:line="276" w:lineRule="auto"/>
        <w:rPr>
          <w:rFonts w:ascii="Arial" w:hAnsi="Arial" w:cs="Arial"/>
          <w:b/>
          <w:bCs/>
          <w:color w:val="000000" w:themeColor="text1"/>
          <w:sz w:val="22"/>
          <w:szCs w:val="22"/>
        </w:rPr>
      </w:pPr>
      <w:r>
        <w:rPr>
          <w:rFonts w:ascii="Arial" w:hAnsi="Arial" w:cs="Arial"/>
          <w:b/>
          <w:bCs/>
          <w:color w:val="000000" w:themeColor="text1"/>
          <w:sz w:val="22"/>
          <w:szCs w:val="22"/>
        </w:rPr>
        <w:t xml:space="preserve">4. </w:t>
      </w:r>
      <w:r w:rsidR="00DA1A33" w:rsidRPr="00AF1C18">
        <w:rPr>
          <w:rFonts w:ascii="Arial" w:hAnsi="Arial" w:cs="Arial"/>
          <w:b/>
          <w:bCs/>
          <w:color w:val="000000" w:themeColor="text1"/>
          <w:sz w:val="22"/>
          <w:szCs w:val="22"/>
        </w:rPr>
        <w:t xml:space="preserve">SCOPE OF SERVICES </w:t>
      </w:r>
    </w:p>
    <w:p w14:paraId="7719E042" w14:textId="1E4FDB4F" w:rsidR="00501E64" w:rsidRPr="00501E64" w:rsidRDefault="00501E64" w:rsidP="00B743D0">
      <w:pPr>
        <w:spacing w:line="276" w:lineRule="auto"/>
        <w:rPr>
          <w:rFonts w:ascii="Arial" w:hAnsi="Arial" w:cs="Arial"/>
          <w:sz w:val="22"/>
          <w:szCs w:val="22"/>
        </w:rPr>
      </w:pPr>
      <w:r w:rsidRPr="00501E64">
        <w:rPr>
          <w:rFonts w:ascii="Arial" w:hAnsi="Arial" w:cs="Arial"/>
          <w:sz w:val="22"/>
          <w:szCs w:val="22"/>
        </w:rPr>
        <w:t>The activities described below constitute the current scope of Services:</w:t>
      </w:r>
    </w:p>
    <w:p w14:paraId="0D2179F7" w14:textId="0E577C0B" w:rsidR="00342B41" w:rsidRPr="00AF1C18" w:rsidRDefault="00342B41" w:rsidP="00B743D0">
      <w:pPr>
        <w:pStyle w:val="Heading3"/>
        <w:numPr>
          <w:ilvl w:val="1"/>
          <w:numId w:val="68"/>
        </w:numPr>
        <w:spacing w:line="276" w:lineRule="auto"/>
        <w:ind w:firstLine="0"/>
        <w:rPr>
          <w:rFonts w:ascii="Arial" w:hAnsi="Arial" w:cs="Arial"/>
          <w:sz w:val="22"/>
          <w:szCs w:val="22"/>
        </w:rPr>
      </w:pPr>
      <w:r w:rsidRPr="00AF1C18">
        <w:rPr>
          <w:rFonts w:ascii="Arial" w:hAnsi="Arial" w:cs="Arial"/>
          <w:sz w:val="22"/>
          <w:szCs w:val="22"/>
        </w:rPr>
        <w:t>ETL Pipeline Maintenance &amp; Optimization</w:t>
      </w:r>
    </w:p>
    <w:p w14:paraId="58509EB8" w14:textId="5EAADB2A" w:rsidR="00342B41" w:rsidRPr="00AF1C18" w:rsidRDefault="00342B41" w:rsidP="00B743D0">
      <w:pPr>
        <w:pStyle w:val="NormalWeb"/>
        <w:numPr>
          <w:ilvl w:val="0"/>
          <w:numId w:val="61"/>
        </w:numPr>
        <w:spacing w:line="276" w:lineRule="auto"/>
        <w:rPr>
          <w:rFonts w:ascii="Arial" w:hAnsi="Arial" w:cs="Arial"/>
          <w:sz w:val="22"/>
          <w:szCs w:val="22"/>
        </w:rPr>
      </w:pPr>
      <w:r w:rsidRPr="00AF1C18">
        <w:rPr>
          <w:rStyle w:val="Strong"/>
          <w:rFonts w:ascii="Arial" w:hAnsi="Arial" w:cs="Arial"/>
          <w:sz w:val="22"/>
          <w:szCs w:val="22"/>
        </w:rPr>
        <w:t>Monitoring &amp; Troubleshooting -</w:t>
      </w:r>
      <w:r w:rsidRPr="00AF1C18">
        <w:rPr>
          <w:rFonts w:ascii="Arial" w:hAnsi="Arial" w:cs="Arial"/>
          <w:sz w:val="22"/>
          <w:szCs w:val="22"/>
        </w:rPr>
        <w:t xml:space="preserve"> Ongoing oversight of ETL processes to ensure reliability, with proactive issue detection and resolution.</w:t>
      </w:r>
    </w:p>
    <w:p w14:paraId="27E5D635" w14:textId="10EF0991" w:rsidR="00342B41" w:rsidRPr="00AF1C18" w:rsidRDefault="00342B41" w:rsidP="00B743D0">
      <w:pPr>
        <w:pStyle w:val="NormalWeb"/>
        <w:numPr>
          <w:ilvl w:val="0"/>
          <w:numId w:val="61"/>
        </w:numPr>
        <w:spacing w:line="276" w:lineRule="auto"/>
        <w:rPr>
          <w:rFonts w:ascii="Arial" w:hAnsi="Arial" w:cs="Arial"/>
          <w:sz w:val="22"/>
          <w:szCs w:val="22"/>
        </w:rPr>
      </w:pPr>
      <w:r w:rsidRPr="00AF1C18">
        <w:rPr>
          <w:rStyle w:val="Strong"/>
          <w:rFonts w:ascii="Arial" w:hAnsi="Arial" w:cs="Arial"/>
          <w:sz w:val="22"/>
          <w:szCs w:val="22"/>
        </w:rPr>
        <w:t>Performance Tuning -</w:t>
      </w:r>
      <w:r w:rsidRPr="00AF1C18">
        <w:rPr>
          <w:rFonts w:ascii="Arial" w:hAnsi="Arial" w:cs="Arial"/>
          <w:sz w:val="22"/>
          <w:szCs w:val="22"/>
        </w:rPr>
        <w:t xml:space="preserve"> Identification and elimination of workflow bottlenecks to optimize efficiency.</w:t>
      </w:r>
    </w:p>
    <w:p w14:paraId="37576F2B" w14:textId="161BEBF7" w:rsidR="00342B41" w:rsidRPr="00AF1C18" w:rsidRDefault="00342B41" w:rsidP="00B743D0">
      <w:pPr>
        <w:pStyle w:val="NormalWeb"/>
        <w:numPr>
          <w:ilvl w:val="0"/>
          <w:numId w:val="61"/>
        </w:numPr>
        <w:spacing w:line="276" w:lineRule="auto"/>
        <w:rPr>
          <w:rFonts w:ascii="Arial" w:hAnsi="Arial" w:cs="Arial"/>
          <w:sz w:val="22"/>
          <w:szCs w:val="22"/>
        </w:rPr>
      </w:pPr>
      <w:r w:rsidRPr="00AF1C18">
        <w:rPr>
          <w:rStyle w:val="Strong"/>
          <w:rFonts w:ascii="Arial" w:hAnsi="Arial" w:cs="Arial"/>
          <w:sz w:val="22"/>
          <w:szCs w:val="22"/>
        </w:rPr>
        <w:t>Error Handling &amp; Recovery -</w:t>
      </w:r>
      <w:r w:rsidRPr="00AF1C18">
        <w:rPr>
          <w:rFonts w:ascii="Arial" w:hAnsi="Arial" w:cs="Arial"/>
          <w:sz w:val="22"/>
          <w:szCs w:val="22"/>
        </w:rPr>
        <w:t xml:space="preserve"> Automated recovery procedures for failed jobs to minimize downtime.</w:t>
      </w:r>
    </w:p>
    <w:p w14:paraId="30509C23" w14:textId="216A6E52" w:rsidR="00342B41" w:rsidRPr="00AF1C18" w:rsidRDefault="00342B41" w:rsidP="00B743D0">
      <w:pPr>
        <w:pStyle w:val="NormalWeb"/>
        <w:numPr>
          <w:ilvl w:val="0"/>
          <w:numId w:val="61"/>
        </w:numPr>
        <w:spacing w:line="276" w:lineRule="auto"/>
        <w:rPr>
          <w:rFonts w:ascii="Arial" w:hAnsi="Arial" w:cs="Arial"/>
          <w:sz w:val="22"/>
          <w:szCs w:val="22"/>
        </w:rPr>
      </w:pPr>
      <w:r w:rsidRPr="00AF1C18">
        <w:rPr>
          <w:rStyle w:val="Strong"/>
          <w:rFonts w:ascii="Arial" w:hAnsi="Arial" w:cs="Arial"/>
          <w:sz w:val="22"/>
          <w:szCs w:val="22"/>
        </w:rPr>
        <w:t>Documentation -</w:t>
      </w:r>
      <w:r w:rsidRPr="00AF1C18">
        <w:rPr>
          <w:rFonts w:ascii="Arial" w:hAnsi="Arial" w:cs="Arial"/>
          <w:sz w:val="22"/>
          <w:szCs w:val="22"/>
        </w:rPr>
        <w:t xml:space="preserve"> Maintenance of up-to-date records covering transformation logic, workflows, and processes.</w:t>
      </w:r>
    </w:p>
    <w:p w14:paraId="1F82CA8D" w14:textId="022BDACA" w:rsidR="00342B41" w:rsidRPr="00AF1C18" w:rsidRDefault="00501E64" w:rsidP="00B743D0">
      <w:pPr>
        <w:pStyle w:val="Heading3"/>
        <w:spacing w:line="276" w:lineRule="auto"/>
        <w:ind w:firstLine="360"/>
        <w:rPr>
          <w:rFonts w:ascii="Arial" w:hAnsi="Arial" w:cs="Arial"/>
          <w:sz w:val="22"/>
          <w:szCs w:val="22"/>
        </w:rPr>
      </w:pPr>
      <w:r>
        <w:rPr>
          <w:rFonts w:ascii="Arial" w:hAnsi="Arial" w:cs="Arial"/>
          <w:sz w:val="22"/>
          <w:szCs w:val="22"/>
        </w:rPr>
        <w:t xml:space="preserve">4.2 </w:t>
      </w:r>
      <w:r w:rsidR="00342B41" w:rsidRPr="00AF1C18">
        <w:rPr>
          <w:rFonts w:ascii="Arial" w:hAnsi="Arial" w:cs="Arial"/>
          <w:sz w:val="22"/>
          <w:szCs w:val="22"/>
        </w:rPr>
        <w:t>Data Infrastructure &amp; Governance</w:t>
      </w:r>
    </w:p>
    <w:p w14:paraId="77A142E9" w14:textId="14FEBC3B" w:rsidR="00342B41" w:rsidRPr="00AF1C18" w:rsidRDefault="00342B41" w:rsidP="00B743D0">
      <w:pPr>
        <w:pStyle w:val="NormalWeb"/>
        <w:numPr>
          <w:ilvl w:val="0"/>
          <w:numId w:val="62"/>
        </w:numPr>
        <w:spacing w:line="276" w:lineRule="auto"/>
        <w:rPr>
          <w:rFonts w:ascii="Arial" w:hAnsi="Arial" w:cs="Arial"/>
          <w:sz w:val="22"/>
          <w:szCs w:val="22"/>
        </w:rPr>
      </w:pPr>
      <w:r w:rsidRPr="00AF1C18">
        <w:rPr>
          <w:rStyle w:val="Strong"/>
          <w:rFonts w:ascii="Arial" w:hAnsi="Arial" w:cs="Arial"/>
          <w:sz w:val="22"/>
          <w:szCs w:val="22"/>
        </w:rPr>
        <w:t>Data Model Development -</w:t>
      </w:r>
      <w:r w:rsidRPr="00AF1C18">
        <w:rPr>
          <w:rFonts w:ascii="Arial" w:hAnsi="Arial" w:cs="Arial"/>
          <w:sz w:val="22"/>
          <w:szCs w:val="22"/>
        </w:rPr>
        <w:t xml:space="preserve"> Design and implementation of standardized, organization-wide data models.</w:t>
      </w:r>
    </w:p>
    <w:p w14:paraId="0090CDA0" w14:textId="45312D45" w:rsidR="00342B41" w:rsidRPr="00AF1C18" w:rsidRDefault="00342B41" w:rsidP="00B743D0">
      <w:pPr>
        <w:pStyle w:val="NormalWeb"/>
        <w:numPr>
          <w:ilvl w:val="0"/>
          <w:numId w:val="62"/>
        </w:numPr>
        <w:spacing w:line="276" w:lineRule="auto"/>
        <w:rPr>
          <w:rFonts w:ascii="Arial" w:hAnsi="Arial" w:cs="Arial"/>
          <w:sz w:val="22"/>
          <w:szCs w:val="22"/>
        </w:rPr>
      </w:pPr>
      <w:r w:rsidRPr="00AF1C18">
        <w:rPr>
          <w:rStyle w:val="Strong"/>
          <w:rFonts w:ascii="Arial" w:hAnsi="Arial" w:cs="Arial"/>
          <w:sz w:val="22"/>
          <w:szCs w:val="22"/>
        </w:rPr>
        <w:t>Schema &amp; Metadata Management -</w:t>
      </w:r>
      <w:r w:rsidRPr="00AF1C18">
        <w:rPr>
          <w:rFonts w:ascii="Arial" w:hAnsi="Arial" w:cs="Arial"/>
          <w:sz w:val="22"/>
          <w:szCs w:val="22"/>
        </w:rPr>
        <w:t xml:space="preserve"> Creation and maintenance of dimensional models, fact tables, data marts, and consistent metadata practices.</w:t>
      </w:r>
    </w:p>
    <w:p w14:paraId="4E2D12AB" w14:textId="554AF9F8" w:rsidR="00342B41" w:rsidRPr="00AF1C18" w:rsidRDefault="00342B41" w:rsidP="00B743D0">
      <w:pPr>
        <w:pStyle w:val="NormalWeb"/>
        <w:numPr>
          <w:ilvl w:val="0"/>
          <w:numId w:val="62"/>
        </w:numPr>
        <w:spacing w:line="276" w:lineRule="auto"/>
        <w:rPr>
          <w:rFonts w:ascii="Arial" w:hAnsi="Arial" w:cs="Arial"/>
          <w:sz w:val="22"/>
          <w:szCs w:val="22"/>
        </w:rPr>
      </w:pPr>
      <w:r w:rsidRPr="00AF1C18">
        <w:rPr>
          <w:rStyle w:val="Strong"/>
          <w:rFonts w:ascii="Arial" w:hAnsi="Arial" w:cs="Arial"/>
          <w:sz w:val="22"/>
          <w:szCs w:val="22"/>
        </w:rPr>
        <w:t>Data Governance -</w:t>
      </w:r>
      <w:r w:rsidRPr="00AF1C18">
        <w:rPr>
          <w:rFonts w:ascii="Arial" w:hAnsi="Arial" w:cs="Arial"/>
          <w:sz w:val="22"/>
          <w:szCs w:val="22"/>
        </w:rPr>
        <w:t xml:space="preserve"> Establishment of data quality standards, naming conventions, and governance best practices.</w:t>
      </w:r>
    </w:p>
    <w:p w14:paraId="32321605" w14:textId="3F214A48" w:rsidR="00342B41" w:rsidRPr="00AF1C18" w:rsidRDefault="00342B41" w:rsidP="00B743D0">
      <w:pPr>
        <w:pStyle w:val="NormalWeb"/>
        <w:numPr>
          <w:ilvl w:val="0"/>
          <w:numId w:val="62"/>
        </w:numPr>
        <w:spacing w:line="276" w:lineRule="auto"/>
        <w:rPr>
          <w:rFonts w:ascii="Arial" w:hAnsi="Arial" w:cs="Arial"/>
          <w:sz w:val="22"/>
          <w:szCs w:val="22"/>
        </w:rPr>
      </w:pPr>
      <w:r w:rsidRPr="00AF1C18">
        <w:rPr>
          <w:rStyle w:val="Strong"/>
          <w:rFonts w:ascii="Arial" w:hAnsi="Arial" w:cs="Arial"/>
          <w:sz w:val="22"/>
          <w:szCs w:val="22"/>
        </w:rPr>
        <w:t>Infrastructure Monitoring &amp; Scaling -</w:t>
      </w:r>
      <w:r w:rsidRPr="00AF1C18">
        <w:rPr>
          <w:rFonts w:ascii="Arial" w:hAnsi="Arial" w:cs="Arial"/>
          <w:sz w:val="22"/>
          <w:szCs w:val="22"/>
        </w:rPr>
        <w:t xml:space="preserve"> Continuous monitoring of data warehouse performance, with capacity planning to support growth.</w:t>
      </w:r>
    </w:p>
    <w:p w14:paraId="46839256" w14:textId="48577DA9" w:rsidR="00342B41" w:rsidRPr="00AF1C18" w:rsidRDefault="00501E64" w:rsidP="00B743D0">
      <w:pPr>
        <w:pStyle w:val="Heading3"/>
        <w:spacing w:line="276" w:lineRule="auto"/>
        <w:ind w:firstLine="360"/>
        <w:rPr>
          <w:rFonts w:ascii="Arial" w:hAnsi="Arial" w:cs="Arial"/>
          <w:sz w:val="22"/>
          <w:szCs w:val="22"/>
        </w:rPr>
      </w:pPr>
      <w:r>
        <w:rPr>
          <w:rFonts w:ascii="Arial" w:hAnsi="Arial" w:cs="Arial"/>
          <w:sz w:val="22"/>
          <w:szCs w:val="22"/>
        </w:rPr>
        <w:t xml:space="preserve">4.3 </w:t>
      </w:r>
      <w:r w:rsidR="00342B41" w:rsidRPr="00AF1C18">
        <w:rPr>
          <w:rFonts w:ascii="Arial" w:hAnsi="Arial" w:cs="Arial"/>
          <w:sz w:val="22"/>
          <w:szCs w:val="22"/>
        </w:rPr>
        <w:t>AI &amp; LLM Model Support</w:t>
      </w:r>
    </w:p>
    <w:p w14:paraId="4091C2E3" w14:textId="282E974E" w:rsidR="00342B41" w:rsidRPr="00AF1C18" w:rsidRDefault="00342B41" w:rsidP="00B743D0">
      <w:pPr>
        <w:pStyle w:val="NormalWeb"/>
        <w:numPr>
          <w:ilvl w:val="0"/>
          <w:numId w:val="63"/>
        </w:numPr>
        <w:spacing w:line="276" w:lineRule="auto"/>
        <w:rPr>
          <w:rFonts w:ascii="Arial" w:hAnsi="Arial" w:cs="Arial"/>
          <w:sz w:val="22"/>
          <w:szCs w:val="22"/>
        </w:rPr>
      </w:pPr>
      <w:r w:rsidRPr="00AF1C18">
        <w:rPr>
          <w:rStyle w:val="Strong"/>
          <w:rFonts w:ascii="Arial" w:hAnsi="Arial" w:cs="Arial"/>
          <w:sz w:val="22"/>
          <w:szCs w:val="22"/>
        </w:rPr>
        <w:t>Data Preparation -</w:t>
      </w:r>
      <w:r w:rsidRPr="00AF1C18">
        <w:rPr>
          <w:rFonts w:ascii="Arial" w:hAnsi="Arial" w:cs="Arial"/>
          <w:sz w:val="22"/>
          <w:szCs w:val="22"/>
        </w:rPr>
        <w:t xml:space="preserve"> Structuring datasets for machine learning and large language model applications.</w:t>
      </w:r>
    </w:p>
    <w:p w14:paraId="32EE498B" w14:textId="59EC1D9B" w:rsidR="00342B41" w:rsidRPr="00AF1C18" w:rsidRDefault="00342B41" w:rsidP="00B743D0">
      <w:pPr>
        <w:pStyle w:val="NormalWeb"/>
        <w:numPr>
          <w:ilvl w:val="0"/>
          <w:numId w:val="63"/>
        </w:numPr>
        <w:spacing w:line="276" w:lineRule="auto"/>
        <w:rPr>
          <w:rFonts w:ascii="Arial" w:hAnsi="Arial" w:cs="Arial"/>
          <w:sz w:val="22"/>
          <w:szCs w:val="22"/>
        </w:rPr>
      </w:pPr>
      <w:r w:rsidRPr="00AF1C18">
        <w:rPr>
          <w:rStyle w:val="Strong"/>
          <w:rFonts w:ascii="Arial" w:hAnsi="Arial" w:cs="Arial"/>
          <w:sz w:val="22"/>
          <w:szCs w:val="22"/>
        </w:rPr>
        <w:t>Feature Engineering -</w:t>
      </w:r>
      <w:r w:rsidRPr="00AF1C18">
        <w:rPr>
          <w:rFonts w:ascii="Arial" w:hAnsi="Arial" w:cs="Arial"/>
          <w:sz w:val="22"/>
          <w:szCs w:val="22"/>
        </w:rPr>
        <w:t xml:space="preserve"> Development and maintenance of feature stores for model training.</w:t>
      </w:r>
    </w:p>
    <w:p w14:paraId="7A88337B" w14:textId="332E2ADC" w:rsidR="00342B41" w:rsidRPr="00AF1C18" w:rsidRDefault="00342B41" w:rsidP="00B743D0">
      <w:pPr>
        <w:pStyle w:val="NormalWeb"/>
        <w:numPr>
          <w:ilvl w:val="0"/>
          <w:numId w:val="63"/>
        </w:numPr>
        <w:spacing w:line="276" w:lineRule="auto"/>
        <w:rPr>
          <w:rFonts w:ascii="Arial" w:hAnsi="Arial" w:cs="Arial"/>
          <w:sz w:val="22"/>
          <w:szCs w:val="22"/>
        </w:rPr>
      </w:pPr>
      <w:r w:rsidRPr="00AF1C18">
        <w:rPr>
          <w:rStyle w:val="Strong"/>
          <w:rFonts w:ascii="Arial" w:hAnsi="Arial" w:cs="Arial"/>
          <w:sz w:val="22"/>
          <w:szCs w:val="22"/>
        </w:rPr>
        <w:t>Data Quality Assurance -</w:t>
      </w:r>
      <w:r w:rsidRPr="00AF1C18">
        <w:rPr>
          <w:rFonts w:ascii="Arial" w:hAnsi="Arial" w:cs="Arial"/>
          <w:sz w:val="22"/>
          <w:szCs w:val="22"/>
        </w:rPr>
        <w:t xml:space="preserve"> Ensuring data consistency, completeness, and accuracy to enable effective model training.</w:t>
      </w:r>
    </w:p>
    <w:p w14:paraId="562BFBA8" w14:textId="42B3137F" w:rsidR="00342B41" w:rsidRPr="00AF1C18" w:rsidRDefault="00342B41" w:rsidP="00B743D0">
      <w:pPr>
        <w:pStyle w:val="NormalWeb"/>
        <w:numPr>
          <w:ilvl w:val="0"/>
          <w:numId w:val="63"/>
        </w:numPr>
        <w:spacing w:line="276" w:lineRule="auto"/>
        <w:rPr>
          <w:rFonts w:ascii="Arial" w:hAnsi="Arial" w:cs="Arial"/>
          <w:sz w:val="22"/>
          <w:szCs w:val="22"/>
        </w:rPr>
      </w:pPr>
      <w:r w:rsidRPr="00AF1C18">
        <w:rPr>
          <w:rStyle w:val="Strong"/>
          <w:rFonts w:ascii="Arial" w:hAnsi="Arial" w:cs="Arial"/>
          <w:sz w:val="22"/>
          <w:szCs w:val="22"/>
        </w:rPr>
        <w:t>Integration Support -</w:t>
      </w:r>
      <w:r w:rsidRPr="00AF1C18">
        <w:rPr>
          <w:rFonts w:ascii="Arial" w:hAnsi="Arial" w:cs="Arial"/>
          <w:sz w:val="22"/>
          <w:szCs w:val="22"/>
        </w:rPr>
        <w:t xml:space="preserve"> Enabling secure and efficient data access for AI/LLM initiatives.</w:t>
      </w:r>
    </w:p>
    <w:p w14:paraId="70622D2D" w14:textId="2149AA5A" w:rsidR="00342B41" w:rsidRPr="00AF1C18" w:rsidRDefault="00501E64" w:rsidP="00B743D0">
      <w:pPr>
        <w:pStyle w:val="Heading3"/>
        <w:spacing w:line="276" w:lineRule="auto"/>
        <w:ind w:firstLine="360"/>
        <w:rPr>
          <w:rFonts w:ascii="Arial" w:hAnsi="Arial" w:cs="Arial"/>
          <w:sz w:val="22"/>
          <w:szCs w:val="22"/>
        </w:rPr>
      </w:pPr>
      <w:r>
        <w:rPr>
          <w:rFonts w:ascii="Arial" w:hAnsi="Arial" w:cs="Arial"/>
          <w:sz w:val="22"/>
          <w:szCs w:val="22"/>
        </w:rPr>
        <w:t xml:space="preserve">4.4 </w:t>
      </w:r>
      <w:r w:rsidR="00342B41" w:rsidRPr="00AF1C18">
        <w:rPr>
          <w:rFonts w:ascii="Arial" w:hAnsi="Arial" w:cs="Arial"/>
          <w:sz w:val="22"/>
          <w:szCs w:val="22"/>
        </w:rPr>
        <w:t>Business Intelligence Platform</w:t>
      </w:r>
    </w:p>
    <w:p w14:paraId="016C0CB1" w14:textId="1FDFA9C0" w:rsidR="00342B41" w:rsidRPr="00AF1C18" w:rsidRDefault="00342B41" w:rsidP="00B743D0">
      <w:pPr>
        <w:pStyle w:val="NormalWeb"/>
        <w:numPr>
          <w:ilvl w:val="0"/>
          <w:numId w:val="64"/>
        </w:numPr>
        <w:spacing w:line="276" w:lineRule="auto"/>
        <w:rPr>
          <w:rFonts w:ascii="Arial" w:hAnsi="Arial" w:cs="Arial"/>
          <w:sz w:val="22"/>
          <w:szCs w:val="22"/>
        </w:rPr>
      </w:pPr>
      <w:r w:rsidRPr="00AF1C18">
        <w:rPr>
          <w:rStyle w:val="Strong"/>
          <w:rFonts w:ascii="Arial" w:hAnsi="Arial" w:cs="Arial"/>
          <w:sz w:val="22"/>
          <w:szCs w:val="22"/>
        </w:rPr>
        <w:lastRenderedPageBreak/>
        <w:t>Native BI Tooling -</w:t>
      </w:r>
      <w:r w:rsidRPr="00AF1C18">
        <w:rPr>
          <w:rFonts w:ascii="Arial" w:hAnsi="Arial" w:cs="Arial"/>
          <w:sz w:val="22"/>
          <w:szCs w:val="22"/>
        </w:rPr>
        <w:t xml:space="preserve"> Access to Salve’s integrated BI platform, connected to the data warehouse and operational systems.</w:t>
      </w:r>
    </w:p>
    <w:p w14:paraId="292F80A6" w14:textId="679C2C46" w:rsidR="00342B41" w:rsidRPr="00AF1C18" w:rsidRDefault="00342B41" w:rsidP="00B743D0">
      <w:pPr>
        <w:pStyle w:val="NormalWeb"/>
        <w:numPr>
          <w:ilvl w:val="0"/>
          <w:numId w:val="64"/>
        </w:numPr>
        <w:spacing w:line="276" w:lineRule="auto"/>
        <w:rPr>
          <w:rFonts w:ascii="Arial" w:hAnsi="Arial" w:cs="Arial"/>
          <w:sz w:val="22"/>
          <w:szCs w:val="22"/>
        </w:rPr>
      </w:pPr>
      <w:r w:rsidRPr="00AF1C18">
        <w:rPr>
          <w:rStyle w:val="Strong"/>
          <w:rFonts w:ascii="Arial" w:hAnsi="Arial" w:cs="Arial"/>
          <w:sz w:val="22"/>
          <w:szCs w:val="22"/>
        </w:rPr>
        <w:t>Self-Service Analytics -</w:t>
      </w:r>
      <w:r w:rsidRPr="00AF1C18">
        <w:rPr>
          <w:rFonts w:ascii="Arial" w:hAnsi="Arial" w:cs="Arial"/>
          <w:sz w:val="22"/>
          <w:szCs w:val="22"/>
        </w:rPr>
        <w:t xml:space="preserve"> Enablement of business users to build reports and dashboards independently.</w:t>
      </w:r>
    </w:p>
    <w:p w14:paraId="1E672970" w14:textId="062077BE" w:rsidR="00342B41" w:rsidRPr="00AF1C18" w:rsidRDefault="00342B41" w:rsidP="00B743D0">
      <w:pPr>
        <w:pStyle w:val="NormalWeb"/>
        <w:numPr>
          <w:ilvl w:val="0"/>
          <w:numId w:val="64"/>
        </w:numPr>
        <w:spacing w:line="276" w:lineRule="auto"/>
        <w:rPr>
          <w:rFonts w:ascii="Arial" w:hAnsi="Arial" w:cs="Arial"/>
          <w:sz w:val="22"/>
          <w:szCs w:val="22"/>
        </w:rPr>
      </w:pPr>
      <w:r w:rsidRPr="00AF1C18">
        <w:rPr>
          <w:rStyle w:val="Strong"/>
          <w:rFonts w:ascii="Arial" w:hAnsi="Arial" w:cs="Arial"/>
          <w:sz w:val="22"/>
          <w:szCs w:val="22"/>
        </w:rPr>
        <w:t>Real-Time Insights -</w:t>
      </w:r>
      <w:r w:rsidRPr="00AF1C18">
        <w:rPr>
          <w:rFonts w:ascii="Arial" w:hAnsi="Arial" w:cs="Arial"/>
          <w:sz w:val="22"/>
          <w:szCs w:val="22"/>
        </w:rPr>
        <w:t xml:space="preserve"> Live data connections for up-to-the-minute reporting.</w:t>
      </w:r>
    </w:p>
    <w:p w14:paraId="76AD7774" w14:textId="351B55D2" w:rsidR="00342B41" w:rsidRPr="00AF1C18" w:rsidRDefault="00342B41" w:rsidP="00B743D0">
      <w:pPr>
        <w:pStyle w:val="NormalWeb"/>
        <w:numPr>
          <w:ilvl w:val="0"/>
          <w:numId w:val="64"/>
        </w:numPr>
        <w:spacing w:line="276" w:lineRule="auto"/>
        <w:rPr>
          <w:rFonts w:ascii="Arial" w:hAnsi="Arial" w:cs="Arial"/>
          <w:sz w:val="22"/>
          <w:szCs w:val="22"/>
        </w:rPr>
      </w:pPr>
      <w:r w:rsidRPr="00AF1C18">
        <w:rPr>
          <w:rStyle w:val="Strong"/>
          <w:rFonts w:ascii="Arial" w:hAnsi="Arial" w:cs="Arial"/>
          <w:sz w:val="22"/>
          <w:szCs w:val="22"/>
        </w:rPr>
        <w:t>Custom Dashboards &amp; Visualizations -</w:t>
      </w:r>
      <w:r w:rsidRPr="00AF1C18">
        <w:rPr>
          <w:rFonts w:ascii="Arial" w:hAnsi="Arial" w:cs="Arial"/>
          <w:sz w:val="22"/>
          <w:szCs w:val="22"/>
        </w:rPr>
        <w:t xml:space="preserve"> Tailored, interactive dashboards and dynamic visualizations aligned with business needs.</w:t>
      </w:r>
    </w:p>
    <w:p w14:paraId="77CC8374" w14:textId="1B8F4D8F" w:rsidR="00342B41" w:rsidRPr="00AF1C18" w:rsidRDefault="00501E64" w:rsidP="00B743D0">
      <w:pPr>
        <w:pStyle w:val="Heading3"/>
        <w:spacing w:line="276" w:lineRule="auto"/>
        <w:ind w:firstLine="360"/>
        <w:rPr>
          <w:rFonts w:ascii="Arial" w:hAnsi="Arial" w:cs="Arial"/>
          <w:sz w:val="22"/>
          <w:szCs w:val="22"/>
        </w:rPr>
      </w:pPr>
      <w:r>
        <w:rPr>
          <w:rFonts w:ascii="Arial" w:hAnsi="Arial" w:cs="Arial"/>
          <w:sz w:val="22"/>
          <w:szCs w:val="22"/>
        </w:rPr>
        <w:t xml:space="preserve">4.5 </w:t>
      </w:r>
      <w:r w:rsidR="00342B41" w:rsidRPr="00AF1C18">
        <w:rPr>
          <w:rFonts w:ascii="Arial" w:hAnsi="Arial" w:cs="Arial"/>
          <w:sz w:val="22"/>
          <w:szCs w:val="22"/>
        </w:rPr>
        <w:t>Data Access &amp; Security</w:t>
      </w:r>
    </w:p>
    <w:p w14:paraId="7BDBE75B" w14:textId="3438A212" w:rsidR="00342B41" w:rsidRPr="00AF1C18" w:rsidRDefault="00342B41" w:rsidP="00B743D0">
      <w:pPr>
        <w:pStyle w:val="NormalWeb"/>
        <w:numPr>
          <w:ilvl w:val="0"/>
          <w:numId w:val="65"/>
        </w:numPr>
        <w:spacing w:line="276" w:lineRule="auto"/>
        <w:rPr>
          <w:rFonts w:ascii="Arial" w:hAnsi="Arial" w:cs="Arial"/>
          <w:sz w:val="22"/>
          <w:szCs w:val="22"/>
        </w:rPr>
      </w:pPr>
      <w:r w:rsidRPr="00AF1C18">
        <w:rPr>
          <w:rStyle w:val="Strong"/>
          <w:rFonts w:ascii="Arial" w:hAnsi="Arial" w:cs="Arial"/>
          <w:sz w:val="22"/>
          <w:szCs w:val="22"/>
        </w:rPr>
        <w:t>Unified Access -</w:t>
      </w:r>
      <w:r w:rsidRPr="00AF1C18">
        <w:rPr>
          <w:rFonts w:ascii="Arial" w:hAnsi="Arial" w:cs="Arial"/>
          <w:sz w:val="22"/>
          <w:szCs w:val="22"/>
        </w:rPr>
        <w:t xml:space="preserve"> Centralized access to warehouse, operational, and external data sources.</w:t>
      </w:r>
    </w:p>
    <w:p w14:paraId="3E4795C1" w14:textId="3B8377B1" w:rsidR="00342B41" w:rsidRPr="00AF1C18" w:rsidRDefault="00342B41" w:rsidP="00B743D0">
      <w:pPr>
        <w:pStyle w:val="NormalWeb"/>
        <w:numPr>
          <w:ilvl w:val="0"/>
          <w:numId w:val="65"/>
        </w:numPr>
        <w:spacing w:line="276" w:lineRule="auto"/>
        <w:rPr>
          <w:rFonts w:ascii="Arial" w:hAnsi="Arial" w:cs="Arial"/>
          <w:sz w:val="22"/>
          <w:szCs w:val="22"/>
        </w:rPr>
      </w:pPr>
      <w:r w:rsidRPr="00AF1C18">
        <w:rPr>
          <w:rStyle w:val="Strong"/>
          <w:rFonts w:ascii="Arial" w:hAnsi="Arial" w:cs="Arial"/>
          <w:sz w:val="22"/>
          <w:szCs w:val="22"/>
        </w:rPr>
        <w:t>Role-Based Security -</w:t>
      </w:r>
      <w:r w:rsidRPr="00AF1C18">
        <w:rPr>
          <w:rFonts w:ascii="Arial" w:hAnsi="Arial" w:cs="Arial"/>
          <w:sz w:val="22"/>
          <w:szCs w:val="22"/>
        </w:rPr>
        <w:t xml:space="preserve"> Permissions structured to provide appropriate, secure data visibility.</w:t>
      </w:r>
    </w:p>
    <w:p w14:paraId="5B48E527" w14:textId="0FB7141B" w:rsidR="00342B41" w:rsidRPr="00AF1C18" w:rsidRDefault="00342B41" w:rsidP="00B743D0">
      <w:pPr>
        <w:pStyle w:val="NormalWeb"/>
        <w:numPr>
          <w:ilvl w:val="0"/>
          <w:numId w:val="65"/>
        </w:numPr>
        <w:spacing w:line="276" w:lineRule="auto"/>
        <w:rPr>
          <w:rFonts w:ascii="Arial" w:hAnsi="Arial" w:cs="Arial"/>
          <w:sz w:val="22"/>
          <w:szCs w:val="22"/>
        </w:rPr>
      </w:pPr>
      <w:r w:rsidRPr="00AF1C18">
        <w:rPr>
          <w:rStyle w:val="Strong"/>
          <w:rFonts w:ascii="Arial" w:hAnsi="Arial" w:cs="Arial"/>
          <w:sz w:val="22"/>
          <w:szCs w:val="22"/>
        </w:rPr>
        <w:t>Multi-Device Support -</w:t>
      </w:r>
      <w:r w:rsidRPr="00AF1C18">
        <w:rPr>
          <w:rFonts w:ascii="Arial" w:hAnsi="Arial" w:cs="Arial"/>
          <w:sz w:val="22"/>
          <w:szCs w:val="22"/>
        </w:rPr>
        <w:t xml:space="preserve"> Availability across desktop, tablet, and mobile environments.</w:t>
      </w:r>
    </w:p>
    <w:p w14:paraId="168BF36B" w14:textId="77777777" w:rsidR="00342B41" w:rsidRPr="00AF1C18" w:rsidRDefault="00342B41" w:rsidP="00B743D0">
      <w:pPr>
        <w:pStyle w:val="NormalWeb"/>
        <w:numPr>
          <w:ilvl w:val="0"/>
          <w:numId w:val="65"/>
        </w:numPr>
        <w:spacing w:line="276" w:lineRule="auto"/>
        <w:rPr>
          <w:rFonts w:ascii="Arial" w:hAnsi="Arial" w:cs="Arial"/>
          <w:sz w:val="22"/>
          <w:szCs w:val="22"/>
        </w:rPr>
      </w:pPr>
      <w:r w:rsidRPr="00AF1C18">
        <w:rPr>
          <w:rStyle w:val="Strong"/>
          <w:rFonts w:ascii="Arial" w:hAnsi="Arial" w:cs="Arial"/>
          <w:sz w:val="22"/>
          <w:szCs w:val="22"/>
        </w:rPr>
        <w:t>Scheduled Reporting:</w:t>
      </w:r>
      <w:r w:rsidRPr="00AF1C18">
        <w:rPr>
          <w:rFonts w:ascii="Arial" w:hAnsi="Arial" w:cs="Arial"/>
          <w:sz w:val="22"/>
          <w:szCs w:val="22"/>
        </w:rPr>
        <w:t xml:space="preserve"> Automated delivery of reports via email or other channels.</w:t>
      </w:r>
    </w:p>
    <w:p w14:paraId="12061914" w14:textId="7B65367E" w:rsidR="00342B41" w:rsidRPr="00AF1C18" w:rsidRDefault="00501E64" w:rsidP="00B743D0">
      <w:pPr>
        <w:pStyle w:val="Heading3"/>
        <w:spacing w:line="276" w:lineRule="auto"/>
        <w:ind w:firstLine="360"/>
        <w:rPr>
          <w:rFonts w:ascii="Arial" w:hAnsi="Arial" w:cs="Arial"/>
          <w:sz w:val="22"/>
          <w:szCs w:val="22"/>
        </w:rPr>
      </w:pPr>
      <w:r>
        <w:rPr>
          <w:rFonts w:ascii="Arial" w:hAnsi="Arial" w:cs="Arial"/>
          <w:sz w:val="22"/>
          <w:szCs w:val="22"/>
        </w:rPr>
        <w:t xml:space="preserve">4.6 </w:t>
      </w:r>
      <w:r w:rsidR="00342B41" w:rsidRPr="00AF1C18">
        <w:rPr>
          <w:rFonts w:ascii="Arial" w:hAnsi="Arial" w:cs="Arial"/>
          <w:sz w:val="22"/>
          <w:szCs w:val="22"/>
        </w:rPr>
        <w:t>Support &amp; Enablement</w:t>
      </w:r>
    </w:p>
    <w:p w14:paraId="0EFCD981" w14:textId="23BA4C49" w:rsidR="00342B41" w:rsidRPr="00AF1C18" w:rsidRDefault="00342B41" w:rsidP="00B743D0">
      <w:pPr>
        <w:pStyle w:val="NormalWeb"/>
        <w:numPr>
          <w:ilvl w:val="0"/>
          <w:numId w:val="66"/>
        </w:numPr>
        <w:spacing w:line="276" w:lineRule="auto"/>
        <w:rPr>
          <w:rFonts w:ascii="Arial" w:hAnsi="Arial" w:cs="Arial"/>
          <w:sz w:val="22"/>
          <w:szCs w:val="22"/>
        </w:rPr>
      </w:pPr>
      <w:r w:rsidRPr="00AF1C18">
        <w:rPr>
          <w:rStyle w:val="Strong"/>
          <w:rFonts w:ascii="Arial" w:hAnsi="Arial" w:cs="Arial"/>
          <w:sz w:val="22"/>
          <w:szCs w:val="22"/>
        </w:rPr>
        <w:t>Report Development Services:</w:t>
      </w:r>
      <w:r w:rsidRPr="00AF1C18">
        <w:rPr>
          <w:rFonts w:ascii="Arial" w:hAnsi="Arial" w:cs="Arial"/>
          <w:sz w:val="22"/>
          <w:szCs w:val="22"/>
        </w:rPr>
        <w:t xml:space="preserve"> Custom dashboards and reports.</w:t>
      </w:r>
    </w:p>
    <w:p w14:paraId="1530D70C" w14:textId="77777777" w:rsidR="00342B41" w:rsidRPr="00AF1C18" w:rsidRDefault="00342B41" w:rsidP="00B743D0">
      <w:pPr>
        <w:pStyle w:val="NormalWeb"/>
        <w:numPr>
          <w:ilvl w:val="0"/>
          <w:numId w:val="66"/>
        </w:numPr>
        <w:spacing w:line="276" w:lineRule="auto"/>
        <w:rPr>
          <w:rFonts w:ascii="Arial" w:hAnsi="Arial" w:cs="Arial"/>
          <w:sz w:val="22"/>
          <w:szCs w:val="22"/>
        </w:rPr>
      </w:pPr>
      <w:r w:rsidRPr="00AF1C18">
        <w:rPr>
          <w:rStyle w:val="Strong"/>
          <w:rFonts w:ascii="Arial" w:hAnsi="Arial" w:cs="Arial"/>
          <w:sz w:val="22"/>
          <w:szCs w:val="22"/>
        </w:rPr>
        <w:t>User Training:</w:t>
      </w:r>
      <w:r w:rsidRPr="00AF1C18">
        <w:rPr>
          <w:rFonts w:ascii="Arial" w:hAnsi="Arial" w:cs="Arial"/>
          <w:sz w:val="22"/>
          <w:szCs w:val="22"/>
        </w:rPr>
        <w:t xml:space="preserve"> Training programs for end-users and advanced power users.</w:t>
      </w:r>
    </w:p>
    <w:p w14:paraId="0DB6AF25" w14:textId="77777777" w:rsidR="00342B41" w:rsidRPr="00AF1C18" w:rsidRDefault="00342B41" w:rsidP="00B743D0">
      <w:pPr>
        <w:pStyle w:val="NormalWeb"/>
        <w:numPr>
          <w:ilvl w:val="0"/>
          <w:numId w:val="66"/>
        </w:numPr>
        <w:spacing w:line="276" w:lineRule="auto"/>
        <w:rPr>
          <w:rFonts w:ascii="Arial" w:hAnsi="Arial" w:cs="Arial"/>
          <w:sz w:val="22"/>
          <w:szCs w:val="22"/>
        </w:rPr>
      </w:pPr>
      <w:r w:rsidRPr="00AF1C18">
        <w:rPr>
          <w:rStyle w:val="Strong"/>
          <w:rFonts w:ascii="Arial" w:hAnsi="Arial" w:cs="Arial"/>
          <w:sz w:val="22"/>
          <w:szCs w:val="22"/>
        </w:rPr>
        <w:t>Best Practices Consultation:</w:t>
      </w:r>
      <w:r w:rsidRPr="00AF1C18">
        <w:rPr>
          <w:rFonts w:ascii="Arial" w:hAnsi="Arial" w:cs="Arial"/>
          <w:sz w:val="22"/>
          <w:szCs w:val="22"/>
        </w:rPr>
        <w:t xml:space="preserve"> Expert guidance on BI design, visualization techniques, and governance.</w:t>
      </w:r>
    </w:p>
    <w:p w14:paraId="3469D25E" w14:textId="77777777" w:rsidR="00342B41" w:rsidRPr="00AF1C18" w:rsidRDefault="00342B41" w:rsidP="00B743D0">
      <w:pPr>
        <w:pStyle w:val="NormalWeb"/>
        <w:numPr>
          <w:ilvl w:val="0"/>
          <w:numId w:val="66"/>
        </w:numPr>
        <w:spacing w:line="276" w:lineRule="auto"/>
        <w:rPr>
          <w:rFonts w:ascii="Arial" w:hAnsi="Arial" w:cs="Arial"/>
          <w:sz w:val="22"/>
          <w:szCs w:val="22"/>
        </w:rPr>
      </w:pPr>
      <w:r w:rsidRPr="00AF1C18">
        <w:rPr>
          <w:rStyle w:val="Strong"/>
          <w:rFonts w:ascii="Arial" w:hAnsi="Arial" w:cs="Arial"/>
          <w:sz w:val="22"/>
          <w:szCs w:val="22"/>
        </w:rPr>
        <w:t>Ongoing Optimization:</w:t>
      </w:r>
      <w:r w:rsidRPr="00AF1C18">
        <w:rPr>
          <w:rFonts w:ascii="Arial" w:hAnsi="Arial" w:cs="Arial"/>
          <w:sz w:val="22"/>
          <w:szCs w:val="22"/>
        </w:rPr>
        <w:t xml:space="preserve"> Continuous refinement of reports and dashboards based on user adoption and feedback.</w:t>
      </w:r>
    </w:p>
    <w:p w14:paraId="272AD254" w14:textId="380F0739" w:rsidR="00501E64" w:rsidRPr="00501E64" w:rsidRDefault="00501E64" w:rsidP="00B743D0">
      <w:pPr>
        <w:pStyle w:val="Heading3"/>
        <w:spacing w:line="276" w:lineRule="auto"/>
        <w:ind w:left="360"/>
        <w:rPr>
          <w:rFonts w:ascii="Arial" w:hAnsi="Arial" w:cs="Arial"/>
          <w:sz w:val="22"/>
          <w:szCs w:val="22"/>
        </w:rPr>
      </w:pPr>
      <w:r>
        <w:rPr>
          <w:rFonts w:ascii="Arial" w:hAnsi="Arial" w:cs="Arial"/>
          <w:sz w:val="22"/>
          <w:szCs w:val="22"/>
        </w:rPr>
        <w:t>4.</w:t>
      </w:r>
      <w:r>
        <w:rPr>
          <w:rFonts w:ascii="Arial" w:hAnsi="Arial" w:cs="Arial"/>
          <w:sz w:val="22"/>
          <w:szCs w:val="22"/>
        </w:rPr>
        <w:t>7</w:t>
      </w:r>
      <w:r>
        <w:rPr>
          <w:rFonts w:ascii="Arial" w:hAnsi="Arial" w:cs="Arial"/>
          <w:sz w:val="22"/>
          <w:szCs w:val="22"/>
        </w:rPr>
        <w:t xml:space="preserve"> </w:t>
      </w:r>
      <w:r>
        <w:rPr>
          <w:rFonts w:ascii="Arial" w:hAnsi="Arial" w:cs="Arial"/>
          <w:sz w:val="22"/>
          <w:szCs w:val="22"/>
        </w:rPr>
        <w:t xml:space="preserve">Data Warehouse Capabilities </w:t>
      </w:r>
      <w:r>
        <w:rPr>
          <w:rFonts w:ascii="Arial" w:hAnsi="Arial" w:cs="Arial"/>
          <w:sz w:val="22"/>
          <w:szCs w:val="22"/>
        </w:rPr>
        <w:br/>
      </w:r>
      <w:r w:rsidRPr="00501E64">
        <w:rPr>
          <w:rFonts w:ascii="Arial" w:hAnsi="Arial" w:cs="Arial"/>
          <w:b w:val="0"/>
          <w:bCs w:val="0"/>
          <w:sz w:val="22"/>
          <w:szCs w:val="22"/>
        </w:rPr>
        <w:t>The Salve Data Warehouse services shall include the following:</w:t>
      </w:r>
    </w:p>
    <w:p w14:paraId="30D3AD9E" w14:textId="77777777" w:rsidR="00501E64" w:rsidRPr="00501E64" w:rsidRDefault="00501E64" w:rsidP="00B743D0">
      <w:pPr>
        <w:pStyle w:val="Heading3"/>
        <w:numPr>
          <w:ilvl w:val="0"/>
          <w:numId w:val="69"/>
        </w:numPr>
        <w:spacing w:line="276" w:lineRule="auto"/>
        <w:rPr>
          <w:rFonts w:ascii="Arial" w:hAnsi="Arial" w:cs="Arial"/>
          <w:b w:val="0"/>
          <w:bCs w:val="0"/>
          <w:sz w:val="22"/>
          <w:szCs w:val="22"/>
        </w:rPr>
      </w:pPr>
      <w:r w:rsidRPr="00501E64">
        <w:rPr>
          <w:rFonts w:ascii="Arial" w:hAnsi="Arial" w:cs="Arial"/>
          <w:b w:val="0"/>
          <w:bCs w:val="0"/>
          <w:sz w:val="22"/>
          <w:szCs w:val="22"/>
        </w:rPr>
        <w:t>Standardized, production-ready data warehouse.</w:t>
      </w:r>
    </w:p>
    <w:p w14:paraId="43B85CB7" w14:textId="364D0A4C" w:rsidR="00501E64" w:rsidRPr="00501E64" w:rsidRDefault="00501E64" w:rsidP="00B743D0">
      <w:pPr>
        <w:pStyle w:val="Heading3"/>
        <w:numPr>
          <w:ilvl w:val="0"/>
          <w:numId w:val="69"/>
        </w:numPr>
        <w:spacing w:line="276" w:lineRule="auto"/>
        <w:rPr>
          <w:rFonts w:ascii="Arial" w:hAnsi="Arial" w:cs="Arial"/>
          <w:b w:val="0"/>
          <w:bCs w:val="0"/>
          <w:sz w:val="22"/>
          <w:szCs w:val="22"/>
        </w:rPr>
      </w:pPr>
      <w:r w:rsidRPr="00501E64">
        <w:rPr>
          <w:rFonts w:ascii="Arial" w:hAnsi="Arial" w:cs="Arial"/>
          <w:b w:val="0"/>
          <w:bCs w:val="0"/>
          <w:sz w:val="22"/>
          <w:szCs w:val="22"/>
        </w:rPr>
        <w:t xml:space="preserve">Embedded BI and reporting tools directly inside </w:t>
      </w:r>
      <w:r>
        <w:rPr>
          <w:rFonts w:ascii="Arial" w:hAnsi="Arial" w:cs="Arial"/>
          <w:b w:val="0"/>
          <w:bCs w:val="0"/>
          <w:sz w:val="22"/>
          <w:szCs w:val="22"/>
        </w:rPr>
        <w:t>Provider platform</w:t>
      </w:r>
      <w:r w:rsidRPr="00501E64">
        <w:rPr>
          <w:rFonts w:ascii="Arial" w:hAnsi="Arial" w:cs="Arial"/>
          <w:b w:val="0"/>
          <w:bCs w:val="0"/>
          <w:sz w:val="22"/>
          <w:szCs w:val="22"/>
        </w:rPr>
        <w:t>.</w:t>
      </w:r>
    </w:p>
    <w:p w14:paraId="12C9BBEA" w14:textId="77777777" w:rsidR="00501E64" w:rsidRPr="00501E64" w:rsidRDefault="00501E64" w:rsidP="00B743D0">
      <w:pPr>
        <w:pStyle w:val="Heading3"/>
        <w:numPr>
          <w:ilvl w:val="0"/>
          <w:numId w:val="69"/>
        </w:numPr>
        <w:spacing w:line="276" w:lineRule="auto"/>
        <w:rPr>
          <w:rFonts w:ascii="Arial" w:hAnsi="Arial" w:cs="Arial"/>
          <w:b w:val="0"/>
          <w:bCs w:val="0"/>
          <w:sz w:val="22"/>
          <w:szCs w:val="22"/>
        </w:rPr>
      </w:pPr>
      <w:r w:rsidRPr="00501E64">
        <w:rPr>
          <w:rFonts w:ascii="Arial" w:hAnsi="Arial" w:cs="Arial"/>
          <w:b w:val="0"/>
          <w:bCs w:val="0"/>
          <w:sz w:val="22"/>
          <w:szCs w:val="22"/>
        </w:rPr>
        <w:t>Library of pre-made analytics and dashboards.</w:t>
      </w:r>
    </w:p>
    <w:p w14:paraId="603AB4E8" w14:textId="050C2DDA" w:rsidR="00501E64" w:rsidRPr="00501E64" w:rsidRDefault="00501E64" w:rsidP="00B743D0">
      <w:pPr>
        <w:pStyle w:val="Heading3"/>
        <w:numPr>
          <w:ilvl w:val="0"/>
          <w:numId w:val="69"/>
        </w:numPr>
        <w:spacing w:line="276" w:lineRule="auto"/>
        <w:rPr>
          <w:rFonts w:ascii="Arial" w:hAnsi="Arial" w:cs="Arial"/>
          <w:b w:val="0"/>
          <w:bCs w:val="0"/>
          <w:sz w:val="22"/>
          <w:szCs w:val="22"/>
        </w:rPr>
      </w:pPr>
      <w:r w:rsidRPr="00501E64">
        <w:rPr>
          <w:rFonts w:ascii="Arial" w:hAnsi="Arial" w:cs="Arial"/>
          <w:b w:val="0"/>
          <w:bCs w:val="0"/>
          <w:sz w:val="22"/>
          <w:szCs w:val="22"/>
        </w:rPr>
        <w:t xml:space="preserve">Ability to create custom models alongside </w:t>
      </w:r>
      <w:r>
        <w:rPr>
          <w:rFonts w:ascii="Arial" w:hAnsi="Arial" w:cs="Arial"/>
          <w:b w:val="0"/>
          <w:bCs w:val="0"/>
          <w:sz w:val="22"/>
          <w:szCs w:val="22"/>
        </w:rPr>
        <w:t>Provider’s</w:t>
      </w:r>
      <w:r w:rsidRPr="00501E64">
        <w:rPr>
          <w:rFonts w:ascii="Arial" w:hAnsi="Arial" w:cs="Arial"/>
          <w:b w:val="0"/>
          <w:bCs w:val="0"/>
          <w:sz w:val="22"/>
          <w:szCs w:val="22"/>
        </w:rPr>
        <w:t xml:space="preserve"> internal models.</w:t>
      </w:r>
    </w:p>
    <w:p w14:paraId="473B0B43" w14:textId="05ED0F6A" w:rsidR="00501E64" w:rsidRPr="00501E64" w:rsidRDefault="00501E64" w:rsidP="00B743D0">
      <w:pPr>
        <w:pStyle w:val="Heading3"/>
        <w:numPr>
          <w:ilvl w:val="0"/>
          <w:numId w:val="69"/>
        </w:numPr>
        <w:spacing w:line="276" w:lineRule="auto"/>
        <w:rPr>
          <w:rFonts w:ascii="Arial" w:hAnsi="Arial" w:cs="Arial"/>
          <w:b w:val="0"/>
          <w:bCs w:val="0"/>
          <w:sz w:val="22"/>
          <w:szCs w:val="22"/>
        </w:rPr>
      </w:pPr>
      <w:r w:rsidRPr="00501E64">
        <w:rPr>
          <w:rFonts w:ascii="Arial" w:hAnsi="Arial" w:cs="Arial"/>
          <w:b w:val="0"/>
          <w:bCs w:val="0"/>
          <w:sz w:val="22"/>
          <w:szCs w:val="22"/>
        </w:rPr>
        <w:t xml:space="preserve">Ingestion of raw data from </w:t>
      </w:r>
      <w:r w:rsidR="00D10F72">
        <w:rPr>
          <w:rFonts w:ascii="Arial" w:hAnsi="Arial" w:cs="Arial"/>
          <w:b w:val="0"/>
          <w:bCs w:val="0"/>
          <w:sz w:val="22"/>
          <w:szCs w:val="22"/>
        </w:rPr>
        <w:t>I</w:t>
      </w:r>
      <w:r w:rsidRPr="00501E64">
        <w:rPr>
          <w:rFonts w:ascii="Arial" w:hAnsi="Arial" w:cs="Arial"/>
          <w:b w:val="0"/>
          <w:bCs w:val="0"/>
          <w:sz w:val="22"/>
          <w:szCs w:val="22"/>
        </w:rPr>
        <w:t>ntegrations.</w:t>
      </w:r>
    </w:p>
    <w:p w14:paraId="3F2BE128" w14:textId="2F5A0C03" w:rsidR="00501E64" w:rsidRPr="00501E64" w:rsidRDefault="00501E64" w:rsidP="00B743D0">
      <w:pPr>
        <w:pStyle w:val="Heading3"/>
        <w:numPr>
          <w:ilvl w:val="0"/>
          <w:numId w:val="69"/>
        </w:numPr>
        <w:spacing w:line="276" w:lineRule="auto"/>
        <w:rPr>
          <w:rFonts w:ascii="Arial" w:hAnsi="Arial" w:cs="Arial"/>
          <w:b w:val="0"/>
          <w:bCs w:val="0"/>
          <w:sz w:val="22"/>
          <w:szCs w:val="22"/>
        </w:rPr>
      </w:pPr>
      <w:r w:rsidRPr="00501E64">
        <w:rPr>
          <w:rFonts w:ascii="Arial" w:hAnsi="Arial" w:cs="Arial"/>
          <w:b w:val="0"/>
          <w:bCs w:val="0"/>
          <w:sz w:val="22"/>
          <w:szCs w:val="22"/>
        </w:rPr>
        <w:t xml:space="preserve">Option for Customer to internalize data ingestion, with </w:t>
      </w:r>
      <w:r w:rsidR="00D10F72">
        <w:rPr>
          <w:rFonts w:ascii="Arial" w:hAnsi="Arial" w:cs="Arial"/>
          <w:b w:val="0"/>
          <w:bCs w:val="0"/>
          <w:sz w:val="22"/>
          <w:szCs w:val="22"/>
        </w:rPr>
        <w:t>Provider</w:t>
      </w:r>
      <w:r w:rsidRPr="00501E64">
        <w:rPr>
          <w:rFonts w:ascii="Arial" w:hAnsi="Arial" w:cs="Arial"/>
          <w:b w:val="0"/>
          <w:bCs w:val="0"/>
          <w:sz w:val="22"/>
          <w:szCs w:val="22"/>
        </w:rPr>
        <w:t xml:space="preserve"> providing YAML-based ETL configuration.</w:t>
      </w:r>
    </w:p>
    <w:p w14:paraId="1B09FD43" w14:textId="741187F6" w:rsidR="00501E64" w:rsidRPr="00D10F72" w:rsidRDefault="00501E64" w:rsidP="00B743D0">
      <w:pPr>
        <w:pStyle w:val="Heading3"/>
        <w:numPr>
          <w:ilvl w:val="0"/>
          <w:numId w:val="69"/>
        </w:numPr>
        <w:spacing w:line="276" w:lineRule="auto"/>
        <w:rPr>
          <w:rFonts w:ascii="Arial" w:hAnsi="Arial" w:cs="Arial"/>
          <w:b w:val="0"/>
          <w:bCs w:val="0"/>
          <w:sz w:val="22"/>
          <w:szCs w:val="22"/>
        </w:rPr>
      </w:pPr>
      <w:r w:rsidRPr="00501E64">
        <w:rPr>
          <w:rFonts w:ascii="Arial" w:hAnsi="Arial" w:cs="Arial"/>
          <w:b w:val="0"/>
          <w:bCs w:val="0"/>
          <w:sz w:val="22"/>
          <w:szCs w:val="22"/>
        </w:rPr>
        <w:t>Support for “power users” applying modeling in AI/BI tools.</w:t>
      </w:r>
    </w:p>
    <w:p w14:paraId="298009E6" w14:textId="5D4F947E" w:rsidR="00501E64" w:rsidRDefault="00501E64" w:rsidP="00B743D0">
      <w:pPr>
        <w:pStyle w:val="Heading3"/>
        <w:spacing w:line="276" w:lineRule="auto"/>
        <w:ind w:firstLine="360"/>
        <w:rPr>
          <w:rFonts w:ascii="Arial" w:hAnsi="Arial" w:cs="Arial"/>
          <w:sz w:val="22"/>
          <w:szCs w:val="22"/>
        </w:rPr>
      </w:pPr>
      <w:r>
        <w:rPr>
          <w:rFonts w:ascii="Arial" w:hAnsi="Arial" w:cs="Arial"/>
          <w:sz w:val="22"/>
          <w:szCs w:val="22"/>
        </w:rPr>
        <w:t>4.</w:t>
      </w:r>
      <w:r>
        <w:rPr>
          <w:rFonts w:ascii="Arial" w:hAnsi="Arial" w:cs="Arial"/>
          <w:sz w:val="22"/>
          <w:szCs w:val="22"/>
        </w:rPr>
        <w:t>8</w:t>
      </w:r>
      <w:r>
        <w:rPr>
          <w:rFonts w:ascii="Arial" w:hAnsi="Arial" w:cs="Arial"/>
          <w:sz w:val="22"/>
          <w:szCs w:val="22"/>
        </w:rPr>
        <w:t xml:space="preserve"> </w:t>
      </w:r>
      <w:r>
        <w:rPr>
          <w:rFonts w:ascii="Arial" w:hAnsi="Arial" w:cs="Arial"/>
          <w:sz w:val="22"/>
          <w:szCs w:val="22"/>
        </w:rPr>
        <w:t>Integrations</w:t>
      </w:r>
    </w:p>
    <w:tbl>
      <w:tblPr>
        <w:tblStyle w:val="TableGrid"/>
        <w:tblW w:w="0" w:type="auto"/>
        <w:tblInd w:w="715" w:type="dxa"/>
        <w:tblLook w:val="04A0" w:firstRow="1" w:lastRow="0" w:firstColumn="1" w:lastColumn="0" w:noHBand="0" w:noVBand="1"/>
      </w:tblPr>
      <w:tblGrid>
        <w:gridCol w:w="1800"/>
        <w:gridCol w:w="2520"/>
        <w:gridCol w:w="2430"/>
        <w:gridCol w:w="1545"/>
      </w:tblGrid>
      <w:tr w:rsidR="00D10F72" w14:paraId="51A39C15" w14:textId="77777777" w:rsidTr="009721F0">
        <w:trPr>
          <w:trHeight w:val="360"/>
        </w:trPr>
        <w:tc>
          <w:tcPr>
            <w:tcW w:w="1800" w:type="dxa"/>
            <w:shd w:val="clear" w:color="auto" w:fill="E7E6E6" w:themeFill="background2"/>
            <w:vAlign w:val="center"/>
          </w:tcPr>
          <w:p w14:paraId="537AA5C3" w14:textId="1F0C24BF" w:rsidR="00D10F72" w:rsidRPr="00D10F72" w:rsidRDefault="00D10F72" w:rsidP="00B743D0">
            <w:pPr>
              <w:pStyle w:val="Heading3"/>
              <w:spacing w:line="276" w:lineRule="auto"/>
              <w:rPr>
                <w:rFonts w:ascii="Arial" w:hAnsi="Arial" w:cs="Arial"/>
                <w:b w:val="0"/>
                <w:bCs w:val="0"/>
                <w:sz w:val="20"/>
                <w:szCs w:val="20"/>
              </w:rPr>
            </w:pPr>
            <w:r w:rsidRPr="00D10F72">
              <w:rPr>
                <w:rStyle w:val="Strong"/>
                <w:rFonts w:ascii="Arial" w:hAnsi="Arial" w:cs="Arial"/>
                <w:b/>
                <w:bCs/>
                <w:color w:val="1F1F1F"/>
                <w:sz w:val="20"/>
                <w:szCs w:val="20"/>
                <w:bdr w:val="none" w:sz="0" w:space="0" w:color="auto" w:frame="1"/>
              </w:rPr>
              <w:t>Integration Type</w:t>
            </w:r>
          </w:p>
        </w:tc>
        <w:tc>
          <w:tcPr>
            <w:tcW w:w="2520" w:type="dxa"/>
            <w:shd w:val="clear" w:color="auto" w:fill="E7E6E6" w:themeFill="background2"/>
            <w:vAlign w:val="center"/>
          </w:tcPr>
          <w:p w14:paraId="23360EC5" w14:textId="2FEA8655" w:rsidR="00D10F72" w:rsidRPr="00D10F72" w:rsidRDefault="00D10F72" w:rsidP="00B743D0">
            <w:pPr>
              <w:pStyle w:val="Heading3"/>
              <w:spacing w:line="276" w:lineRule="auto"/>
              <w:rPr>
                <w:rFonts w:ascii="Arial" w:hAnsi="Arial" w:cs="Arial"/>
                <w:b w:val="0"/>
                <w:bCs w:val="0"/>
                <w:sz w:val="20"/>
                <w:szCs w:val="20"/>
              </w:rPr>
            </w:pPr>
            <w:r w:rsidRPr="00D10F72">
              <w:rPr>
                <w:rStyle w:val="Strong"/>
                <w:rFonts w:ascii="Arial" w:hAnsi="Arial" w:cs="Arial"/>
                <w:b/>
                <w:bCs/>
                <w:color w:val="1F1F1F"/>
                <w:sz w:val="20"/>
                <w:szCs w:val="20"/>
                <w:bdr w:val="none" w:sz="0" w:space="0" w:color="auto" w:frame="1"/>
              </w:rPr>
              <w:t>Integration Name</w:t>
            </w:r>
          </w:p>
        </w:tc>
        <w:tc>
          <w:tcPr>
            <w:tcW w:w="2430" w:type="dxa"/>
            <w:shd w:val="clear" w:color="auto" w:fill="E7E6E6" w:themeFill="background2"/>
            <w:vAlign w:val="center"/>
          </w:tcPr>
          <w:p w14:paraId="6BE168BD" w14:textId="533047A4" w:rsidR="00D10F72" w:rsidRPr="00D10F72" w:rsidRDefault="00D10F72" w:rsidP="00B743D0">
            <w:pPr>
              <w:pStyle w:val="Heading3"/>
              <w:spacing w:line="276" w:lineRule="auto"/>
              <w:rPr>
                <w:rFonts w:ascii="Arial" w:hAnsi="Arial" w:cs="Arial"/>
                <w:b w:val="0"/>
                <w:bCs w:val="0"/>
                <w:sz w:val="20"/>
                <w:szCs w:val="20"/>
              </w:rPr>
            </w:pPr>
            <w:r w:rsidRPr="00D10F72">
              <w:rPr>
                <w:rStyle w:val="Strong"/>
                <w:rFonts w:ascii="Arial" w:hAnsi="Arial" w:cs="Arial"/>
                <w:b/>
                <w:bCs/>
                <w:color w:val="1F1F1F"/>
                <w:sz w:val="20"/>
                <w:szCs w:val="20"/>
                <w:bdr w:val="none" w:sz="0" w:space="0" w:color="auto" w:frame="1"/>
              </w:rPr>
              <w:t>Status/Notes</w:t>
            </w:r>
          </w:p>
        </w:tc>
        <w:tc>
          <w:tcPr>
            <w:tcW w:w="1545" w:type="dxa"/>
            <w:shd w:val="clear" w:color="auto" w:fill="E7E6E6" w:themeFill="background2"/>
            <w:vAlign w:val="center"/>
          </w:tcPr>
          <w:p w14:paraId="417C1E4F" w14:textId="7E393378" w:rsidR="00D10F72" w:rsidRPr="00D10F72" w:rsidRDefault="00D10F72" w:rsidP="00B743D0">
            <w:pPr>
              <w:pStyle w:val="Heading3"/>
              <w:spacing w:line="276" w:lineRule="auto"/>
              <w:rPr>
                <w:rFonts w:ascii="Arial" w:hAnsi="Arial" w:cs="Arial"/>
                <w:b w:val="0"/>
                <w:bCs w:val="0"/>
                <w:sz w:val="20"/>
                <w:szCs w:val="20"/>
              </w:rPr>
            </w:pPr>
            <w:r w:rsidRPr="00D10F72">
              <w:rPr>
                <w:rStyle w:val="Strong"/>
                <w:rFonts w:ascii="Arial" w:hAnsi="Arial" w:cs="Arial"/>
                <w:b/>
                <w:bCs/>
                <w:color w:val="1F1F1F"/>
                <w:sz w:val="20"/>
                <w:szCs w:val="20"/>
                <w:bdr w:val="none" w:sz="0" w:space="0" w:color="auto" w:frame="1"/>
              </w:rPr>
              <w:t>ETA</w:t>
            </w:r>
          </w:p>
        </w:tc>
      </w:tr>
      <w:tr w:rsidR="00D10F72" w14:paraId="5DB701D6" w14:textId="77777777" w:rsidTr="009721F0">
        <w:trPr>
          <w:trHeight w:val="360"/>
        </w:trPr>
        <w:tc>
          <w:tcPr>
            <w:tcW w:w="1800" w:type="dxa"/>
            <w:vMerge w:val="restart"/>
            <w:shd w:val="clear" w:color="auto" w:fill="E7E6E6" w:themeFill="background2"/>
            <w:vAlign w:val="center"/>
          </w:tcPr>
          <w:p w14:paraId="0CA7B43D" w14:textId="73787B13" w:rsidR="00D10F72" w:rsidRPr="009721F0" w:rsidRDefault="00D10F72" w:rsidP="00B743D0">
            <w:pPr>
              <w:pStyle w:val="Heading3"/>
              <w:spacing w:line="276" w:lineRule="auto"/>
              <w:rPr>
                <w:rFonts w:ascii="Arial" w:hAnsi="Arial" w:cs="Arial"/>
                <w:sz w:val="20"/>
                <w:szCs w:val="20"/>
              </w:rPr>
            </w:pPr>
            <w:r w:rsidRPr="009721F0">
              <w:rPr>
                <w:rFonts w:ascii="Arial" w:hAnsi="Arial" w:cs="Arial"/>
                <w:color w:val="1F1F1F"/>
                <w:sz w:val="20"/>
                <w:szCs w:val="20"/>
                <w:bdr w:val="none" w:sz="0" w:space="0" w:color="auto" w:frame="1"/>
              </w:rPr>
              <w:t>Current Integrations</w:t>
            </w:r>
          </w:p>
        </w:tc>
        <w:tc>
          <w:tcPr>
            <w:tcW w:w="2520" w:type="dxa"/>
            <w:vAlign w:val="center"/>
          </w:tcPr>
          <w:p w14:paraId="18BA3D23" w14:textId="70168B19"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Google Analytics</w:t>
            </w:r>
          </w:p>
        </w:tc>
        <w:tc>
          <w:tcPr>
            <w:tcW w:w="2430" w:type="dxa"/>
            <w:vAlign w:val="center"/>
          </w:tcPr>
          <w:p w14:paraId="3BC82B4D" w14:textId="2BE34062"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0931FCAC" w14:textId="0DBEE3FB"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7D68C1E4" w14:textId="77777777" w:rsidTr="009721F0">
        <w:trPr>
          <w:trHeight w:val="360"/>
        </w:trPr>
        <w:tc>
          <w:tcPr>
            <w:tcW w:w="1800" w:type="dxa"/>
            <w:vMerge/>
            <w:shd w:val="clear" w:color="auto" w:fill="E7E6E6" w:themeFill="background2"/>
            <w:vAlign w:val="center"/>
          </w:tcPr>
          <w:p w14:paraId="50CE6727"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1958190A" w14:textId="0569CE01"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Dutchie</w:t>
            </w:r>
          </w:p>
        </w:tc>
        <w:tc>
          <w:tcPr>
            <w:tcW w:w="2430" w:type="dxa"/>
            <w:vAlign w:val="center"/>
          </w:tcPr>
          <w:p w14:paraId="63C54E40" w14:textId="4710AA98"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2357E13E" w14:textId="0AED842A"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7F651F78" w14:textId="77777777" w:rsidTr="009721F0">
        <w:trPr>
          <w:trHeight w:val="360"/>
        </w:trPr>
        <w:tc>
          <w:tcPr>
            <w:tcW w:w="1800" w:type="dxa"/>
            <w:vMerge/>
            <w:shd w:val="clear" w:color="auto" w:fill="E7E6E6" w:themeFill="background2"/>
            <w:vAlign w:val="center"/>
          </w:tcPr>
          <w:p w14:paraId="36E334C6"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456C6DD1" w14:textId="30E86356"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Headset</w:t>
            </w:r>
          </w:p>
        </w:tc>
        <w:tc>
          <w:tcPr>
            <w:tcW w:w="2430" w:type="dxa"/>
            <w:vAlign w:val="center"/>
          </w:tcPr>
          <w:p w14:paraId="6BBDB541" w14:textId="5E37B49B"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67DF5FA5" w14:textId="2D270E4F"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1CF33D63" w14:textId="77777777" w:rsidTr="009721F0">
        <w:trPr>
          <w:trHeight w:val="360"/>
        </w:trPr>
        <w:tc>
          <w:tcPr>
            <w:tcW w:w="1800" w:type="dxa"/>
            <w:vMerge/>
            <w:shd w:val="clear" w:color="auto" w:fill="E7E6E6" w:themeFill="background2"/>
            <w:vAlign w:val="center"/>
          </w:tcPr>
          <w:p w14:paraId="65753953"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5D251338" w14:textId="381C5799"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Springbig</w:t>
            </w:r>
          </w:p>
        </w:tc>
        <w:tc>
          <w:tcPr>
            <w:tcW w:w="2430" w:type="dxa"/>
            <w:vAlign w:val="center"/>
          </w:tcPr>
          <w:p w14:paraId="725F4506" w14:textId="3259596E"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4BE7F6C8" w14:textId="05AAEEA4"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1C24127D" w14:textId="77777777" w:rsidTr="009721F0">
        <w:trPr>
          <w:trHeight w:val="360"/>
        </w:trPr>
        <w:tc>
          <w:tcPr>
            <w:tcW w:w="1800" w:type="dxa"/>
            <w:vMerge/>
            <w:shd w:val="clear" w:color="auto" w:fill="E7E6E6" w:themeFill="background2"/>
            <w:vAlign w:val="center"/>
          </w:tcPr>
          <w:p w14:paraId="3A86B391"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5CA388C8" w14:textId="353EECCB"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Canix</w:t>
            </w:r>
          </w:p>
        </w:tc>
        <w:tc>
          <w:tcPr>
            <w:tcW w:w="2430" w:type="dxa"/>
            <w:vAlign w:val="center"/>
          </w:tcPr>
          <w:p w14:paraId="08C348F6" w14:textId="4A0EEF61"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46D2B2D9" w14:textId="35DB0199"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7E5288FB" w14:textId="77777777" w:rsidTr="009721F0">
        <w:trPr>
          <w:trHeight w:val="360"/>
        </w:trPr>
        <w:tc>
          <w:tcPr>
            <w:tcW w:w="1800" w:type="dxa"/>
            <w:vMerge/>
            <w:shd w:val="clear" w:color="auto" w:fill="E7E6E6" w:themeFill="background2"/>
            <w:vAlign w:val="center"/>
          </w:tcPr>
          <w:p w14:paraId="2EE60F37"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4AE28799" w14:textId="7FDC0636" w:rsidR="00D10F72" w:rsidRPr="00D10F72" w:rsidRDefault="00D10F72" w:rsidP="00B743D0">
            <w:pPr>
              <w:pStyle w:val="Heading3"/>
              <w:spacing w:line="276" w:lineRule="auto"/>
              <w:rPr>
                <w:rFonts w:ascii="Arial" w:hAnsi="Arial" w:cs="Arial"/>
                <w:sz w:val="20"/>
                <w:szCs w:val="20"/>
              </w:rPr>
            </w:pPr>
            <w:proofErr w:type="spellStart"/>
            <w:r w:rsidRPr="00D10F72">
              <w:rPr>
                <w:rFonts w:ascii="Arial" w:hAnsi="Arial" w:cs="Arial"/>
                <w:color w:val="1F1F1F"/>
                <w:sz w:val="20"/>
                <w:szCs w:val="20"/>
                <w:bdr w:val="none" w:sz="0" w:space="0" w:color="auto" w:frame="1"/>
              </w:rPr>
              <w:t>Würk</w:t>
            </w:r>
            <w:proofErr w:type="spellEnd"/>
          </w:p>
        </w:tc>
        <w:tc>
          <w:tcPr>
            <w:tcW w:w="2430" w:type="dxa"/>
            <w:vAlign w:val="center"/>
          </w:tcPr>
          <w:p w14:paraId="6F78D185" w14:textId="36E75242"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090ACC76" w14:textId="7B5D572D"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450CA930" w14:textId="77777777" w:rsidTr="009721F0">
        <w:trPr>
          <w:trHeight w:val="360"/>
        </w:trPr>
        <w:tc>
          <w:tcPr>
            <w:tcW w:w="1800" w:type="dxa"/>
            <w:vMerge/>
            <w:shd w:val="clear" w:color="auto" w:fill="E7E6E6" w:themeFill="background2"/>
            <w:vAlign w:val="center"/>
          </w:tcPr>
          <w:p w14:paraId="3F5DF547"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12977472" w14:textId="634FF27A"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Wedge</w:t>
            </w:r>
          </w:p>
        </w:tc>
        <w:tc>
          <w:tcPr>
            <w:tcW w:w="2430" w:type="dxa"/>
            <w:vAlign w:val="center"/>
          </w:tcPr>
          <w:p w14:paraId="575AF01C" w14:textId="0D161441"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56BA52F0" w14:textId="0AE44BFB"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4D925E41" w14:textId="77777777" w:rsidTr="009721F0">
        <w:trPr>
          <w:trHeight w:val="360"/>
        </w:trPr>
        <w:tc>
          <w:tcPr>
            <w:tcW w:w="1800" w:type="dxa"/>
            <w:vMerge/>
            <w:shd w:val="clear" w:color="auto" w:fill="E7E6E6" w:themeFill="background2"/>
            <w:vAlign w:val="center"/>
          </w:tcPr>
          <w:p w14:paraId="32B1A893"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649CE4F8" w14:textId="486A0A42"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LeafTrade</w:t>
            </w:r>
          </w:p>
        </w:tc>
        <w:tc>
          <w:tcPr>
            <w:tcW w:w="2430" w:type="dxa"/>
            <w:vAlign w:val="center"/>
          </w:tcPr>
          <w:p w14:paraId="7208E890" w14:textId="2718564D"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Production-ready</w:t>
            </w:r>
          </w:p>
        </w:tc>
        <w:tc>
          <w:tcPr>
            <w:tcW w:w="1545" w:type="dxa"/>
            <w:vAlign w:val="center"/>
          </w:tcPr>
          <w:p w14:paraId="5ACEE0C9" w14:textId="01AEBAC9"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Complete</w:t>
            </w:r>
          </w:p>
        </w:tc>
      </w:tr>
      <w:tr w:rsidR="00D10F72" w14:paraId="4E40F67A" w14:textId="77777777" w:rsidTr="009721F0">
        <w:trPr>
          <w:trHeight w:val="360"/>
        </w:trPr>
        <w:tc>
          <w:tcPr>
            <w:tcW w:w="1800" w:type="dxa"/>
            <w:vMerge w:val="restart"/>
            <w:shd w:val="clear" w:color="auto" w:fill="E7E6E6" w:themeFill="background2"/>
            <w:vAlign w:val="center"/>
          </w:tcPr>
          <w:p w14:paraId="48D7123D" w14:textId="63B58CDB" w:rsidR="00D10F72" w:rsidRPr="009721F0" w:rsidRDefault="00D10F72" w:rsidP="00B743D0">
            <w:pPr>
              <w:pStyle w:val="Heading3"/>
              <w:spacing w:line="276" w:lineRule="auto"/>
              <w:rPr>
                <w:rFonts w:ascii="Arial" w:hAnsi="Arial" w:cs="Arial"/>
                <w:sz w:val="20"/>
                <w:szCs w:val="20"/>
              </w:rPr>
            </w:pPr>
            <w:r w:rsidRPr="009721F0">
              <w:rPr>
                <w:rFonts w:ascii="Arial" w:hAnsi="Arial" w:cs="Arial"/>
                <w:color w:val="1F1F1F"/>
                <w:sz w:val="20"/>
                <w:szCs w:val="20"/>
                <w:bdr w:val="none" w:sz="0" w:space="0" w:color="auto" w:frame="1"/>
              </w:rPr>
              <w:t>New Planned Integrations</w:t>
            </w:r>
          </w:p>
        </w:tc>
        <w:tc>
          <w:tcPr>
            <w:tcW w:w="2520" w:type="dxa"/>
            <w:vAlign w:val="center"/>
          </w:tcPr>
          <w:p w14:paraId="7DE37D48" w14:textId="2D6AFC9C"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Treez</w:t>
            </w:r>
          </w:p>
        </w:tc>
        <w:tc>
          <w:tcPr>
            <w:tcW w:w="2430" w:type="dxa"/>
            <w:vAlign w:val="center"/>
          </w:tcPr>
          <w:p w14:paraId="1B4A2C2B" w14:textId="0A9CC778"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Planned</w:t>
            </w:r>
          </w:p>
        </w:tc>
        <w:tc>
          <w:tcPr>
            <w:tcW w:w="1545" w:type="dxa"/>
            <w:vAlign w:val="center"/>
          </w:tcPr>
          <w:p w14:paraId="078D2E96" w14:textId="7E5114E3"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sz w:val="20"/>
                <w:szCs w:val="20"/>
              </w:rPr>
              <w:t>TBD</w:t>
            </w:r>
          </w:p>
        </w:tc>
      </w:tr>
      <w:tr w:rsidR="00D10F72" w14:paraId="74C5747A" w14:textId="77777777" w:rsidTr="009721F0">
        <w:trPr>
          <w:trHeight w:val="360"/>
        </w:trPr>
        <w:tc>
          <w:tcPr>
            <w:tcW w:w="1800" w:type="dxa"/>
            <w:vMerge/>
            <w:shd w:val="clear" w:color="auto" w:fill="E7E6E6" w:themeFill="background2"/>
            <w:vAlign w:val="center"/>
          </w:tcPr>
          <w:p w14:paraId="3C13C67E"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5DB2A9E9" w14:textId="0F57E00B"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Precoro</w:t>
            </w:r>
          </w:p>
        </w:tc>
        <w:tc>
          <w:tcPr>
            <w:tcW w:w="2430" w:type="dxa"/>
            <w:vAlign w:val="center"/>
          </w:tcPr>
          <w:p w14:paraId="2A2D3D31" w14:textId="393ABF51"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Planned</w:t>
            </w:r>
          </w:p>
        </w:tc>
        <w:tc>
          <w:tcPr>
            <w:tcW w:w="1545" w:type="dxa"/>
            <w:vAlign w:val="center"/>
          </w:tcPr>
          <w:p w14:paraId="249149B5" w14:textId="61272D9F"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rPr>
              <w:t>TBD</w:t>
            </w:r>
          </w:p>
        </w:tc>
      </w:tr>
      <w:tr w:rsidR="00D10F72" w14:paraId="00ACA788" w14:textId="77777777" w:rsidTr="009721F0">
        <w:trPr>
          <w:trHeight w:val="360"/>
        </w:trPr>
        <w:tc>
          <w:tcPr>
            <w:tcW w:w="1800" w:type="dxa"/>
            <w:vMerge/>
            <w:shd w:val="clear" w:color="auto" w:fill="E7E6E6" w:themeFill="background2"/>
            <w:vAlign w:val="center"/>
          </w:tcPr>
          <w:p w14:paraId="79D8CF8E"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0D9F679C" w14:textId="7799C559"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Vena</w:t>
            </w:r>
          </w:p>
        </w:tc>
        <w:tc>
          <w:tcPr>
            <w:tcW w:w="2430" w:type="dxa"/>
            <w:vAlign w:val="center"/>
          </w:tcPr>
          <w:p w14:paraId="37568A3D" w14:textId="6134D2C7"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Planned</w:t>
            </w:r>
          </w:p>
        </w:tc>
        <w:tc>
          <w:tcPr>
            <w:tcW w:w="1545" w:type="dxa"/>
            <w:vAlign w:val="center"/>
          </w:tcPr>
          <w:p w14:paraId="0E021357" w14:textId="7ACD6B0A"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rPr>
              <w:t>TBD</w:t>
            </w:r>
          </w:p>
        </w:tc>
      </w:tr>
      <w:tr w:rsidR="00D10F72" w14:paraId="16C9CED7" w14:textId="77777777" w:rsidTr="009721F0">
        <w:trPr>
          <w:trHeight w:val="360"/>
        </w:trPr>
        <w:tc>
          <w:tcPr>
            <w:tcW w:w="1800" w:type="dxa"/>
            <w:vMerge/>
            <w:shd w:val="clear" w:color="auto" w:fill="E7E6E6" w:themeFill="background2"/>
            <w:vAlign w:val="center"/>
          </w:tcPr>
          <w:p w14:paraId="0B6D774A"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0185FE52" w14:textId="5154E8BA"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Sage</w:t>
            </w:r>
          </w:p>
        </w:tc>
        <w:tc>
          <w:tcPr>
            <w:tcW w:w="2430" w:type="dxa"/>
            <w:vAlign w:val="center"/>
          </w:tcPr>
          <w:p w14:paraId="0C7A3841" w14:textId="4171011C"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Planned</w:t>
            </w:r>
          </w:p>
        </w:tc>
        <w:tc>
          <w:tcPr>
            <w:tcW w:w="1545" w:type="dxa"/>
            <w:vAlign w:val="center"/>
          </w:tcPr>
          <w:p w14:paraId="47CCCC63" w14:textId="3FB8A786"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rPr>
              <w:t>TBD</w:t>
            </w:r>
          </w:p>
        </w:tc>
      </w:tr>
      <w:tr w:rsidR="00D10F72" w14:paraId="040A4584" w14:textId="77777777" w:rsidTr="009721F0">
        <w:trPr>
          <w:trHeight w:val="360"/>
        </w:trPr>
        <w:tc>
          <w:tcPr>
            <w:tcW w:w="1800" w:type="dxa"/>
            <w:vMerge/>
            <w:shd w:val="clear" w:color="auto" w:fill="E7E6E6" w:themeFill="background2"/>
            <w:vAlign w:val="center"/>
          </w:tcPr>
          <w:p w14:paraId="735AEC1C"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0220D727" w14:textId="06D685C2"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Klaviyo</w:t>
            </w:r>
          </w:p>
        </w:tc>
        <w:tc>
          <w:tcPr>
            <w:tcW w:w="2430" w:type="dxa"/>
            <w:vAlign w:val="center"/>
          </w:tcPr>
          <w:p w14:paraId="40EA92B7" w14:textId="6ED609D6"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Planned</w:t>
            </w:r>
          </w:p>
        </w:tc>
        <w:tc>
          <w:tcPr>
            <w:tcW w:w="1545" w:type="dxa"/>
            <w:vAlign w:val="center"/>
          </w:tcPr>
          <w:p w14:paraId="020B3C05" w14:textId="6A010057"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rPr>
              <w:t>TBD</w:t>
            </w:r>
          </w:p>
        </w:tc>
      </w:tr>
      <w:tr w:rsidR="00D10F72" w14:paraId="101D746A" w14:textId="77777777" w:rsidTr="009721F0">
        <w:trPr>
          <w:trHeight w:val="360"/>
        </w:trPr>
        <w:tc>
          <w:tcPr>
            <w:tcW w:w="1800" w:type="dxa"/>
            <w:vMerge/>
            <w:shd w:val="clear" w:color="auto" w:fill="E7E6E6" w:themeFill="background2"/>
            <w:vAlign w:val="center"/>
          </w:tcPr>
          <w:p w14:paraId="3DA9228C"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1C9F2932" w14:textId="6CC853A9"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Order.co</w:t>
            </w:r>
          </w:p>
        </w:tc>
        <w:tc>
          <w:tcPr>
            <w:tcW w:w="2430" w:type="dxa"/>
            <w:vAlign w:val="center"/>
          </w:tcPr>
          <w:p w14:paraId="20FC1FB5" w14:textId="5C3E5AC0"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Planned</w:t>
            </w:r>
          </w:p>
        </w:tc>
        <w:tc>
          <w:tcPr>
            <w:tcW w:w="1545" w:type="dxa"/>
            <w:vAlign w:val="center"/>
          </w:tcPr>
          <w:p w14:paraId="0359339B" w14:textId="7715FE77"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rPr>
              <w:t>TBD</w:t>
            </w:r>
          </w:p>
        </w:tc>
      </w:tr>
      <w:tr w:rsidR="00D10F72" w14:paraId="32EFB472" w14:textId="77777777" w:rsidTr="009721F0">
        <w:trPr>
          <w:trHeight w:val="360"/>
        </w:trPr>
        <w:tc>
          <w:tcPr>
            <w:tcW w:w="1800" w:type="dxa"/>
            <w:vMerge/>
            <w:shd w:val="clear" w:color="auto" w:fill="E7E6E6" w:themeFill="background2"/>
            <w:vAlign w:val="center"/>
          </w:tcPr>
          <w:p w14:paraId="6A03608D" w14:textId="77777777" w:rsidR="00D10F72" w:rsidRPr="00D10F72" w:rsidRDefault="00D10F72" w:rsidP="00B743D0">
            <w:pPr>
              <w:pStyle w:val="Heading3"/>
              <w:spacing w:line="276" w:lineRule="auto"/>
              <w:rPr>
                <w:rFonts w:ascii="Arial" w:hAnsi="Arial" w:cs="Arial"/>
                <w:sz w:val="20"/>
                <w:szCs w:val="20"/>
              </w:rPr>
            </w:pPr>
          </w:p>
        </w:tc>
        <w:tc>
          <w:tcPr>
            <w:tcW w:w="2520" w:type="dxa"/>
            <w:vAlign w:val="center"/>
          </w:tcPr>
          <w:p w14:paraId="1E9BFF1B" w14:textId="6CECE72A" w:rsidR="00D10F72" w:rsidRPr="00D10F72" w:rsidRDefault="00D10F72" w:rsidP="00B743D0">
            <w:pPr>
              <w:pStyle w:val="Heading3"/>
              <w:spacing w:line="276" w:lineRule="auto"/>
              <w:rPr>
                <w:rFonts w:ascii="Arial" w:hAnsi="Arial" w:cs="Arial"/>
                <w:sz w:val="20"/>
                <w:szCs w:val="20"/>
              </w:rPr>
            </w:pPr>
            <w:r w:rsidRPr="00D10F72">
              <w:rPr>
                <w:rFonts w:ascii="Arial" w:hAnsi="Arial" w:cs="Arial"/>
                <w:color w:val="1F1F1F"/>
                <w:sz w:val="20"/>
                <w:szCs w:val="20"/>
                <w:bdr w:val="none" w:sz="0" w:space="0" w:color="auto" w:frame="1"/>
              </w:rPr>
              <w:t>Wedge (</w:t>
            </w:r>
            <w:r w:rsidR="009721F0">
              <w:rPr>
                <w:rFonts w:ascii="Arial" w:hAnsi="Arial" w:cs="Arial"/>
                <w:color w:val="1F1F1F"/>
                <w:sz w:val="20"/>
                <w:szCs w:val="20"/>
                <w:bdr w:val="none" w:sz="0" w:space="0" w:color="auto" w:frame="1"/>
              </w:rPr>
              <w:t>v2 Integration</w:t>
            </w:r>
            <w:r w:rsidRPr="00D10F72">
              <w:rPr>
                <w:rFonts w:ascii="Arial" w:hAnsi="Arial" w:cs="Arial"/>
                <w:color w:val="1F1F1F"/>
                <w:sz w:val="20"/>
                <w:szCs w:val="20"/>
                <w:bdr w:val="none" w:sz="0" w:space="0" w:color="auto" w:frame="1"/>
              </w:rPr>
              <w:t>)</w:t>
            </w:r>
          </w:p>
        </w:tc>
        <w:tc>
          <w:tcPr>
            <w:tcW w:w="2430" w:type="dxa"/>
            <w:vAlign w:val="center"/>
          </w:tcPr>
          <w:p w14:paraId="61966847" w14:textId="3197026A"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bdr w:val="none" w:sz="0" w:space="0" w:color="auto" w:frame="1"/>
              </w:rPr>
              <w:t>Planned (Cost not duplicated)</w:t>
            </w:r>
          </w:p>
        </w:tc>
        <w:tc>
          <w:tcPr>
            <w:tcW w:w="1545" w:type="dxa"/>
            <w:vAlign w:val="center"/>
          </w:tcPr>
          <w:p w14:paraId="622B51D8" w14:textId="01C7822A" w:rsidR="00D10F72" w:rsidRPr="009721F0" w:rsidRDefault="00D10F72" w:rsidP="00B743D0">
            <w:pPr>
              <w:pStyle w:val="Heading3"/>
              <w:spacing w:line="276" w:lineRule="auto"/>
              <w:rPr>
                <w:rFonts w:ascii="Arial" w:hAnsi="Arial" w:cs="Arial"/>
                <w:b w:val="0"/>
                <w:bCs w:val="0"/>
                <w:sz w:val="20"/>
                <w:szCs w:val="20"/>
              </w:rPr>
            </w:pPr>
            <w:r w:rsidRPr="009721F0">
              <w:rPr>
                <w:rFonts w:ascii="Arial" w:hAnsi="Arial" w:cs="Arial"/>
                <w:b w:val="0"/>
                <w:bCs w:val="0"/>
                <w:color w:val="1F1F1F"/>
                <w:sz w:val="20"/>
                <w:szCs w:val="20"/>
              </w:rPr>
              <w:t>TBD</w:t>
            </w:r>
          </w:p>
        </w:tc>
      </w:tr>
    </w:tbl>
    <w:p w14:paraId="2F0314A2" w14:textId="141140C9" w:rsidR="00D10F72" w:rsidRDefault="00D10F72" w:rsidP="00B743D0">
      <w:pPr>
        <w:pStyle w:val="Heading3"/>
        <w:spacing w:line="276" w:lineRule="auto"/>
        <w:ind w:firstLine="720"/>
        <w:rPr>
          <w:rFonts w:ascii="Arial" w:hAnsi="Arial" w:cs="Arial"/>
          <w:sz w:val="22"/>
          <w:szCs w:val="22"/>
        </w:rPr>
      </w:pPr>
      <w:r>
        <w:rPr>
          <w:rFonts w:ascii="Arial" w:hAnsi="Arial" w:cs="Arial"/>
          <w:sz w:val="22"/>
          <w:szCs w:val="22"/>
        </w:rPr>
        <w:t>4.8.1 Integration Disclaimer</w:t>
      </w:r>
    </w:p>
    <w:p w14:paraId="112DD5B3" w14:textId="126F3FA9" w:rsidR="001F704C" w:rsidRPr="009721F0" w:rsidRDefault="00D10F72" w:rsidP="00B743D0">
      <w:pPr>
        <w:pStyle w:val="Heading3"/>
        <w:spacing w:line="276" w:lineRule="auto"/>
        <w:ind w:left="720"/>
        <w:rPr>
          <w:rFonts w:ascii="Arial" w:hAnsi="Arial" w:cs="Arial"/>
          <w:b w:val="0"/>
          <w:bCs w:val="0"/>
          <w:sz w:val="22"/>
          <w:szCs w:val="22"/>
        </w:rPr>
      </w:pPr>
      <w:r w:rsidRPr="00D10F72">
        <w:rPr>
          <w:rFonts w:ascii="Arial" w:hAnsi="Arial" w:cs="Arial"/>
          <w:b w:val="0"/>
          <w:bCs w:val="0"/>
          <w:sz w:val="22"/>
          <w:szCs w:val="22"/>
        </w:rPr>
        <w:t xml:space="preserve">An integration or connection of a system to the Provider's Data Warehouse does not under any circumstance equate to or imply an </w:t>
      </w:r>
      <w:r>
        <w:rPr>
          <w:rFonts w:ascii="Arial" w:hAnsi="Arial" w:cs="Arial"/>
          <w:b w:val="0"/>
          <w:bCs w:val="0"/>
          <w:sz w:val="22"/>
          <w:szCs w:val="22"/>
        </w:rPr>
        <w:t>I</w:t>
      </w:r>
      <w:r w:rsidRPr="00D10F72">
        <w:rPr>
          <w:rFonts w:ascii="Arial" w:hAnsi="Arial" w:cs="Arial"/>
          <w:b w:val="0"/>
          <w:bCs w:val="0"/>
          <w:sz w:val="22"/>
          <w:szCs w:val="22"/>
        </w:rPr>
        <w:t>ntegration within the Provider's separate iPaaS (Integration Platform as a Service) platform, if applicable. Data Warehouse integrations are solely for the purpose of data ingestion, modeling, and business intelligence reporting and do not grant access, functionality, or licensing related to the separate iPaaS environment or services.</w:t>
      </w:r>
    </w:p>
    <w:p w14:paraId="5DD32197" w14:textId="2CA69F0B" w:rsidR="00B631D7" w:rsidRPr="00B631D7" w:rsidRDefault="001963BF" w:rsidP="00B631D7">
      <w:pPr>
        <w:pStyle w:val="Heading3"/>
        <w:spacing w:line="276" w:lineRule="auto"/>
        <w:ind w:left="360"/>
        <w:rPr>
          <w:rFonts w:ascii="Arial" w:hAnsi="Arial" w:cs="Arial"/>
          <w:sz w:val="22"/>
          <w:szCs w:val="22"/>
        </w:rPr>
      </w:pPr>
      <w:r>
        <w:rPr>
          <w:rFonts w:ascii="Arial" w:hAnsi="Arial" w:cs="Arial"/>
          <w:sz w:val="22"/>
          <w:szCs w:val="22"/>
        </w:rPr>
        <w:t>4.</w:t>
      </w:r>
      <w:r>
        <w:rPr>
          <w:rFonts w:ascii="Arial" w:hAnsi="Arial" w:cs="Arial"/>
          <w:sz w:val="22"/>
          <w:szCs w:val="22"/>
        </w:rPr>
        <w:t>9</w:t>
      </w:r>
      <w:r>
        <w:rPr>
          <w:rFonts w:ascii="Arial" w:hAnsi="Arial" w:cs="Arial"/>
          <w:sz w:val="22"/>
          <w:szCs w:val="22"/>
        </w:rPr>
        <w:t xml:space="preserve"> </w:t>
      </w:r>
      <w:r>
        <w:rPr>
          <w:rFonts w:ascii="Arial" w:hAnsi="Arial" w:cs="Arial"/>
          <w:sz w:val="22"/>
          <w:szCs w:val="22"/>
        </w:rPr>
        <w:t>User Licensing &amp; Roles</w:t>
      </w:r>
      <w:r w:rsidR="00B631D7">
        <w:rPr>
          <w:rFonts w:ascii="Arial" w:hAnsi="Arial" w:cs="Arial"/>
          <w:sz w:val="22"/>
          <w:szCs w:val="22"/>
        </w:rPr>
        <w:br/>
      </w:r>
      <w:r w:rsidR="00B631D7" w:rsidRPr="00B631D7">
        <w:rPr>
          <w:rFonts w:ascii="Arial" w:hAnsi="Arial" w:cs="Arial"/>
          <w:b w:val="0"/>
          <w:bCs w:val="0"/>
          <w:sz w:val="22"/>
          <w:szCs w:val="22"/>
        </w:rPr>
        <w:t>Customer’s Data Warehouse license includes the following bundle of included seats:</w:t>
      </w:r>
    </w:p>
    <w:tbl>
      <w:tblPr>
        <w:tblStyle w:val="TableGrid"/>
        <w:tblW w:w="0" w:type="auto"/>
        <w:tblInd w:w="715" w:type="dxa"/>
        <w:tblLook w:val="04A0" w:firstRow="1" w:lastRow="0" w:firstColumn="1" w:lastColumn="0" w:noHBand="0" w:noVBand="1"/>
      </w:tblPr>
      <w:tblGrid>
        <w:gridCol w:w="1980"/>
        <w:gridCol w:w="2250"/>
        <w:gridCol w:w="1890"/>
        <w:gridCol w:w="2175"/>
      </w:tblGrid>
      <w:tr w:rsidR="001963BF" w14:paraId="60D39CDE" w14:textId="77777777" w:rsidTr="001963BF">
        <w:trPr>
          <w:trHeight w:val="360"/>
        </w:trPr>
        <w:tc>
          <w:tcPr>
            <w:tcW w:w="1980" w:type="dxa"/>
            <w:shd w:val="clear" w:color="auto" w:fill="E7E6E6" w:themeFill="background2"/>
            <w:vAlign w:val="center"/>
          </w:tcPr>
          <w:p w14:paraId="6DAD142D" w14:textId="0F4113B6" w:rsidR="001963BF" w:rsidRPr="001963BF" w:rsidRDefault="001963BF" w:rsidP="001963BF">
            <w:pPr>
              <w:spacing w:line="276" w:lineRule="auto"/>
              <w:rPr>
                <w:sz w:val="20"/>
                <w:szCs w:val="20"/>
              </w:rPr>
            </w:pPr>
            <w:r w:rsidRPr="001963BF">
              <w:rPr>
                <w:rStyle w:val="Strong"/>
                <w:rFonts w:ascii="Arial" w:hAnsi="Arial" w:cs="Arial"/>
                <w:color w:val="1F1F1F"/>
                <w:sz w:val="20"/>
                <w:szCs w:val="20"/>
                <w:bdr w:val="none" w:sz="0" w:space="0" w:color="auto" w:frame="1"/>
              </w:rPr>
              <w:t>User Type</w:t>
            </w:r>
          </w:p>
        </w:tc>
        <w:tc>
          <w:tcPr>
            <w:tcW w:w="2250" w:type="dxa"/>
            <w:shd w:val="clear" w:color="auto" w:fill="E7E6E6" w:themeFill="background2"/>
            <w:vAlign w:val="center"/>
          </w:tcPr>
          <w:p w14:paraId="23EBF571" w14:textId="4E9DF2F3" w:rsidR="001963BF" w:rsidRPr="001963BF" w:rsidRDefault="001963BF" w:rsidP="001963BF">
            <w:pPr>
              <w:spacing w:line="276" w:lineRule="auto"/>
              <w:rPr>
                <w:sz w:val="20"/>
                <w:szCs w:val="20"/>
              </w:rPr>
            </w:pPr>
            <w:r w:rsidRPr="001963BF">
              <w:rPr>
                <w:rStyle w:val="Strong"/>
                <w:rFonts w:ascii="Arial" w:hAnsi="Arial" w:cs="Arial"/>
                <w:color w:val="1F1F1F"/>
                <w:sz w:val="20"/>
                <w:szCs w:val="20"/>
                <w:bdr w:val="none" w:sz="0" w:space="0" w:color="auto" w:frame="1"/>
              </w:rPr>
              <w:t>Capability</w:t>
            </w:r>
          </w:p>
        </w:tc>
        <w:tc>
          <w:tcPr>
            <w:tcW w:w="1890" w:type="dxa"/>
            <w:shd w:val="clear" w:color="auto" w:fill="E7E6E6" w:themeFill="background2"/>
            <w:vAlign w:val="center"/>
          </w:tcPr>
          <w:p w14:paraId="2E33A387" w14:textId="1C7E3935" w:rsidR="001963BF" w:rsidRPr="001963BF" w:rsidRDefault="001963BF" w:rsidP="001963BF">
            <w:pPr>
              <w:spacing w:line="276" w:lineRule="auto"/>
              <w:rPr>
                <w:sz w:val="20"/>
                <w:szCs w:val="20"/>
              </w:rPr>
            </w:pPr>
            <w:r w:rsidRPr="001963BF">
              <w:rPr>
                <w:rStyle w:val="Strong"/>
                <w:rFonts w:ascii="Arial" w:hAnsi="Arial" w:cs="Arial"/>
                <w:color w:val="1F1F1F"/>
                <w:sz w:val="20"/>
                <w:szCs w:val="20"/>
                <w:bdr w:val="none" w:sz="0" w:space="0" w:color="auto" w:frame="1"/>
              </w:rPr>
              <w:t>Included Seats</w:t>
            </w:r>
          </w:p>
        </w:tc>
        <w:tc>
          <w:tcPr>
            <w:tcW w:w="2175" w:type="dxa"/>
            <w:shd w:val="clear" w:color="auto" w:fill="E7E6E6" w:themeFill="background2"/>
            <w:vAlign w:val="center"/>
          </w:tcPr>
          <w:p w14:paraId="0E1543B8" w14:textId="3165736E" w:rsidR="001963BF" w:rsidRPr="001963BF" w:rsidRDefault="001963BF" w:rsidP="001963BF">
            <w:pPr>
              <w:spacing w:line="276" w:lineRule="auto"/>
              <w:rPr>
                <w:sz w:val="20"/>
                <w:szCs w:val="20"/>
              </w:rPr>
            </w:pPr>
            <w:r w:rsidRPr="001963BF">
              <w:rPr>
                <w:rStyle w:val="Strong"/>
                <w:rFonts w:ascii="Arial" w:hAnsi="Arial" w:cs="Arial"/>
                <w:color w:val="1F1F1F"/>
                <w:sz w:val="20"/>
                <w:szCs w:val="20"/>
                <w:bdr w:val="none" w:sz="0" w:space="0" w:color="auto" w:frame="1"/>
              </w:rPr>
              <w:t>Additional Seat Cost</w:t>
            </w:r>
          </w:p>
        </w:tc>
      </w:tr>
      <w:tr w:rsidR="001963BF" w14:paraId="7623408D" w14:textId="77777777" w:rsidTr="001963BF">
        <w:trPr>
          <w:trHeight w:val="720"/>
        </w:trPr>
        <w:tc>
          <w:tcPr>
            <w:tcW w:w="1980" w:type="dxa"/>
            <w:vAlign w:val="center"/>
          </w:tcPr>
          <w:p w14:paraId="3135E53D" w14:textId="1C0A2040" w:rsidR="001963BF" w:rsidRPr="001963BF" w:rsidRDefault="001963BF" w:rsidP="001963BF">
            <w:pPr>
              <w:spacing w:line="276" w:lineRule="auto"/>
              <w:rPr>
                <w:sz w:val="20"/>
                <w:szCs w:val="20"/>
              </w:rPr>
            </w:pPr>
            <w:r w:rsidRPr="001963BF">
              <w:rPr>
                <w:rFonts w:ascii="Arial" w:hAnsi="Arial" w:cs="Arial"/>
                <w:b/>
                <w:bCs/>
                <w:color w:val="1F1F1F"/>
                <w:sz w:val="20"/>
                <w:szCs w:val="20"/>
                <w:bdr w:val="none" w:sz="0" w:space="0" w:color="auto" w:frame="1"/>
              </w:rPr>
              <w:t>Power Users</w:t>
            </w:r>
            <w:r w:rsidRPr="001963BF">
              <w:rPr>
                <w:rFonts w:ascii="Arial" w:hAnsi="Arial" w:cs="Arial"/>
                <w:color w:val="1F1F1F"/>
                <w:sz w:val="20"/>
                <w:szCs w:val="20"/>
                <w:bdr w:val="none" w:sz="0" w:space="0" w:color="auto" w:frame="1"/>
              </w:rPr>
              <w:t xml:space="preserve"> (Creators)</w:t>
            </w:r>
          </w:p>
        </w:tc>
        <w:tc>
          <w:tcPr>
            <w:tcW w:w="2250" w:type="dxa"/>
            <w:vAlign w:val="center"/>
          </w:tcPr>
          <w:p w14:paraId="7BA820E9" w14:textId="4B83F032" w:rsidR="001963BF" w:rsidRPr="001963BF" w:rsidRDefault="001963BF" w:rsidP="001963BF">
            <w:pPr>
              <w:spacing w:line="276" w:lineRule="auto"/>
              <w:rPr>
                <w:sz w:val="20"/>
                <w:szCs w:val="20"/>
              </w:rPr>
            </w:pPr>
            <w:r w:rsidRPr="001963BF">
              <w:rPr>
                <w:rFonts w:ascii="Arial" w:hAnsi="Arial" w:cs="Arial"/>
                <w:color w:val="1F1F1F"/>
                <w:sz w:val="20"/>
                <w:szCs w:val="20"/>
                <w:bdr w:val="none" w:sz="0" w:space="0" w:color="auto" w:frame="1"/>
              </w:rPr>
              <w:t>Advanced Modeling, Dashboard Builders</w:t>
            </w:r>
          </w:p>
        </w:tc>
        <w:tc>
          <w:tcPr>
            <w:tcW w:w="1890" w:type="dxa"/>
            <w:vAlign w:val="center"/>
          </w:tcPr>
          <w:p w14:paraId="7C037CFB" w14:textId="1FA289CE" w:rsidR="001963BF" w:rsidRPr="001963BF" w:rsidRDefault="001963BF" w:rsidP="001963BF">
            <w:pPr>
              <w:spacing w:line="276" w:lineRule="auto"/>
              <w:rPr>
                <w:sz w:val="20"/>
                <w:szCs w:val="20"/>
              </w:rPr>
            </w:pPr>
            <w:r w:rsidRPr="001963BF">
              <w:rPr>
                <w:rFonts w:ascii="Arial" w:hAnsi="Arial" w:cs="Arial"/>
                <w:color w:val="1F1F1F"/>
                <w:sz w:val="20"/>
                <w:szCs w:val="20"/>
                <w:bdr w:val="none" w:sz="0" w:space="0" w:color="auto" w:frame="1"/>
              </w:rPr>
              <w:t>10 Power Users</w:t>
            </w:r>
          </w:p>
        </w:tc>
        <w:tc>
          <w:tcPr>
            <w:tcW w:w="2175" w:type="dxa"/>
            <w:vAlign w:val="center"/>
          </w:tcPr>
          <w:p w14:paraId="2CDEB06E" w14:textId="7D1FCC6A" w:rsidR="001963BF" w:rsidRPr="001963BF" w:rsidRDefault="001963BF" w:rsidP="001963BF">
            <w:pPr>
              <w:spacing w:line="276" w:lineRule="auto"/>
              <w:rPr>
                <w:sz w:val="20"/>
                <w:szCs w:val="20"/>
              </w:rPr>
            </w:pPr>
            <w:r w:rsidRPr="001963BF">
              <w:rPr>
                <w:rFonts w:ascii="Arial" w:hAnsi="Arial" w:cs="Arial"/>
                <w:color w:val="1F1F1F"/>
                <w:sz w:val="20"/>
                <w:szCs w:val="20"/>
                <w:bdr w:val="none" w:sz="0" w:space="0" w:color="auto" w:frame="1"/>
              </w:rPr>
              <w:t>$350 per seat</w:t>
            </w:r>
            <w:r w:rsidR="00E32716">
              <w:rPr>
                <w:rFonts w:ascii="Arial" w:hAnsi="Arial" w:cs="Arial"/>
                <w:color w:val="1F1F1F"/>
                <w:sz w:val="20"/>
                <w:szCs w:val="20"/>
                <w:bdr w:val="none" w:sz="0" w:space="0" w:color="auto" w:frame="1"/>
              </w:rPr>
              <w:t>/month</w:t>
            </w:r>
          </w:p>
        </w:tc>
      </w:tr>
      <w:tr w:rsidR="001963BF" w14:paraId="55A5D46A" w14:textId="77777777" w:rsidTr="001963BF">
        <w:trPr>
          <w:trHeight w:val="720"/>
        </w:trPr>
        <w:tc>
          <w:tcPr>
            <w:tcW w:w="1980" w:type="dxa"/>
            <w:vAlign w:val="center"/>
          </w:tcPr>
          <w:p w14:paraId="41706433" w14:textId="7F330008" w:rsidR="001963BF" w:rsidRPr="001963BF" w:rsidRDefault="001963BF" w:rsidP="001963BF">
            <w:pPr>
              <w:spacing w:line="276" w:lineRule="auto"/>
              <w:rPr>
                <w:sz w:val="20"/>
                <w:szCs w:val="20"/>
              </w:rPr>
            </w:pPr>
            <w:r w:rsidRPr="001963BF">
              <w:rPr>
                <w:rFonts w:ascii="Arial" w:hAnsi="Arial" w:cs="Arial"/>
                <w:b/>
                <w:bCs/>
                <w:color w:val="1F1F1F"/>
                <w:sz w:val="20"/>
                <w:szCs w:val="20"/>
                <w:bdr w:val="none" w:sz="0" w:space="0" w:color="auto" w:frame="1"/>
              </w:rPr>
              <w:t>Contributors</w:t>
            </w:r>
            <w:r w:rsidRPr="001963BF">
              <w:rPr>
                <w:rFonts w:ascii="Arial" w:hAnsi="Arial" w:cs="Arial"/>
                <w:color w:val="1F1F1F"/>
                <w:sz w:val="20"/>
                <w:szCs w:val="20"/>
                <w:bdr w:val="none" w:sz="0" w:space="0" w:color="auto" w:frame="1"/>
              </w:rPr>
              <w:t xml:space="preserve"> (Read-Only)</w:t>
            </w:r>
          </w:p>
        </w:tc>
        <w:tc>
          <w:tcPr>
            <w:tcW w:w="2250" w:type="dxa"/>
            <w:vAlign w:val="center"/>
          </w:tcPr>
          <w:p w14:paraId="0FC0BF7D" w14:textId="6295307C" w:rsidR="001963BF" w:rsidRPr="001963BF" w:rsidRDefault="001963BF" w:rsidP="001963BF">
            <w:pPr>
              <w:spacing w:line="276" w:lineRule="auto"/>
              <w:rPr>
                <w:sz w:val="20"/>
                <w:szCs w:val="20"/>
              </w:rPr>
            </w:pPr>
            <w:r w:rsidRPr="001963BF">
              <w:rPr>
                <w:rFonts w:ascii="Arial" w:hAnsi="Arial" w:cs="Arial"/>
                <w:color w:val="1F1F1F"/>
                <w:sz w:val="20"/>
                <w:szCs w:val="20"/>
                <w:bdr w:val="none" w:sz="0" w:space="0" w:color="auto" w:frame="1"/>
              </w:rPr>
              <w:t>Dashboard &amp; Report Viewers</w:t>
            </w:r>
          </w:p>
        </w:tc>
        <w:tc>
          <w:tcPr>
            <w:tcW w:w="1890" w:type="dxa"/>
            <w:vAlign w:val="center"/>
          </w:tcPr>
          <w:p w14:paraId="707ED268" w14:textId="1071EF60" w:rsidR="001963BF" w:rsidRPr="001963BF" w:rsidRDefault="001963BF" w:rsidP="001963BF">
            <w:pPr>
              <w:spacing w:line="276" w:lineRule="auto"/>
              <w:rPr>
                <w:sz w:val="20"/>
                <w:szCs w:val="20"/>
              </w:rPr>
            </w:pPr>
            <w:r w:rsidRPr="001963BF">
              <w:rPr>
                <w:rFonts w:ascii="Arial" w:hAnsi="Arial" w:cs="Arial"/>
                <w:color w:val="1F1F1F"/>
                <w:sz w:val="20"/>
                <w:szCs w:val="20"/>
                <w:bdr w:val="none" w:sz="0" w:space="0" w:color="auto" w:frame="1"/>
              </w:rPr>
              <w:t>50 Read-only</w:t>
            </w:r>
          </w:p>
        </w:tc>
        <w:tc>
          <w:tcPr>
            <w:tcW w:w="2175" w:type="dxa"/>
            <w:vAlign w:val="center"/>
          </w:tcPr>
          <w:p w14:paraId="4C5AE23B" w14:textId="0D57500F" w:rsidR="001963BF" w:rsidRPr="001963BF" w:rsidRDefault="00E32716" w:rsidP="001963BF">
            <w:pPr>
              <w:spacing w:line="276" w:lineRule="auto"/>
              <w:rPr>
                <w:sz w:val="20"/>
                <w:szCs w:val="20"/>
              </w:rPr>
            </w:pPr>
            <w:r>
              <w:rPr>
                <w:rFonts w:ascii="Arial" w:hAnsi="Arial" w:cs="Arial"/>
                <w:color w:val="1F1F1F"/>
                <w:sz w:val="20"/>
                <w:szCs w:val="20"/>
                <w:bdr w:val="none" w:sz="0" w:space="0" w:color="auto" w:frame="1"/>
              </w:rPr>
              <w:t>No cost, just request</w:t>
            </w:r>
          </w:p>
        </w:tc>
      </w:tr>
    </w:tbl>
    <w:p w14:paraId="2B58C9E4" w14:textId="145133F4" w:rsidR="00501E64" w:rsidRDefault="00501E64" w:rsidP="00B743D0">
      <w:pPr>
        <w:spacing w:line="276" w:lineRule="auto"/>
        <w:rPr>
          <w:sz w:val="22"/>
          <w:szCs w:val="22"/>
        </w:rPr>
      </w:pPr>
    </w:p>
    <w:p w14:paraId="5EE99F4C" w14:textId="59E180FD" w:rsidR="009F63AA" w:rsidRPr="009F63AA" w:rsidRDefault="009F63AA" w:rsidP="009F63AA">
      <w:pPr>
        <w:pStyle w:val="ListParagraph"/>
        <w:numPr>
          <w:ilvl w:val="2"/>
          <w:numId w:val="73"/>
        </w:numPr>
        <w:spacing w:line="276" w:lineRule="auto"/>
        <w:ind w:firstLine="0"/>
        <w:rPr>
          <w:rFonts w:ascii="Arial" w:hAnsi="Arial" w:cs="Arial"/>
          <w:b/>
          <w:bCs/>
          <w:sz w:val="22"/>
          <w:szCs w:val="22"/>
        </w:rPr>
      </w:pPr>
      <w:r w:rsidRPr="009F63AA">
        <w:rPr>
          <w:rFonts w:ascii="Arial" w:hAnsi="Arial" w:cs="Arial"/>
          <w:b/>
          <w:bCs/>
          <w:sz w:val="22"/>
          <w:szCs w:val="22"/>
        </w:rPr>
        <w:t>User Types</w:t>
      </w:r>
    </w:p>
    <w:p w14:paraId="4390FF2D" w14:textId="77777777" w:rsidR="009F63AA" w:rsidRPr="00A73D7F" w:rsidRDefault="009F63AA" w:rsidP="009F63AA">
      <w:pPr>
        <w:pStyle w:val="Paragraph"/>
        <w:spacing w:line="276" w:lineRule="auto"/>
        <w:ind w:left="1440"/>
        <w:rPr>
          <w:rFonts w:ascii="Arial" w:hAnsi="Arial" w:cs="Arial"/>
          <w:sz w:val="22"/>
          <w:szCs w:val="22"/>
          <w:shd w:val="clear" w:color="auto" w:fill="FFFFFF"/>
        </w:rPr>
      </w:pPr>
      <w:r w:rsidRPr="00A73D7F">
        <w:rPr>
          <w:rFonts w:ascii="Arial" w:hAnsi="Arial" w:cs="Arial"/>
          <w:b/>
          <w:bCs/>
          <w:sz w:val="22"/>
          <w:szCs w:val="22"/>
          <w:shd w:val="clear" w:color="auto" w:fill="FFFFFF"/>
        </w:rPr>
        <w:t>Read-only users (50 total)</w:t>
      </w:r>
      <w:r w:rsidRPr="00A73D7F">
        <w:rPr>
          <w:rFonts w:ascii="Arial" w:hAnsi="Arial" w:cs="Arial"/>
          <w:sz w:val="22"/>
          <w:szCs w:val="22"/>
          <w:shd w:val="clear" w:color="auto" w:fill="FFFFFF"/>
        </w:rPr>
        <w:t>: Limited permissions based on their role. The Provider will include a sufficient number of read-only seats reasonably requested by the Customer. Each seat will be accessed through the Customer’s SSO, and the Customer will be responsible for adding and/or removing users from the platform.</w:t>
      </w:r>
    </w:p>
    <w:p w14:paraId="2C9A2FA6" w14:textId="46BA4735" w:rsidR="009F63AA" w:rsidRPr="00A73D7F" w:rsidRDefault="009F63AA" w:rsidP="009F63AA">
      <w:pPr>
        <w:pStyle w:val="Paragraph"/>
        <w:spacing w:line="276" w:lineRule="auto"/>
        <w:ind w:left="1440"/>
        <w:rPr>
          <w:rFonts w:ascii="Arial" w:hAnsi="Arial" w:cs="Arial"/>
          <w:sz w:val="22"/>
          <w:szCs w:val="22"/>
          <w:shd w:val="clear" w:color="auto" w:fill="FFFFFF"/>
        </w:rPr>
      </w:pPr>
      <w:r w:rsidRPr="00A73D7F">
        <w:rPr>
          <w:rFonts w:ascii="Arial" w:hAnsi="Arial" w:cs="Arial"/>
          <w:b/>
          <w:bCs/>
          <w:sz w:val="22"/>
          <w:szCs w:val="22"/>
          <w:shd w:val="clear" w:color="auto" w:fill="FFFFFF"/>
        </w:rPr>
        <w:t>Power-users (10 total)</w:t>
      </w:r>
      <w:r w:rsidRPr="00A73D7F">
        <w:rPr>
          <w:rFonts w:ascii="Arial" w:hAnsi="Arial" w:cs="Arial"/>
          <w:sz w:val="22"/>
          <w:szCs w:val="22"/>
          <w:shd w:val="clear" w:color="auto" w:fill="FFFFFF"/>
        </w:rPr>
        <w:t xml:space="preserve">: Full permissions to edit, create, and access all Customer </w:t>
      </w:r>
      <w:r>
        <w:rPr>
          <w:rFonts w:ascii="Arial" w:hAnsi="Arial" w:cs="Arial"/>
          <w:sz w:val="22"/>
          <w:szCs w:val="22"/>
          <w:shd w:val="clear" w:color="auto" w:fill="FFFFFF"/>
        </w:rPr>
        <w:t>D</w:t>
      </w:r>
      <w:r w:rsidRPr="00A73D7F">
        <w:rPr>
          <w:rFonts w:ascii="Arial" w:hAnsi="Arial" w:cs="Arial"/>
          <w:sz w:val="22"/>
          <w:szCs w:val="22"/>
          <w:shd w:val="clear" w:color="auto" w:fill="FFFFFF"/>
        </w:rPr>
        <w:t xml:space="preserve">ata and </w:t>
      </w:r>
      <w:r w:rsidR="00E86E7D">
        <w:rPr>
          <w:rFonts w:ascii="Arial" w:hAnsi="Arial" w:cs="Arial"/>
          <w:sz w:val="22"/>
          <w:szCs w:val="22"/>
          <w:shd w:val="clear" w:color="auto" w:fill="FFFFFF"/>
        </w:rPr>
        <w:t>R</w:t>
      </w:r>
      <w:r>
        <w:rPr>
          <w:rFonts w:ascii="Arial" w:hAnsi="Arial" w:cs="Arial"/>
          <w:sz w:val="22"/>
          <w:szCs w:val="22"/>
          <w:shd w:val="clear" w:color="auto" w:fill="FFFFFF"/>
        </w:rPr>
        <w:t>eports</w:t>
      </w:r>
      <w:r w:rsidRPr="00A73D7F">
        <w:rPr>
          <w:rFonts w:ascii="Arial" w:hAnsi="Arial" w:cs="Arial"/>
          <w:sz w:val="22"/>
          <w:szCs w:val="22"/>
          <w:shd w:val="clear" w:color="auto" w:fill="FFFFFF"/>
        </w:rPr>
        <w:t>. Due to the sensitive nature of this access, Provider will work with Customer to issue access to approved Power-users.</w:t>
      </w:r>
    </w:p>
    <w:p w14:paraId="7E1F0ADA" w14:textId="77777777" w:rsidR="001963BF" w:rsidRPr="00AF1C18" w:rsidRDefault="001963BF" w:rsidP="00B743D0">
      <w:pPr>
        <w:spacing w:line="276" w:lineRule="auto"/>
        <w:rPr>
          <w:sz w:val="22"/>
          <w:szCs w:val="22"/>
        </w:rPr>
      </w:pPr>
    </w:p>
    <w:p w14:paraId="1C9030F0" w14:textId="53CB042F" w:rsidR="00342B41" w:rsidRPr="009721F0" w:rsidRDefault="00A9718F" w:rsidP="00B743D0">
      <w:pPr>
        <w:pStyle w:val="Heading2"/>
        <w:spacing w:line="276" w:lineRule="auto"/>
        <w:rPr>
          <w:rFonts w:ascii="Arial" w:hAnsi="Arial" w:cs="Arial"/>
          <w:b/>
          <w:bCs/>
          <w:color w:val="000000" w:themeColor="text1"/>
          <w:sz w:val="22"/>
          <w:szCs w:val="22"/>
          <w:highlight w:val="yellow"/>
        </w:rPr>
      </w:pPr>
      <w:r w:rsidRPr="00AF1C18">
        <w:rPr>
          <w:rFonts w:ascii="Arial" w:hAnsi="Arial" w:cs="Arial"/>
          <w:b/>
          <w:bCs/>
          <w:color w:val="000000" w:themeColor="text1"/>
          <w:sz w:val="22"/>
          <w:szCs w:val="22"/>
        </w:rPr>
        <w:t>5</w:t>
      </w:r>
      <w:r w:rsidR="007761ED" w:rsidRPr="009721F0">
        <w:rPr>
          <w:rFonts w:ascii="Arial" w:hAnsi="Arial" w:cs="Arial"/>
          <w:b/>
          <w:bCs/>
          <w:color w:val="000000" w:themeColor="text1"/>
          <w:sz w:val="22"/>
          <w:szCs w:val="22"/>
          <w:highlight w:val="yellow"/>
        </w:rPr>
        <w:t>.</w:t>
      </w:r>
      <w:r w:rsidR="00342B41" w:rsidRPr="009721F0">
        <w:rPr>
          <w:rFonts w:ascii="Arial" w:hAnsi="Arial" w:cs="Arial"/>
          <w:b/>
          <w:bCs/>
          <w:color w:val="000000" w:themeColor="text1"/>
          <w:sz w:val="22"/>
          <w:szCs w:val="22"/>
          <w:highlight w:val="yellow"/>
        </w:rPr>
        <w:t xml:space="preserve"> RESPONSIBILITIES</w:t>
      </w:r>
      <w:r w:rsidR="00342B41" w:rsidRPr="009721F0">
        <w:rPr>
          <w:rFonts w:ascii="Arial" w:hAnsi="Arial" w:cs="Arial"/>
          <w:b/>
          <w:bCs/>
          <w:sz w:val="22"/>
          <w:szCs w:val="22"/>
          <w:highlight w:val="yellow"/>
          <w:u w:val="single"/>
        </w:rPr>
        <w:br/>
      </w:r>
    </w:p>
    <w:p w14:paraId="62B21664" w14:textId="77777777" w:rsidR="00342B41" w:rsidRPr="009721F0" w:rsidRDefault="00342B41" w:rsidP="00B743D0">
      <w:pPr>
        <w:spacing w:line="276" w:lineRule="auto"/>
        <w:ind w:firstLine="360"/>
        <w:rPr>
          <w:rFonts w:ascii="Arial" w:hAnsi="Arial" w:cs="Arial"/>
          <w:b/>
          <w:bCs/>
          <w:sz w:val="22"/>
          <w:szCs w:val="22"/>
          <w:highlight w:val="yellow"/>
        </w:rPr>
      </w:pPr>
      <w:r w:rsidRPr="009721F0">
        <w:rPr>
          <w:rFonts w:ascii="Arial" w:hAnsi="Arial" w:cs="Arial"/>
          <w:b/>
          <w:bCs/>
          <w:sz w:val="22"/>
          <w:szCs w:val="22"/>
          <w:highlight w:val="yellow"/>
        </w:rPr>
        <w:t>Provider Responsibilities:</w:t>
      </w:r>
    </w:p>
    <w:p w14:paraId="7F61DE3F" w14:textId="77777777" w:rsidR="009721F0" w:rsidRPr="009721F0" w:rsidRDefault="009721F0" w:rsidP="00B743D0">
      <w:pPr>
        <w:numPr>
          <w:ilvl w:val="0"/>
          <w:numId w:val="56"/>
        </w:numPr>
        <w:spacing w:line="276" w:lineRule="auto"/>
        <w:rPr>
          <w:rFonts w:ascii="Arial" w:hAnsi="Arial" w:cs="Arial"/>
          <w:sz w:val="22"/>
          <w:szCs w:val="22"/>
          <w:highlight w:val="yellow"/>
        </w:rPr>
      </w:pPr>
      <w:r w:rsidRPr="009721F0">
        <w:rPr>
          <w:rFonts w:ascii="Arial" w:hAnsi="Arial" w:cs="Arial"/>
          <w:sz w:val="22"/>
          <w:szCs w:val="22"/>
          <w:highlight w:val="yellow"/>
        </w:rPr>
        <w:lastRenderedPageBreak/>
        <w:t>Reduce Data Warehouse costs to shift focus toward AI, BI, and modeling.</w:t>
      </w:r>
    </w:p>
    <w:p w14:paraId="68981E6E" w14:textId="77777777" w:rsidR="009721F0" w:rsidRPr="009721F0" w:rsidRDefault="009721F0" w:rsidP="00B743D0">
      <w:pPr>
        <w:numPr>
          <w:ilvl w:val="0"/>
          <w:numId w:val="56"/>
        </w:numPr>
        <w:spacing w:line="276" w:lineRule="auto"/>
        <w:rPr>
          <w:rFonts w:ascii="Arial" w:hAnsi="Arial" w:cs="Arial"/>
          <w:sz w:val="22"/>
          <w:szCs w:val="22"/>
          <w:highlight w:val="yellow"/>
        </w:rPr>
      </w:pPr>
      <w:r w:rsidRPr="009721F0">
        <w:rPr>
          <w:rFonts w:ascii="Arial" w:hAnsi="Arial" w:cs="Arial"/>
          <w:sz w:val="22"/>
          <w:szCs w:val="22"/>
          <w:highlight w:val="yellow"/>
        </w:rPr>
        <w:t>Migrate existing reports to the new environment.</w:t>
      </w:r>
    </w:p>
    <w:p w14:paraId="2ED4526E" w14:textId="77777777" w:rsidR="009721F0" w:rsidRPr="009721F0" w:rsidRDefault="009721F0" w:rsidP="00B743D0">
      <w:pPr>
        <w:numPr>
          <w:ilvl w:val="0"/>
          <w:numId w:val="56"/>
        </w:numPr>
        <w:spacing w:line="276" w:lineRule="auto"/>
        <w:rPr>
          <w:rFonts w:ascii="Arial" w:hAnsi="Arial" w:cs="Arial"/>
          <w:sz w:val="22"/>
          <w:szCs w:val="22"/>
          <w:highlight w:val="yellow"/>
        </w:rPr>
      </w:pPr>
      <w:r w:rsidRPr="009721F0">
        <w:rPr>
          <w:rFonts w:ascii="Arial" w:hAnsi="Arial" w:cs="Arial"/>
          <w:sz w:val="22"/>
          <w:szCs w:val="22"/>
          <w:highlight w:val="yellow"/>
        </w:rPr>
        <w:t>Train the internal Story BI team and support the transition.</w:t>
      </w:r>
    </w:p>
    <w:p w14:paraId="1E9CB55D" w14:textId="2004CE1A" w:rsidR="00342B41" w:rsidRPr="009721F0" w:rsidRDefault="009721F0" w:rsidP="00B743D0">
      <w:pPr>
        <w:numPr>
          <w:ilvl w:val="0"/>
          <w:numId w:val="56"/>
        </w:numPr>
        <w:spacing w:line="276" w:lineRule="auto"/>
        <w:rPr>
          <w:rFonts w:ascii="Arial" w:hAnsi="Arial" w:cs="Arial"/>
          <w:sz w:val="22"/>
          <w:szCs w:val="22"/>
          <w:highlight w:val="yellow"/>
        </w:rPr>
      </w:pPr>
      <w:r w:rsidRPr="009721F0">
        <w:rPr>
          <w:rFonts w:ascii="Arial" w:hAnsi="Arial" w:cs="Arial"/>
          <w:sz w:val="22"/>
          <w:szCs w:val="22"/>
          <w:highlight w:val="yellow"/>
        </w:rPr>
        <w:t>Support and communicate with Story Technical Leads regarding all data warehouse and data platform troubleshooting and ticket escalations.</w:t>
      </w:r>
      <w:r w:rsidR="00342B41" w:rsidRPr="009721F0">
        <w:rPr>
          <w:rFonts w:ascii="Arial" w:hAnsi="Arial" w:cs="Arial"/>
          <w:sz w:val="22"/>
          <w:szCs w:val="22"/>
          <w:highlight w:val="yellow"/>
          <w:u w:val="single"/>
        </w:rPr>
        <w:br/>
      </w:r>
    </w:p>
    <w:p w14:paraId="7CE68587" w14:textId="77777777" w:rsidR="00342B41" w:rsidRPr="009721F0" w:rsidRDefault="00342B41" w:rsidP="00B743D0">
      <w:pPr>
        <w:spacing w:line="276" w:lineRule="auto"/>
        <w:ind w:left="360"/>
        <w:rPr>
          <w:rFonts w:ascii="Arial" w:hAnsi="Arial" w:cs="Arial"/>
          <w:b/>
          <w:bCs/>
          <w:sz w:val="22"/>
          <w:szCs w:val="22"/>
          <w:highlight w:val="yellow"/>
        </w:rPr>
      </w:pPr>
      <w:r w:rsidRPr="009721F0">
        <w:rPr>
          <w:rFonts w:ascii="Arial" w:hAnsi="Arial" w:cs="Arial"/>
          <w:b/>
          <w:bCs/>
          <w:sz w:val="22"/>
          <w:szCs w:val="22"/>
          <w:highlight w:val="yellow"/>
        </w:rPr>
        <w:t>Customer Responsibilities - Data Engineer:</w:t>
      </w:r>
    </w:p>
    <w:p w14:paraId="1FA4E535" w14:textId="77777777" w:rsidR="009721F0" w:rsidRPr="009721F0" w:rsidRDefault="009721F0" w:rsidP="00B743D0">
      <w:pPr>
        <w:pStyle w:val="ListParagraph"/>
        <w:numPr>
          <w:ilvl w:val="0"/>
          <w:numId w:val="71"/>
        </w:numPr>
        <w:spacing w:line="276" w:lineRule="auto"/>
        <w:rPr>
          <w:rFonts w:ascii="Arial" w:hAnsi="Arial" w:cs="Arial"/>
          <w:sz w:val="22"/>
          <w:szCs w:val="22"/>
          <w:highlight w:val="yellow"/>
        </w:rPr>
      </w:pPr>
      <w:r w:rsidRPr="009721F0">
        <w:rPr>
          <w:rFonts w:ascii="Arial" w:hAnsi="Arial" w:cs="Arial"/>
          <w:sz w:val="22"/>
          <w:szCs w:val="22"/>
          <w:highlight w:val="yellow"/>
        </w:rPr>
        <w:t>Set-up and manage internal ETL framework moving forward.</w:t>
      </w:r>
    </w:p>
    <w:p w14:paraId="3D99BDC5" w14:textId="77777777" w:rsidR="009721F0" w:rsidRPr="009721F0" w:rsidRDefault="009721F0" w:rsidP="00B743D0">
      <w:pPr>
        <w:pStyle w:val="ListParagraph"/>
        <w:numPr>
          <w:ilvl w:val="0"/>
          <w:numId w:val="71"/>
        </w:numPr>
        <w:spacing w:line="276" w:lineRule="auto"/>
        <w:rPr>
          <w:rFonts w:ascii="Arial" w:hAnsi="Arial" w:cs="Arial"/>
          <w:sz w:val="22"/>
          <w:szCs w:val="22"/>
          <w:highlight w:val="yellow"/>
        </w:rPr>
      </w:pPr>
      <w:r w:rsidRPr="009721F0">
        <w:rPr>
          <w:rFonts w:ascii="Arial" w:hAnsi="Arial" w:cs="Arial"/>
          <w:sz w:val="22"/>
          <w:szCs w:val="22"/>
          <w:highlight w:val="yellow"/>
        </w:rPr>
        <w:t>Take ownership of long-term data operations.</w:t>
      </w:r>
    </w:p>
    <w:p w14:paraId="0FB629F7" w14:textId="77777777" w:rsidR="009721F0" w:rsidRPr="009721F0" w:rsidRDefault="009721F0" w:rsidP="00B743D0">
      <w:pPr>
        <w:pStyle w:val="ListParagraph"/>
        <w:numPr>
          <w:ilvl w:val="0"/>
          <w:numId w:val="71"/>
        </w:numPr>
        <w:spacing w:line="276" w:lineRule="auto"/>
        <w:rPr>
          <w:rFonts w:ascii="Arial" w:hAnsi="Arial" w:cs="Arial"/>
          <w:sz w:val="22"/>
          <w:szCs w:val="22"/>
          <w:highlight w:val="yellow"/>
        </w:rPr>
      </w:pPr>
      <w:r w:rsidRPr="009721F0">
        <w:rPr>
          <w:rFonts w:ascii="Arial" w:hAnsi="Arial" w:cs="Arial"/>
          <w:sz w:val="22"/>
          <w:szCs w:val="22"/>
          <w:highlight w:val="yellow"/>
        </w:rPr>
        <w:t>Work with internal BI team to maintain and expand reporting capabilities.</w:t>
      </w:r>
    </w:p>
    <w:p w14:paraId="1681E7D6" w14:textId="77777777" w:rsidR="009721F0" w:rsidRPr="009721F0" w:rsidRDefault="009721F0" w:rsidP="00B743D0">
      <w:pPr>
        <w:pStyle w:val="ListParagraph"/>
        <w:numPr>
          <w:ilvl w:val="0"/>
          <w:numId w:val="71"/>
        </w:numPr>
        <w:spacing w:line="276" w:lineRule="auto"/>
        <w:rPr>
          <w:rFonts w:ascii="Arial" w:hAnsi="Arial" w:cs="Arial"/>
          <w:sz w:val="22"/>
          <w:szCs w:val="22"/>
          <w:highlight w:val="yellow"/>
        </w:rPr>
      </w:pPr>
      <w:r w:rsidRPr="009721F0">
        <w:rPr>
          <w:rFonts w:ascii="Arial" w:hAnsi="Arial" w:cs="Arial"/>
          <w:sz w:val="22"/>
          <w:szCs w:val="22"/>
          <w:highlight w:val="yellow"/>
        </w:rPr>
        <w:t>Provide support for all Story internal and external team members for data validation and troubleshooting.</w:t>
      </w:r>
    </w:p>
    <w:p w14:paraId="2A7F417A" w14:textId="300A4EE8" w:rsidR="009721F0" w:rsidRPr="009721F0" w:rsidRDefault="009721F0" w:rsidP="00B743D0">
      <w:pPr>
        <w:pStyle w:val="ListParagraph"/>
        <w:numPr>
          <w:ilvl w:val="0"/>
          <w:numId w:val="71"/>
        </w:numPr>
        <w:spacing w:line="276" w:lineRule="auto"/>
        <w:rPr>
          <w:rFonts w:ascii="Arial" w:hAnsi="Arial" w:cs="Arial"/>
          <w:sz w:val="22"/>
          <w:szCs w:val="22"/>
          <w:highlight w:val="yellow"/>
        </w:rPr>
      </w:pPr>
      <w:r w:rsidRPr="009721F0">
        <w:rPr>
          <w:rFonts w:ascii="Arial" w:hAnsi="Arial" w:cs="Arial"/>
          <w:sz w:val="22"/>
          <w:szCs w:val="22"/>
          <w:highlight w:val="yellow"/>
        </w:rPr>
        <w:t>Provide support for all Story internal and external team members for new report creation and troubleshooting.</w:t>
      </w:r>
    </w:p>
    <w:p w14:paraId="0A62CCB2" w14:textId="77777777" w:rsidR="00342B41" w:rsidRPr="00AF1C18" w:rsidRDefault="00342B41" w:rsidP="00B743D0">
      <w:pPr>
        <w:spacing w:line="276" w:lineRule="auto"/>
        <w:rPr>
          <w:rFonts w:ascii="Arial" w:hAnsi="Arial" w:cs="Arial"/>
          <w:sz w:val="22"/>
          <w:szCs w:val="2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0"/>
      </w:tblGrid>
      <w:tr w:rsidR="00342B41" w:rsidRPr="00AF1C18" w14:paraId="2BCE5546" w14:textId="77777777" w:rsidTr="00931880">
        <w:tc>
          <w:tcPr>
            <w:tcW w:w="9576" w:type="dxa"/>
            <w:shd w:val="clear" w:color="auto" w:fill="F2F2F2"/>
          </w:tcPr>
          <w:p w14:paraId="1CB39763" w14:textId="77777777" w:rsidR="00342B41" w:rsidRPr="009721F0" w:rsidRDefault="00342B41" w:rsidP="00B743D0">
            <w:pPr>
              <w:pStyle w:val="Paragraph"/>
              <w:spacing w:after="120" w:line="276" w:lineRule="auto"/>
              <w:rPr>
                <w:rFonts w:ascii="Arial" w:hAnsi="Arial" w:cs="Arial"/>
                <w:b/>
                <w:bCs/>
                <w:color w:val="EE0000"/>
                <w:sz w:val="22"/>
                <w:szCs w:val="22"/>
                <w:highlight w:val="yellow"/>
              </w:rPr>
            </w:pPr>
            <w:r w:rsidRPr="009721F0">
              <w:rPr>
                <w:rFonts w:ascii="Arial" w:hAnsi="Arial" w:cs="Arial"/>
                <w:b/>
                <w:bCs/>
                <w:color w:val="EE0000"/>
                <w:sz w:val="22"/>
                <w:szCs w:val="22"/>
                <w:highlight w:val="yellow"/>
              </w:rPr>
              <w:t>EXCLUSIONS</w:t>
            </w:r>
          </w:p>
          <w:p w14:paraId="30C3796C" w14:textId="77777777" w:rsidR="00342B41" w:rsidRPr="009721F0" w:rsidRDefault="00342B41" w:rsidP="00B743D0">
            <w:pPr>
              <w:pStyle w:val="Paragraph"/>
              <w:spacing w:after="120" w:line="276" w:lineRule="auto"/>
              <w:rPr>
                <w:rFonts w:ascii="Arial" w:hAnsi="Arial" w:cs="Arial"/>
                <w:color w:val="EE0000"/>
                <w:sz w:val="22"/>
                <w:szCs w:val="22"/>
                <w:highlight w:val="yellow"/>
              </w:rPr>
            </w:pPr>
            <w:r w:rsidRPr="009721F0">
              <w:rPr>
                <w:rFonts w:ascii="Arial" w:hAnsi="Arial" w:cs="Arial"/>
                <w:b/>
                <w:bCs/>
                <w:color w:val="EE0000"/>
                <w:sz w:val="22"/>
                <w:szCs w:val="22"/>
                <w:highlight w:val="yellow"/>
              </w:rPr>
              <w:t>Project Documentation:</w:t>
            </w:r>
            <w:r w:rsidRPr="009721F0">
              <w:rPr>
                <w:rFonts w:ascii="Arial" w:hAnsi="Arial" w:cs="Arial"/>
                <w:b/>
                <w:bCs/>
                <w:color w:val="EE0000"/>
                <w:sz w:val="22"/>
                <w:szCs w:val="22"/>
                <w:highlight w:val="yellow"/>
              </w:rPr>
              <w:br/>
            </w:r>
            <w:r w:rsidRPr="009721F0">
              <w:rPr>
                <w:rFonts w:ascii="Arial" w:hAnsi="Arial" w:cs="Arial"/>
                <w:color w:val="EE0000"/>
                <w:sz w:val="22"/>
                <w:szCs w:val="22"/>
                <w:highlight w:val="yellow"/>
              </w:rPr>
              <w:t>Due to the proprietary nature of the Provider System, the Provider will not be obligated to transfer any knowledge or information related to Provider IP, including but not limited to the following:</w:t>
            </w:r>
          </w:p>
          <w:p w14:paraId="5615F083" w14:textId="77777777" w:rsidR="00342B41" w:rsidRPr="009721F0" w:rsidRDefault="00342B41" w:rsidP="00B743D0">
            <w:pPr>
              <w:pStyle w:val="Paragraph"/>
              <w:numPr>
                <w:ilvl w:val="0"/>
                <w:numId w:val="28"/>
              </w:numPr>
              <w:spacing w:after="120" w:line="276" w:lineRule="auto"/>
              <w:rPr>
                <w:rFonts w:ascii="Arial" w:hAnsi="Arial" w:cs="Arial"/>
                <w:b/>
                <w:bCs/>
                <w:color w:val="EE0000"/>
                <w:sz w:val="22"/>
                <w:szCs w:val="22"/>
                <w:highlight w:val="yellow"/>
              </w:rPr>
            </w:pPr>
            <w:r w:rsidRPr="009721F0">
              <w:rPr>
                <w:rFonts w:ascii="Arial" w:hAnsi="Arial" w:cs="Arial"/>
                <w:b/>
                <w:bCs/>
                <w:color w:val="EE0000"/>
                <w:sz w:val="22"/>
                <w:szCs w:val="22"/>
                <w:highlight w:val="yellow"/>
              </w:rPr>
              <w:t>A. No access to Salve proxy or pipelines.</w:t>
            </w:r>
          </w:p>
          <w:p w14:paraId="22B8A7FC" w14:textId="77777777" w:rsidR="00342B41" w:rsidRPr="009721F0" w:rsidRDefault="00342B41" w:rsidP="00B743D0">
            <w:pPr>
              <w:pStyle w:val="Paragraph"/>
              <w:numPr>
                <w:ilvl w:val="0"/>
                <w:numId w:val="28"/>
              </w:numPr>
              <w:spacing w:after="120" w:line="276" w:lineRule="auto"/>
              <w:rPr>
                <w:rFonts w:ascii="Arial" w:hAnsi="Arial" w:cs="Arial"/>
                <w:b/>
                <w:bCs/>
                <w:color w:val="EE0000"/>
                <w:sz w:val="22"/>
                <w:szCs w:val="22"/>
                <w:highlight w:val="yellow"/>
              </w:rPr>
            </w:pPr>
            <w:r w:rsidRPr="009721F0">
              <w:rPr>
                <w:rFonts w:ascii="Arial" w:hAnsi="Arial" w:cs="Arial"/>
                <w:b/>
                <w:bCs/>
                <w:color w:val="EE0000"/>
                <w:sz w:val="22"/>
                <w:szCs w:val="22"/>
                <w:highlight w:val="yellow"/>
              </w:rPr>
              <w:t>B. No access to Salve DBT logic or code.</w:t>
            </w:r>
          </w:p>
          <w:p w14:paraId="21113295" w14:textId="77777777" w:rsidR="00342B41" w:rsidRPr="00AF1C18" w:rsidRDefault="00342B41" w:rsidP="00B743D0">
            <w:pPr>
              <w:pStyle w:val="Paragraph"/>
              <w:numPr>
                <w:ilvl w:val="0"/>
                <w:numId w:val="28"/>
              </w:numPr>
              <w:spacing w:after="120" w:line="276" w:lineRule="auto"/>
              <w:rPr>
                <w:rStyle w:val="None"/>
                <w:b/>
                <w:bCs/>
                <w:sz w:val="22"/>
                <w:szCs w:val="22"/>
              </w:rPr>
            </w:pPr>
            <w:r w:rsidRPr="009721F0">
              <w:rPr>
                <w:rFonts w:ascii="Arial" w:hAnsi="Arial" w:cs="Arial"/>
                <w:b/>
                <w:bCs/>
                <w:color w:val="EE0000"/>
                <w:sz w:val="22"/>
                <w:szCs w:val="22"/>
                <w:highlight w:val="yellow"/>
              </w:rPr>
              <w:t>C. No access to Salve platform logic or code.</w:t>
            </w:r>
            <w:r w:rsidRPr="00AF1C18">
              <w:rPr>
                <w:sz w:val="22"/>
                <w:szCs w:val="22"/>
              </w:rPr>
              <w:br/>
            </w:r>
          </w:p>
        </w:tc>
      </w:tr>
    </w:tbl>
    <w:p w14:paraId="0D80DD0D" w14:textId="77777777" w:rsidR="009721F0" w:rsidRDefault="009721F0" w:rsidP="00B743D0">
      <w:p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br/>
      </w:r>
    </w:p>
    <w:p w14:paraId="60CB6A08" w14:textId="05FB1C7F" w:rsidR="00342B41" w:rsidRPr="009721F0" w:rsidRDefault="00A9718F" w:rsidP="00B743D0">
      <w:pPr>
        <w:spacing w:line="276" w:lineRule="auto"/>
        <w:rPr>
          <w:sz w:val="22"/>
          <w:szCs w:val="22"/>
          <w:highlight w:val="yellow"/>
        </w:rPr>
      </w:pPr>
      <w:r w:rsidRPr="009721F0">
        <w:rPr>
          <w:rFonts w:ascii="Arial" w:hAnsi="Arial" w:cs="Arial"/>
          <w:b/>
          <w:bCs/>
          <w:color w:val="000000" w:themeColor="text1"/>
          <w:sz w:val="22"/>
          <w:szCs w:val="22"/>
          <w:highlight w:val="yellow"/>
        </w:rPr>
        <w:t>6</w:t>
      </w:r>
      <w:r w:rsidR="00E164D3" w:rsidRPr="009721F0">
        <w:rPr>
          <w:rFonts w:ascii="Arial" w:hAnsi="Arial" w:cs="Arial"/>
          <w:b/>
          <w:bCs/>
          <w:color w:val="000000" w:themeColor="text1"/>
          <w:sz w:val="22"/>
          <w:szCs w:val="22"/>
          <w:highlight w:val="yellow"/>
        </w:rPr>
        <w:t xml:space="preserve">. </w:t>
      </w:r>
      <w:r w:rsidR="00342B41" w:rsidRPr="009721F0">
        <w:rPr>
          <w:rFonts w:ascii="Arial" w:hAnsi="Arial" w:cs="Arial"/>
          <w:b/>
          <w:bCs/>
          <w:color w:val="000000" w:themeColor="text1"/>
          <w:sz w:val="22"/>
          <w:szCs w:val="22"/>
          <w:highlight w:val="yellow"/>
        </w:rPr>
        <w:t>DELIVERABLES</w:t>
      </w:r>
    </w:p>
    <w:p w14:paraId="5E6F2DD1" w14:textId="77777777" w:rsidR="00342B41" w:rsidRPr="009721F0" w:rsidRDefault="00342B41" w:rsidP="00B743D0">
      <w:pPr>
        <w:pStyle w:val="NormalWeb"/>
        <w:spacing w:line="276" w:lineRule="auto"/>
        <w:rPr>
          <w:rFonts w:ascii="Arial" w:hAnsi="Arial" w:cs="Arial"/>
          <w:sz w:val="22"/>
          <w:szCs w:val="22"/>
          <w:highlight w:val="yellow"/>
        </w:rPr>
      </w:pPr>
      <w:r w:rsidRPr="009721F0">
        <w:rPr>
          <w:rFonts w:ascii="Arial" w:hAnsi="Arial" w:cs="Arial"/>
          <w:sz w:val="22"/>
          <w:szCs w:val="22"/>
          <w:highlight w:val="yellow"/>
        </w:rPr>
        <w:t>Upon completion of the transition, the division of responsibilities between Provider and Customer will be as follows:</w:t>
      </w:r>
    </w:p>
    <w:p w14:paraId="2B53A30F" w14:textId="1EC2723D" w:rsidR="00342B41" w:rsidRPr="009721F0" w:rsidRDefault="00342B41" w:rsidP="00B743D0">
      <w:pPr>
        <w:pStyle w:val="NormalWeb"/>
        <w:numPr>
          <w:ilvl w:val="0"/>
          <w:numId w:val="60"/>
        </w:numPr>
        <w:spacing w:line="276" w:lineRule="auto"/>
        <w:rPr>
          <w:rFonts w:ascii="Arial" w:hAnsi="Arial" w:cs="Arial"/>
          <w:sz w:val="22"/>
          <w:szCs w:val="22"/>
          <w:highlight w:val="yellow"/>
        </w:rPr>
      </w:pPr>
      <w:r w:rsidRPr="009721F0">
        <w:rPr>
          <w:rFonts w:ascii="Arial" w:hAnsi="Arial" w:cs="Arial"/>
          <w:b/>
          <w:bCs/>
          <w:sz w:val="22"/>
          <w:szCs w:val="22"/>
          <w:highlight w:val="yellow"/>
        </w:rPr>
        <w:t>Provider (Legacy Ownership):</w:t>
      </w:r>
      <w:r w:rsidRPr="009721F0">
        <w:rPr>
          <w:rFonts w:ascii="Arial" w:hAnsi="Arial" w:cs="Arial"/>
          <w:sz w:val="22"/>
          <w:szCs w:val="22"/>
          <w:highlight w:val="yellow"/>
        </w:rPr>
        <w:br/>
        <w:t xml:space="preserve">Provider will manage and support all legacy pipelines (e.g., Dutchie, </w:t>
      </w:r>
      <w:proofErr w:type="spellStart"/>
      <w:r w:rsidRPr="009721F0">
        <w:rPr>
          <w:rFonts w:ascii="Arial" w:hAnsi="Arial" w:cs="Arial"/>
          <w:sz w:val="22"/>
          <w:szCs w:val="22"/>
          <w:highlight w:val="yellow"/>
        </w:rPr>
        <w:t>Würk</w:t>
      </w:r>
      <w:proofErr w:type="spellEnd"/>
      <w:r w:rsidRPr="009721F0">
        <w:rPr>
          <w:rFonts w:ascii="Arial" w:hAnsi="Arial" w:cs="Arial"/>
          <w:sz w:val="22"/>
          <w:szCs w:val="22"/>
          <w:highlight w:val="yellow"/>
        </w:rPr>
        <w:t xml:space="preserve">, Order.co, </w:t>
      </w:r>
      <w:proofErr w:type="spellStart"/>
      <w:r w:rsidRPr="009721F0">
        <w:rPr>
          <w:rFonts w:ascii="Arial" w:hAnsi="Arial" w:cs="Arial"/>
          <w:sz w:val="22"/>
          <w:szCs w:val="22"/>
          <w:highlight w:val="yellow"/>
        </w:rPr>
        <w:t>SpringBig</w:t>
      </w:r>
      <w:proofErr w:type="spellEnd"/>
      <w:r w:rsidRPr="009721F0">
        <w:rPr>
          <w:rFonts w:ascii="Arial" w:hAnsi="Arial" w:cs="Arial"/>
          <w:sz w:val="22"/>
          <w:szCs w:val="22"/>
          <w:highlight w:val="yellow"/>
        </w:rPr>
        <w:t>, LeafTrade, Canix, Google, Headset, Wedge). This includes maintaining existing production views, safeguarding and owning the modeling layer, and ensuring SLA adherence across all legacy systems.</w:t>
      </w:r>
      <w:r w:rsidRPr="009721F0">
        <w:rPr>
          <w:rFonts w:ascii="Arial" w:hAnsi="Arial" w:cs="Arial"/>
          <w:sz w:val="22"/>
          <w:szCs w:val="22"/>
          <w:highlight w:val="yellow"/>
        </w:rPr>
        <w:br/>
      </w:r>
    </w:p>
    <w:p w14:paraId="580F22DC" w14:textId="77777777" w:rsidR="00342B41" w:rsidRPr="009721F0" w:rsidRDefault="00342B41" w:rsidP="00B743D0">
      <w:pPr>
        <w:pStyle w:val="NormalWeb"/>
        <w:numPr>
          <w:ilvl w:val="0"/>
          <w:numId w:val="60"/>
        </w:numPr>
        <w:spacing w:line="276" w:lineRule="auto"/>
        <w:rPr>
          <w:rFonts w:ascii="Arial" w:hAnsi="Arial" w:cs="Arial"/>
          <w:sz w:val="22"/>
          <w:szCs w:val="22"/>
          <w:highlight w:val="yellow"/>
        </w:rPr>
      </w:pPr>
      <w:r w:rsidRPr="009721F0">
        <w:rPr>
          <w:rFonts w:ascii="Arial" w:hAnsi="Arial" w:cs="Arial"/>
          <w:b/>
          <w:bCs/>
          <w:sz w:val="22"/>
          <w:szCs w:val="22"/>
          <w:highlight w:val="yellow"/>
        </w:rPr>
        <w:t>Customer (New Development Ownership):</w:t>
      </w:r>
      <w:r w:rsidRPr="009721F0">
        <w:rPr>
          <w:rFonts w:ascii="Arial" w:hAnsi="Arial" w:cs="Arial"/>
          <w:sz w:val="22"/>
          <w:szCs w:val="22"/>
          <w:highlight w:val="yellow"/>
        </w:rPr>
        <w:br/>
        <w:t>Customer will own the full scope of new development activities. This includes building and managing new pipelines, creating custom reporting views, and directly managing the BI team’s requests and workflows.</w:t>
      </w:r>
    </w:p>
    <w:p w14:paraId="57B94802" w14:textId="77777777" w:rsidR="00342B41" w:rsidRPr="009721F0" w:rsidRDefault="00342B41" w:rsidP="00B743D0">
      <w:pPr>
        <w:pStyle w:val="NormalWeb"/>
        <w:spacing w:line="276" w:lineRule="auto"/>
        <w:rPr>
          <w:rFonts w:ascii="Arial" w:hAnsi="Arial" w:cs="Arial"/>
          <w:sz w:val="22"/>
          <w:szCs w:val="22"/>
          <w:highlight w:val="yellow"/>
        </w:rPr>
      </w:pPr>
      <w:r w:rsidRPr="009721F0">
        <w:rPr>
          <w:rFonts w:ascii="Arial" w:hAnsi="Arial" w:cs="Arial"/>
          <w:sz w:val="22"/>
          <w:szCs w:val="22"/>
          <w:highlight w:val="yellow"/>
        </w:rPr>
        <w:t>This structure ensures that Managed Services costs will scale down proportionally to the Provider’s reduced scope, while the Customer’s new data engineer steadily assumes increasing responsibility in a structured, reliable manner.</w:t>
      </w:r>
    </w:p>
    <w:tbl>
      <w:tblPr>
        <w:tblStyle w:val="TableGrid"/>
        <w:tblW w:w="0" w:type="auto"/>
        <w:tblLook w:val="04A0" w:firstRow="1" w:lastRow="0" w:firstColumn="1" w:lastColumn="0" w:noHBand="0" w:noVBand="1"/>
      </w:tblPr>
      <w:tblGrid>
        <w:gridCol w:w="9010"/>
      </w:tblGrid>
      <w:tr w:rsidR="00342B41" w:rsidRPr="00AF1C18" w14:paraId="37CE0B21" w14:textId="77777777" w:rsidTr="00A31C8D">
        <w:tc>
          <w:tcPr>
            <w:tcW w:w="9010" w:type="dxa"/>
            <w:shd w:val="clear" w:color="auto" w:fill="F2F2F2" w:themeFill="background1" w:themeFillShade="F2"/>
          </w:tcPr>
          <w:p w14:paraId="5AB43F9F" w14:textId="77777777" w:rsidR="00342B41" w:rsidRPr="009721F0" w:rsidRDefault="00342B41" w:rsidP="00B743D0">
            <w:pPr>
              <w:pStyle w:val="Heading3"/>
              <w:spacing w:before="120" w:beforeAutospacing="0" w:after="120" w:afterAutospacing="0" w:line="276" w:lineRule="auto"/>
              <w:rPr>
                <w:rFonts w:ascii="Arial" w:hAnsi="Arial" w:cs="Arial"/>
                <w:color w:val="EE0000"/>
                <w:sz w:val="22"/>
                <w:szCs w:val="22"/>
                <w:highlight w:val="yellow"/>
              </w:rPr>
            </w:pPr>
            <w:r w:rsidRPr="009721F0">
              <w:rPr>
                <w:rFonts w:ascii="Arial" w:hAnsi="Arial" w:cs="Arial"/>
                <w:color w:val="EE0000"/>
                <w:sz w:val="22"/>
                <w:szCs w:val="22"/>
                <w:highlight w:val="yellow"/>
              </w:rPr>
              <w:lastRenderedPageBreak/>
              <w:t>Disclaimer on Data Warehouse Usage and Fees</w:t>
            </w:r>
          </w:p>
          <w:p w14:paraId="16B1A32F" w14:textId="25A9239F" w:rsidR="00342B41" w:rsidRPr="00AF1C18" w:rsidRDefault="00342B41" w:rsidP="00B743D0">
            <w:pPr>
              <w:spacing w:after="120" w:line="276" w:lineRule="auto"/>
              <w:rPr>
                <w:rFonts w:ascii="Arial" w:hAnsi="Arial" w:cs="Arial"/>
                <w:sz w:val="22"/>
                <w:szCs w:val="22"/>
              </w:rPr>
            </w:pPr>
            <w:r w:rsidRPr="009721F0">
              <w:rPr>
                <w:rFonts w:ascii="Arial" w:hAnsi="Arial" w:cs="Arial"/>
                <w:color w:val="EE0000"/>
                <w:sz w:val="22"/>
                <w:szCs w:val="22"/>
                <w:highlight w:val="yellow"/>
              </w:rPr>
              <w:t>While Managed Services costs will scale down in proportion to the Provider’s reduced scope</w:t>
            </w:r>
            <w:r w:rsidR="00A31C8D" w:rsidRPr="009721F0">
              <w:rPr>
                <w:rFonts w:ascii="Arial" w:hAnsi="Arial" w:cs="Arial"/>
                <w:color w:val="EE0000"/>
                <w:sz w:val="22"/>
                <w:szCs w:val="22"/>
                <w:highlight w:val="yellow"/>
              </w:rPr>
              <w:t xml:space="preserve"> during the transition</w:t>
            </w:r>
            <w:r w:rsidRPr="009721F0">
              <w:rPr>
                <w:rFonts w:ascii="Arial" w:hAnsi="Arial" w:cs="Arial"/>
                <w:color w:val="EE0000"/>
                <w:sz w:val="22"/>
                <w:szCs w:val="22"/>
                <w:highlight w:val="yellow"/>
              </w:rPr>
              <w:t xml:space="preserve">, Data Warehouse usage </w:t>
            </w:r>
            <w:r w:rsidR="00A31C8D" w:rsidRPr="009721F0">
              <w:rPr>
                <w:rFonts w:ascii="Arial" w:hAnsi="Arial" w:cs="Arial"/>
                <w:color w:val="EE0000"/>
                <w:sz w:val="22"/>
                <w:szCs w:val="22"/>
                <w:highlight w:val="yellow"/>
              </w:rPr>
              <w:t xml:space="preserve">fees </w:t>
            </w:r>
            <w:r w:rsidRPr="009721F0">
              <w:rPr>
                <w:rFonts w:ascii="Arial" w:hAnsi="Arial" w:cs="Arial"/>
                <w:color w:val="EE0000"/>
                <w:sz w:val="22"/>
                <w:szCs w:val="22"/>
                <w:highlight w:val="yellow"/>
              </w:rPr>
              <w:t xml:space="preserve">will remain consistent. Fees associated with Data Warehouse consumption will be calculated directly in proportion to actual monthly usage, as measured and billed according to the </w:t>
            </w:r>
            <w:r w:rsidR="00A31C8D" w:rsidRPr="009721F0">
              <w:rPr>
                <w:rFonts w:ascii="Arial" w:hAnsi="Arial" w:cs="Arial"/>
                <w:color w:val="EE0000"/>
                <w:sz w:val="22"/>
                <w:szCs w:val="22"/>
                <w:highlight w:val="yellow"/>
              </w:rPr>
              <w:t>Cost Per Event Pricing tiers</w:t>
            </w:r>
            <w:r w:rsidR="00A31C8D" w:rsidRPr="009721F0" w:rsidDel="00A31C8D">
              <w:rPr>
                <w:rFonts w:ascii="Arial" w:hAnsi="Arial" w:cs="Arial"/>
                <w:color w:val="EE0000"/>
                <w:sz w:val="22"/>
                <w:szCs w:val="22"/>
                <w:highlight w:val="yellow"/>
              </w:rPr>
              <w:t xml:space="preserve"> </w:t>
            </w:r>
            <w:r w:rsidRPr="009721F0">
              <w:rPr>
                <w:rFonts w:ascii="Arial" w:hAnsi="Arial" w:cs="Arial"/>
                <w:color w:val="EE0000"/>
                <w:sz w:val="22"/>
                <w:szCs w:val="22"/>
                <w:highlight w:val="yellow"/>
              </w:rPr>
              <w:t>outlined in the mutually agreed table below.</w:t>
            </w:r>
          </w:p>
        </w:tc>
      </w:tr>
    </w:tbl>
    <w:p w14:paraId="29E8C62B" w14:textId="77777777" w:rsidR="00342B41" w:rsidRPr="00AF1C18" w:rsidRDefault="00342B41" w:rsidP="00B743D0">
      <w:pPr>
        <w:spacing w:line="276" w:lineRule="auto"/>
        <w:rPr>
          <w:rFonts w:ascii="Arial" w:hAnsi="Arial" w:cs="Arial"/>
          <w:b/>
          <w:bCs/>
          <w:sz w:val="22"/>
          <w:szCs w:val="22"/>
          <w:u w:val="single"/>
        </w:rPr>
      </w:pPr>
    </w:p>
    <w:p w14:paraId="61937AE5" w14:textId="194CACC7" w:rsidR="007761ED" w:rsidRPr="00AF1C18" w:rsidRDefault="007761ED" w:rsidP="00B743D0">
      <w:pPr>
        <w:spacing w:line="276" w:lineRule="auto"/>
        <w:rPr>
          <w:rFonts w:ascii="Arial" w:hAnsi="Arial" w:cs="Arial"/>
          <w:color w:val="000000" w:themeColor="text1"/>
          <w:sz w:val="22"/>
          <w:szCs w:val="22"/>
        </w:rPr>
      </w:pPr>
    </w:p>
    <w:p w14:paraId="3854D689" w14:textId="61DDE3FA" w:rsidR="00FD57CC" w:rsidRPr="00AF1C18" w:rsidRDefault="00A9718F" w:rsidP="00B743D0">
      <w:pPr>
        <w:pStyle w:val="Heading2"/>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7</w:t>
      </w:r>
      <w:r w:rsidR="007761ED" w:rsidRPr="00AF1C18">
        <w:rPr>
          <w:rFonts w:ascii="Arial" w:hAnsi="Arial" w:cs="Arial"/>
          <w:b/>
          <w:bCs/>
          <w:color w:val="000000" w:themeColor="text1"/>
          <w:sz w:val="22"/>
          <w:szCs w:val="22"/>
        </w:rPr>
        <w:t xml:space="preserve">. </w:t>
      </w:r>
      <w:r w:rsidR="006822B8" w:rsidRPr="00AF1C18">
        <w:rPr>
          <w:rFonts w:ascii="Arial" w:hAnsi="Arial" w:cs="Arial"/>
          <w:b/>
          <w:bCs/>
          <w:color w:val="000000" w:themeColor="text1"/>
          <w:sz w:val="22"/>
          <w:szCs w:val="22"/>
        </w:rPr>
        <w:t>POINT-OF-CONTACTS</w:t>
      </w:r>
      <w:r w:rsidR="00342B41" w:rsidRPr="00AF1C18">
        <w:rPr>
          <w:rFonts w:ascii="Arial" w:hAnsi="Arial" w:cs="Arial"/>
          <w:b/>
          <w:bCs/>
          <w:color w:val="000000" w:themeColor="text1"/>
          <w:sz w:val="22"/>
          <w:szCs w:val="22"/>
        </w:rPr>
        <w:t xml:space="preserve"> (POCs)</w:t>
      </w:r>
    </w:p>
    <w:p w14:paraId="088F036F" w14:textId="6377DAA8" w:rsidR="00FD57CC" w:rsidRPr="00AF1C18" w:rsidRDefault="00FD57CC" w:rsidP="00B743D0">
      <w:pPr>
        <w:pStyle w:val="Heading3"/>
        <w:numPr>
          <w:ilvl w:val="1"/>
          <w:numId w:val="32"/>
        </w:num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Provider </w:t>
      </w:r>
      <w:r w:rsidR="00342B41" w:rsidRPr="00AF1C18">
        <w:rPr>
          <w:rFonts w:ascii="Arial" w:hAnsi="Arial" w:cs="Arial"/>
          <w:color w:val="000000" w:themeColor="text1"/>
          <w:sz w:val="22"/>
          <w:szCs w:val="22"/>
        </w:rPr>
        <w:t>Points of Contact (POCs)</w:t>
      </w:r>
    </w:p>
    <w:p w14:paraId="045683BA" w14:textId="6CAC50BB" w:rsidR="006822B8" w:rsidRPr="00AF1C18" w:rsidRDefault="006822B8" w:rsidP="00B743D0">
      <w:pPr>
        <w:spacing w:line="276" w:lineRule="auto"/>
        <w:rPr>
          <w:rFonts w:ascii="Arial" w:hAnsi="Arial" w:cs="Arial"/>
          <w:sz w:val="22"/>
          <w:szCs w:val="22"/>
        </w:rPr>
      </w:pPr>
      <w:r w:rsidRPr="00AF1C18">
        <w:rPr>
          <w:rFonts w:ascii="Arial" w:hAnsi="Arial" w:cs="Arial"/>
          <w:sz w:val="22"/>
          <w:szCs w:val="22"/>
        </w:rPr>
        <w:t>The Provider shall assign the following team members for the duration of the engagement</w:t>
      </w:r>
      <w:r w:rsidR="001B2512" w:rsidRPr="00AF1C18">
        <w:rPr>
          <w:rFonts w:ascii="Arial" w:hAnsi="Arial" w:cs="Arial"/>
          <w:sz w:val="22"/>
          <w:szCs w:val="22"/>
        </w:rPr>
        <w:t>,</w:t>
      </w:r>
      <w:r w:rsidR="00342B41" w:rsidRPr="00AF1C18">
        <w:rPr>
          <w:rFonts w:ascii="Arial" w:hAnsi="Arial" w:cs="Arial"/>
          <w:sz w:val="22"/>
          <w:szCs w:val="22"/>
        </w:rPr>
        <w:t xml:space="preserve"> who will serve as the main POCs</w:t>
      </w:r>
      <w:r w:rsidRPr="00AF1C18">
        <w:rPr>
          <w:rFonts w:ascii="Arial" w:hAnsi="Arial" w:cs="Arial"/>
          <w:sz w:val="22"/>
          <w:szCs w:val="22"/>
        </w:rPr>
        <w:t>:</w:t>
      </w:r>
    </w:p>
    <w:p w14:paraId="773A7BE5" w14:textId="77777777" w:rsidR="00342B41" w:rsidRPr="00AF1C18" w:rsidRDefault="00342B41" w:rsidP="00B743D0">
      <w:pPr>
        <w:spacing w:line="276" w:lineRule="auto"/>
        <w:rPr>
          <w:rFonts w:ascii="Arial" w:hAnsi="Arial" w:cs="Arial"/>
          <w:sz w:val="22"/>
          <w:szCs w:val="22"/>
        </w:rPr>
      </w:pPr>
    </w:p>
    <w:tbl>
      <w:tblPr>
        <w:tblStyle w:val="TableGrid"/>
        <w:tblW w:w="9028" w:type="dxa"/>
        <w:tblInd w:w="-5" w:type="dxa"/>
        <w:tblLook w:val="04A0" w:firstRow="1" w:lastRow="0" w:firstColumn="1" w:lastColumn="0" w:noHBand="0" w:noVBand="1"/>
      </w:tblPr>
      <w:tblGrid>
        <w:gridCol w:w="3213"/>
        <w:gridCol w:w="2572"/>
        <w:gridCol w:w="3243"/>
      </w:tblGrid>
      <w:tr w:rsidR="00342B41" w:rsidRPr="00AF1C18" w14:paraId="3B2465B0" w14:textId="77777777" w:rsidTr="00931880">
        <w:trPr>
          <w:trHeight w:val="342"/>
        </w:trPr>
        <w:tc>
          <w:tcPr>
            <w:tcW w:w="3213" w:type="dxa"/>
          </w:tcPr>
          <w:p w14:paraId="4595E57F" w14:textId="77777777" w:rsidR="00342B41" w:rsidRPr="00AF1C18" w:rsidRDefault="00342B41" w:rsidP="00B743D0">
            <w:pPr>
              <w:spacing w:before="40"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Department</w:t>
            </w:r>
          </w:p>
        </w:tc>
        <w:tc>
          <w:tcPr>
            <w:tcW w:w="2572" w:type="dxa"/>
          </w:tcPr>
          <w:p w14:paraId="22922470" w14:textId="77777777" w:rsidR="00342B41" w:rsidRPr="00AF1C18" w:rsidRDefault="00342B41" w:rsidP="00B743D0">
            <w:pPr>
              <w:spacing w:before="40"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POC Name</w:t>
            </w:r>
          </w:p>
        </w:tc>
        <w:tc>
          <w:tcPr>
            <w:tcW w:w="3243" w:type="dxa"/>
          </w:tcPr>
          <w:p w14:paraId="5B8C945C" w14:textId="77777777" w:rsidR="00342B41" w:rsidRPr="00AF1C18" w:rsidRDefault="00342B41" w:rsidP="00B743D0">
            <w:pPr>
              <w:spacing w:before="40"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POC Email</w:t>
            </w:r>
          </w:p>
        </w:tc>
      </w:tr>
      <w:tr w:rsidR="00342B41" w:rsidRPr="00AF1C18" w14:paraId="5546E6B9" w14:textId="77777777" w:rsidTr="00931880">
        <w:trPr>
          <w:trHeight w:val="361"/>
        </w:trPr>
        <w:tc>
          <w:tcPr>
            <w:tcW w:w="3213" w:type="dxa"/>
          </w:tcPr>
          <w:p w14:paraId="7E5DE9B9" w14:textId="47A8B084"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Lead Engineer</w:t>
            </w:r>
          </w:p>
        </w:tc>
        <w:tc>
          <w:tcPr>
            <w:tcW w:w="2572" w:type="dxa"/>
          </w:tcPr>
          <w:p w14:paraId="73DC67C6" w14:textId="6D9849D4"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Justin Zablocki</w:t>
            </w:r>
          </w:p>
        </w:tc>
        <w:tc>
          <w:tcPr>
            <w:tcW w:w="3243" w:type="dxa"/>
          </w:tcPr>
          <w:p w14:paraId="698603A6" w14:textId="3142B408" w:rsidR="00342B41" w:rsidRPr="00AF1C18" w:rsidRDefault="00342B41" w:rsidP="00B743D0">
            <w:pPr>
              <w:spacing w:before="40" w:line="276" w:lineRule="auto"/>
              <w:rPr>
                <w:rFonts w:ascii="Arial" w:hAnsi="Arial" w:cs="Arial"/>
                <w:sz w:val="22"/>
                <w:szCs w:val="22"/>
              </w:rPr>
            </w:pPr>
            <w:hyperlink r:id="rId7" w:history="1">
              <w:r w:rsidRPr="00AF1C18">
                <w:rPr>
                  <w:rStyle w:val="Hyperlink"/>
                  <w:rFonts w:ascii="Arial" w:hAnsi="Arial" w:cs="Arial"/>
                  <w:sz w:val="22"/>
                  <w:szCs w:val="22"/>
                </w:rPr>
                <w:t>Justin@getsalve.co</w:t>
              </w:r>
            </w:hyperlink>
          </w:p>
        </w:tc>
      </w:tr>
      <w:tr w:rsidR="00342B41" w:rsidRPr="00AF1C18" w14:paraId="50B40550" w14:textId="77777777" w:rsidTr="00931880">
        <w:trPr>
          <w:trHeight w:val="361"/>
        </w:trPr>
        <w:tc>
          <w:tcPr>
            <w:tcW w:w="3213" w:type="dxa"/>
          </w:tcPr>
          <w:p w14:paraId="1C0E24DF" w14:textId="4A8FB9E6"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Lead Analyst</w:t>
            </w:r>
          </w:p>
        </w:tc>
        <w:tc>
          <w:tcPr>
            <w:tcW w:w="2572" w:type="dxa"/>
          </w:tcPr>
          <w:p w14:paraId="65A9346F" w14:textId="6D9C5E59"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Tony Richards</w:t>
            </w:r>
          </w:p>
        </w:tc>
        <w:tc>
          <w:tcPr>
            <w:tcW w:w="3243" w:type="dxa"/>
          </w:tcPr>
          <w:p w14:paraId="615D3B2D" w14:textId="0249E16C" w:rsidR="00342B41" w:rsidRPr="00AF1C18" w:rsidRDefault="00342B41" w:rsidP="00B743D0">
            <w:pPr>
              <w:spacing w:before="40" w:line="276" w:lineRule="auto"/>
              <w:rPr>
                <w:rFonts w:ascii="Arial" w:hAnsi="Arial" w:cs="Arial"/>
                <w:color w:val="000000" w:themeColor="text1"/>
                <w:sz w:val="22"/>
                <w:szCs w:val="22"/>
              </w:rPr>
            </w:pPr>
            <w:hyperlink r:id="rId8" w:history="1">
              <w:r w:rsidRPr="00AF1C18">
                <w:rPr>
                  <w:rStyle w:val="Hyperlink"/>
                  <w:rFonts w:ascii="Arial" w:hAnsi="Arial" w:cs="Arial"/>
                  <w:sz w:val="22"/>
                  <w:szCs w:val="22"/>
                </w:rPr>
                <w:t>Tony@getsalve.co</w:t>
              </w:r>
            </w:hyperlink>
          </w:p>
        </w:tc>
      </w:tr>
      <w:tr w:rsidR="00342B41" w:rsidRPr="00AF1C18" w14:paraId="3BF1D77B" w14:textId="77777777" w:rsidTr="00931880">
        <w:trPr>
          <w:trHeight w:val="361"/>
        </w:trPr>
        <w:tc>
          <w:tcPr>
            <w:tcW w:w="3213" w:type="dxa"/>
          </w:tcPr>
          <w:p w14:paraId="65C8CF85" w14:textId="786D7235"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Systems Administration</w:t>
            </w:r>
          </w:p>
        </w:tc>
        <w:tc>
          <w:tcPr>
            <w:tcW w:w="2572" w:type="dxa"/>
          </w:tcPr>
          <w:p w14:paraId="63CE166D" w14:textId="65FCEFD8"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Erin Haden</w:t>
            </w:r>
          </w:p>
        </w:tc>
        <w:tc>
          <w:tcPr>
            <w:tcW w:w="3243" w:type="dxa"/>
          </w:tcPr>
          <w:p w14:paraId="743F5020" w14:textId="0414816E" w:rsidR="00342B41" w:rsidRPr="00AF1C18" w:rsidRDefault="00342B41" w:rsidP="00B743D0">
            <w:pPr>
              <w:spacing w:before="40" w:line="276" w:lineRule="auto"/>
              <w:rPr>
                <w:rFonts w:ascii="Arial" w:hAnsi="Arial" w:cs="Arial"/>
                <w:sz w:val="22"/>
                <w:szCs w:val="22"/>
              </w:rPr>
            </w:pPr>
            <w:hyperlink r:id="rId9" w:history="1">
              <w:r w:rsidRPr="00AF1C18">
                <w:rPr>
                  <w:rStyle w:val="Hyperlink"/>
                  <w:rFonts w:ascii="Arial" w:hAnsi="Arial" w:cs="Arial"/>
                  <w:sz w:val="22"/>
                  <w:szCs w:val="22"/>
                </w:rPr>
                <w:t>Erin@getsalve.co</w:t>
              </w:r>
            </w:hyperlink>
          </w:p>
        </w:tc>
      </w:tr>
    </w:tbl>
    <w:p w14:paraId="3DE30F66" w14:textId="77777777" w:rsidR="00342B41" w:rsidRPr="00AF1C18" w:rsidRDefault="00342B41" w:rsidP="00B743D0">
      <w:pPr>
        <w:spacing w:line="276" w:lineRule="auto"/>
        <w:rPr>
          <w:rFonts w:ascii="Arial" w:hAnsi="Arial" w:cs="Arial"/>
          <w:sz w:val="22"/>
          <w:szCs w:val="22"/>
        </w:rPr>
      </w:pPr>
    </w:p>
    <w:p w14:paraId="22BF1E68" w14:textId="353D0F40" w:rsidR="006822B8" w:rsidRPr="00AF1C18" w:rsidRDefault="006822B8" w:rsidP="00B743D0">
      <w:pPr>
        <w:pStyle w:val="Heading3"/>
        <w:numPr>
          <w:ilvl w:val="1"/>
          <w:numId w:val="32"/>
        </w:num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Customer Points of Contact (POC</w:t>
      </w:r>
      <w:r w:rsidR="00342B41" w:rsidRPr="00AF1C18">
        <w:rPr>
          <w:rFonts w:ascii="Arial" w:hAnsi="Arial" w:cs="Arial"/>
          <w:color w:val="000000" w:themeColor="text1"/>
          <w:sz w:val="22"/>
          <w:szCs w:val="22"/>
        </w:rPr>
        <w:t>s</w:t>
      </w:r>
      <w:r w:rsidRPr="00AF1C18">
        <w:rPr>
          <w:rFonts w:ascii="Arial" w:hAnsi="Arial" w:cs="Arial"/>
          <w:color w:val="000000" w:themeColor="text1"/>
          <w:sz w:val="22"/>
          <w:szCs w:val="22"/>
        </w:rPr>
        <w:t>)</w:t>
      </w:r>
    </w:p>
    <w:p w14:paraId="37EBA9E1" w14:textId="62E4B6D7" w:rsidR="00342B41" w:rsidRPr="00AF1C18" w:rsidRDefault="006822B8" w:rsidP="00B743D0">
      <w:pPr>
        <w:spacing w:line="276" w:lineRule="auto"/>
        <w:rPr>
          <w:rFonts w:ascii="Arial" w:hAnsi="Arial" w:cs="Arial"/>
          <w:sz w:val="22"/>
          <w:szCs w:val="22"/>
        </w:rPr>
      </w:pPr>
      <w:r w:rsidRPr="00AF1C18">
        <w:rPr>
          <w:rFonts w:ascii="Arial" w:hAnsi="Arial" w:cs="Arial"/>
          <w:sz w:val="22"/>
          <w:szCs w:val="22"/>
        </w:rPr>
        <w:t>The Customer designates the following individuals as department-specific Points of Contact (POC). These POCs will be responsible for facilitating communication, sharing relevant information, and providing timely feedback within their respective departments.</w:t>
      </w:r>
    </w:p>
    <w:p w14:paraId="66E0E617" w14:textId="77777777" w:rsidR="00342B41" w:rsidRPr="00AF1C18" w:rsidRDefault="00342B41" w:rsidP="00B743D0">
      <w:pPr>
        <w:spacing w:line="276" w:lineRule="auto"/>
        <w:rPr>
          <w:rFonts w:ascii="Arial" w:hAnsi="Arial" w:cs="Arial"/>
          <w:sz w:val="22"/>
          <w:szCs w:val="22"/>
        </w:rPr>
      </w:pPr>
    </w:p>
    <w:tbl>
      <w:tblPr>
        <w:tblStyle w:val="TableGrid"/>
        <w:tblW w:w="9028" w:type="dxa"/>
        <w:tblInd w:w="-5" w:type="dxa"/>
        <w:tblLook w:val="04A0" w:firstRow="1" w:lastRow="0" w:firstColumn="1" w:lastColumn="0" w:noHBand="0" w:noVBand="1"/>
      </w:tblPr>
      <w:tblGrid>
        <w:gridCol w:w="3166"/>
        <w:gridCol w:w="2536"/>
        <w:gridCol w:w="3326"/>
      </w:tblGrid>
      <w:tr w:rsidR="00342B41" w:rsidRPr="00AF1C18" w14:paraId="6B7A1458" w14:textId="77777777" w:rsidTr="00931880">
        <w:trPr>
          <w:trHeight w:val="342"/>
        </w:trPr>
        <w:tc>
          <w:tcPr>
            <w:tcW w:w="3213" w:type="dxa"/>
          </w:tcPr>
          <w:p w14:paraId="5CE7F9E3" w14:textId="77777777" w:rsidR="00342B41" w:rsidRPr="00AF1C18" w:rsidRDefault="00342B41" w:rsidP="00B743D0">
            <w:pPr>
              <w:spacing w:before="40"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Department</w:t>
            </w:r>
          </w:p>
        </w:tc>
        <w:tc>
          <w:tcPr>
            <w:tcW w:w="2572" w:type="dxa"/>
          </w:tcPr>
          <w:p w14:paraId="4A6A6B21" w14:textId="77777777" w:rsidR="00342B41" w:rsidRPr="00AF1C18" w:rsidRDefault="00342B41" w:rsidP="00B743D0">
            <w:pPr>
              <w:spacing w:before="40"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POC Name</w:t>
            </w:r>
          </w:p>
        </w:tc>
        <w:tc>
          <w:tcPr>
            <w:tcW w:w="3243" w:type="dxa"/>
          </w:tcPr>
          <w:p w14:paraId="6F9CBFE1" w14:textId="77777777" w:rsidR="00342B41" w:rsidRPr="00AF1C18" w:rsidRDefault="00342B41" w:rsidP="00B743D0">
            <w:pPr>
              <w:spacing w:before="40"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POC Email</w:t>
            </w:r>
          </w:p>
        </w:tc>
      </w:tr>
      <w:tr w:rsidR="00342B41" w:rsidRPr="00AF1C18" w14:paraId="18C3F614" w14:textId="77777777" w:rsidTr="00931880">
        <w:trPr>
          <w:trHeight w:val="361"/>
        </w:trPr>
        <w:tc>
          <w:tcPr>
            <w:tcW w:w="3213" w:type="dxa"/>
          </w:tcPr>
          <w:p w14:paraId="456B6CAE" w14:textId="177F7B23"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Data Engineer</w:t>
            </w:r>
          </w:p>
        </w:tc>
        <w:tc>
          <w:tcPr>
            <w:tcW w:w="2572" w:type="dxa"/>
          </w:tcPr>
          <w:p w14:paraId="45351AAA" w14:textId="78B7CB00"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Mike Herz</w:t>
            </w:r>
          </w:p>
        </w:tc>
        <w:tc>
          <w:tcPr>
            <w:tcW w:w="3243" w:type="dxa"/>
          </w:tcPr>
          <w:p w14:paraId="214CC23A" w14:textId="0DBC68CD" w:rsidR="00342B41" w:rsidRPr="00AF1C18" w:rsidRDefault="00342B41" w:rsidP="00B743D0">
            <w:pPr>
              <w:spacing w:before="40" w:line="276" w:lineRule="auto"/>
              <w:rPr>
                <w:rFonts w:ascii="Arial" w:hAnsi="Arial" w:cs="Arial"/>
                <w:sz w:val="22"/>
                <w:szCs w:val="22"/>
              </w:rPr>
            </w:pPr>
            <w:hyperlink r:id="rId10" w:history="1">
              <w:r w:rsidRPr="00AF1C18">
                <w:rPr>
                  <w:rStyle w:val="Hyperlink"/>
                  <w:rFonts w:ascii="Arial" w:hAnsi="Arial" w:cs="Arial"/>
                  <w:sz w:val="22"/>
                  <w:szCs w:val="22"/>
                </w:rPr>
                <w:t>mherz@storypartners.com</w:t>
              </w:r>
            </w:hyperlink>
          </w:p>
        </w:tc>
      </w:tr>
      <w:tr w:rsidR="00342B41" w:rsidRPr="00AF1C18" w14:paraId="7F8F7CDB" w14:textId="77777777" w:rsidTr="00931880">
        <w:trPr>
          <w:trHeight w:val="361"/>
        </w:trPr>
        <w:tc>
          <w:tcPr>
            <w:tcW w:w="3213" w:type="dxa"/>
          </w:tcPr>
          <w:p w14:paraId="30C409ED" w14:textId="79B49AB0"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Director of IT</w:t>
            </w:r>
          </w:p>
        </w:tc>
        <w:tc>
          <w:tcPr>
            <w:tcW w:w="2572" w:type="dxa"/>
          </w:tcPr>
          <w:p w14:paraId="6BBD8676" w14:textId="0CEC9740"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Trevor Abney</w:t>
            </w:r>
          </w:p>
        </w:tc>
        <w:tc>
          <w:tcPr>
            <w:tcW w:w="3243" w:type="dxa"/>
          </w:tcPr>
          <w:p w14:paraId="60DC5400" w14:textId="21C3A792" w:rsidR="00342B41" w:rsidRPr="00AF1C18" w:rsidRDefault="00342B41" w:rsidP="00B743D0">
            <w:pPr>
              <w:spacing w:before="40" w:line="276" w:lineRule="auto"/>
              <w:rPr>
                <w:rFonts w:ascii="Arial" w:hAnsi="Arial" w:cs="Arial"/>
                <w:color w:val="000000" w:themeColor="text1"/>
                <w:sz w:val="22"/>
                <w:szCs w:val="22"/>
              </w:rPr>
            </w:pPr>
            <w:hyperlink r:id="rId11" w:history="1">
              <w:r w:rsidRPr="00AF1C18">
                <w:rPr>
                  <w:rStyle w:val="Hyperlink"/>
                  <w:rFonts w:ascii="Arial" w:hAnsi="Arial" w:cs="Arial"/>
                  <w:sz w:val="22"/>
                  <w:szCs w:val="22"/>
                </w:rPr>
                <w:t>tabney@storypartners.com</w:t>
              </w:r>
            </w:hyperlink>
          </w:p>
        </w:tc>
      </w:tr>
      <w:tr w:rsidR="00342B41" w:rsidRPr="00AF1C18" w14:paraId="799DB6FC" w14:textId="77777777" w:rsidTr="00931880">
        <w:trPr>
          <w:trHeight w:val="361"/>
        </w:trPr>
        <w:tc>
          <w:tcPr>
            <w:tcW w:w="3213" w:type="dxa"/>
          </w:tcPr>
          <w:p w14:paraId="3EB5DD3D" w14:textId="615EEDEA"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Chief of Staff</w:t>
            </w:r>
          </w:p>
        </w:tc>
        <w:tc>
          <w:tcPr>
            <w:tcW w:w="2572" w:type="dxa"/>
          </w:tcPr>
          <w:p w14:paraId="61F5346A" w14:textId="334A093A"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Andrea Bagneschi</w:t>
            </w:r>
          </w:p>
        </w:tc>
        <w:tc>
          <w:tcPr>
            <w:tcW w:w="3243" w:type="dxa"/>
          </w:tcPr>
          <w:p w14:paraId="16E8BCBF" w14:textId="2188D990" w:rsidR="00342B41" w:rsidRPr="00AF1C18" w:rsidRDefault="00342B41" w:rsidP="00B743D0">
            <w:pPr>
              <w:spacing w:before="40" w:line="276" w:lineRule="auto"/>
              <w:rPr>
                <w:rFonts w:ascii="Arial" w:hAnsi="Arial" w:cs="Arial"/>
                <w:sz w:val="22"/>
                <w:szCs w:val="22"/>
              </w:rPr>
            </w:pPr>
            <w:hyperlink r:id="rId12" w:history="1">
              <w:r w:rsidRPr="00AF1C18">
                <w:rPr>
                  <w:rStyle w:val="Hyperlink"/>
                  <w:rFonts w:ascii="Arial" w:hAnsi="Arial" w:cs="Arial"/>
                  <w:sz w:val="22"/>
                  <w:szCs w:val="22"/>
                </w:rPr>
                <w:t>abagneschi@storypartners.com</w:t>
              </w:r>
            </w:hyperlink>
          </w:p>
        </w:tc>
      </w:tr>
      <w:tr w:rsidR="00342B41" w:rsidRPr="00AF1C18" w14:paraId="176E4A2D" w14:textId="77777777" w:rsidTr="00931880">
        <w:trPr>
          <w:trHeight w:val="361"/>
        </w:trPr>
        <w:tc>
          <w:tcPr>
            <w:tcW w:w="3213" w:type="dxa"/>
          </w:tcPr>
          <w:p w14:paraId="73F6B579" w14:textId="7E0D445D"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Corporate PM</w:t>
            </w:r>
          </w:p>
        </w:tc>
        <w:tc>
          <w:tcPr>
            <w:tcW w:w="2572" w:type="dxa"/>
          </w:tcPr>
          <w:p w14:paraId="5A9CDE4A" w14:textId="0840E01D" w:rsidR="00342B41" w:rsidRPr="00AF1C18" w:rsidRDefault="00342B41" w:rsidP="00B743D0">
            <w:pPr>
              <w:spacing w:before="40" w:line="276" w:lineRule="auto"/>
              <w:rPr>
                <w:rFonts w:ascii="Arial" w:hAnsi="Arial" w:cs="Arial"/>
                <w:color w:val="000000" w:themeColor="text1"/>
                <w:sz w:val="22"/>
                <w:szCs w:val="22"/>
              </w:rPr>
            </w:pPr>
            <w:r w:rsidRPr="00AF1C18">
              <w:rPr>
                <w:rFonts w:ascii="Arial" w:hAnsi="Arial" w:cs="Arial"/>
                <w:color w:val="000000" w:themeColor="text1"/>
                <w:sz w:val="22"/>
                <w:szCs w:val="22"/>
              </w:rPr>
              <w:t>Diana Wacholz</w:t>
            </w:r>
          </w:p>
        </w:tc>
        <w:tc>
          <w:tcPr>
            <w:tcW w:w="3243" w:type="dxa"/>
          </w:tcPr>
          <w:p w14:paraId="4F0895F9" w14:textId="2511AC86" w:rsidR="00342B41" w:rsidRPr="00AF1C18" w:rsidRDefault="00342B41" w:rsidP="00B743D0">
            <w:pPr>
              <w:spacing w:before="40" w:line="276" w:lineRule="auto"/>
              <w:rPr>
                <w:rFonts w:ascii="Arial" w:hAnsi="Arial" w:cs="Arial"/>
                <w:sz w:val="22"/>
                <w:szCs w:val="22"/>
              </w:rPr>
            </w:pPr>
            <w:hyperlink r:id="rId13" w:history="1">
              <w:r w:rsidRPr="00AF1C18">
                <w:rPr>
                  <w:rStyle w:val="Hyperlink"/>
                  <w:rFonts w:ascii="Arial" w:hAnsi="Arial" w:cs="Arial"/>
                  <w:sz w:val="22"/>
                  <w:szCs w:val="22"/>
                </w:rPr>
                <w:t>dwacholz@storypartners.com</w:t>
              </w:r>
            </w:hyperlink>
          </w:p>
        </w:tc>
      </w:tr>
    </w:tbl>
    <w:p w14:paraId="3281EC51" w14:textId="77777777" w:rsidR="00342B41" w:rsidRPr="00AF1C18" w:rsidRDefault="00342B41" w:rsidP="00B743D0">
      <w:pPr>
        <w:spacing w:line="276" w:lineRule="auto"/>
        <w:rPr>
          <w:rFonts w:ascii="Arial" w:hAnsi="Arial" w:cs="Arial"/>
          <w:sz w:val="22"/>
          <w:szCs w:val="22"/>
        </w:rPr>
      </w:pPr>
    </w:p>
    <w:p w14:paraId="41384BB8" w14:textId="6743957F" w:rsidR="006822B8" w:rsidRPr="00AF1C18" w:rsidRDefault="00FD57CC" w:rsidP="00B743D0">
      <w:pPr>
        <w:spacing w:line="276" w:lineRule="auto"/>
        <w:rPr>
          <w:rFonts w:ascii="Arial" w:hAnsi="Arial" w:cs="Arial"/>
          <w:sz w:val="22"/>
          <w:szCs w:val="22"/>
        </w:rPr>
      </w:pPr>
      <w:r w:rsidRPr="00AF1C18">
        <w:rPr>
          <w:rFonts w:ascii="Arial" w:hAnsi="Arial" w:cs="Arial"/>
          <w:sz w:val="22"/>
          <w:szCs w:val="22"/>
        </w:rPr>
        <w:br/>
      </w:r>
    </w:p>
    <w:p w14:paraId="71DE971A" w14:textId="6F1E9A2F" w:rsidR="007761ED" w:rsidRPr="00AF1C18" w:rsidRDefault="006822B8" w:rsidP="00B743D0">
      <w:pPr>
        <w:pStyle w:val="Heading2"/>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 xml:space="preserve">8. </w:t>
      </w:r>
      <w:r w:rsidR="00DA1A33" w:rsidRPr="00AF1C18">
        <w:rPr>
          <w:rFonts w:ascii="Arial" w:hAnsi="Arial" w:cs="Arial"/>
          <w:b/>
          <w:bCs/>
          <w:color w:val="000000" w:themeColor="text1"/>
          <w:sz w:val="22"/>
          <w:szCs w:val="22"/>
        </w:rPr>
        <w:t>FEES &amp; PAYMENT</w:t>
      </w:r>
    </w:p>
    <w:p w14:paraId="0357C094" w14:textId="7568198D" w:rsidR="007761ED" w:rsidRPr="00AF1C18" w:rsidRDefault="006822B8" w:rsidP="00B743D0">
      <w:pPr>
        <w:pStyle w:val="Heading3"/>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8</w:t>
      </w:r>
      <w:r w:rsidR="007761ED" w:rsidRPr="00AF1C18">
        <w:rPr>
          <w:rFonts w:ascii="Arial" w:hAnsi="Arial" w:cs="Arial"/>
          <w:color w:val="000000" w:themeColor="text1"/>
          <w:sz w:val="22"/>
          <w:szCs w:val="22"/>
        </w:rPr>
        <w:t>.1 Fee</w:t>
      </w:r>
      <w:r w:rsidR="00832C19" w:rsidRPr="00AF1C18">
        <w:rPr>
          <w:rFonts w:ascii="Arial" w:hAnsi="Arial" w:cs="Arial"/>
          <w:color w:val="000000" w:themeColor="text1"/>
          <w:sz w:val="22"/>
          <w:szCs w:val="22"/>
        </w:rPr>
        <w:t>s</w:t>
      </w:r>
    </w:p>
    <w:p w14:paraId="353A31A2" w14:textId="05071435" w:rsidR="004B1197" w:rsidRPr="00AF1C18" w:rsidRDefault="007761ED" w:rsidP="00B743D0">
      <w:pPr>
        <w:pStyle w:val="NormalWeb"/>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T</w:t>
      </w:r>
      <w:r w:rsidR="00E164D3" w:rsidRPr="00AF1C18">
        <w:rPr>
          <w:rFonts w:ascii="Arial" w:hAnsi="Arial" w:cs="Arial"/>
          <w:color w:val="000000" w:themeColor="text1"/>
          <w:sz w:val="22"/>
          <w:szCs w:val="22"/>
        </w:rPr>
        <w:t>he t</w:t>
      </w:r>
      <w:r w:rsidRPr="00AF1C18">
        <w:rPr>
          <w:rFonts w:ascii="Arial" w:hAnsi="Arial" w:cs="Arial"/>
          <w:color w:val="000000" w:themeColor="text1"/>
          <w:sz w:val="22"/>
          <w:szCs w:val="22"/>
        </w:rPr>
        <w:t xml:space="preserve">otal </w:t>
      </w:r>
      <w:r w:rsidR="00E164D3" w:rsidRPr="00AF1C18">
        <w:rPr>
          <w:rFonts w:ascii="Arial" w:hAnsi="Arial" w:cs="Arial"/>
          <w:color w:val="000000" w:themeColor="text1"/>
          <w:sz w:val="22"/>
          <w:szCs w:val="22"/>
        </w:rPr>
        <w:t xml:space="preserve">cost for the Engagement </w:t>
      </w:r>
      <w:r w:rsidRPr="00AF1C18">
        <w:rPr>
          <w:rFonts w:ascii="Arial" w:hAnsi="Arial" w:cs="Arial"/>
          <w:color w:val="000000" w:themeColor="text1"/>
          <w:sz w:val="22"/>
          <w:szCs w:val="22"/>
        </w:rPr>
        <w:t>(the “</w:t>
      </w:r>
      <w:r w:rsidR="00E164D3" w:rsidRPr="00AF1C18">
        <w:rPr>
          <w:rFonts w:ascii="Arial" w:hAnsi="Arial" w:cs="Arial"/>
          <w:color w:val="000000" w:themeColor="text1"/>
          <w:sz w:val="22"/>
          <w:szCs w:val="22"/>
        </w:rPr>
        <w:t>Engagement</w:t>
      </w:r>
      <w:r w:rsidRPr="00AF1C18">
        <w:rPr>
          <w:rFonts w:ascii="Arial" w:hAnsi="Arial" w:cs="Arial"/>
          <w:color w:val="000000" w:themeColor="text1"/>
          <w:sz w:val="22"/>
          <w:szCs w:val="22"/>
        </w:rPr>
        <w:t xml:space="preserve"> Fee”)</w:t>
      </w:r>
      <w:r w:rsidR="00E164D3" w:rsidRPr="00AF1C18">
        <w:rPr>
          <w:rFonts w:ascii="Arial" w:hAnsi="Arial" w:cs="Arial"/>
          <w:color w:val="000000" w:themeColor="text1"/>
          <w:sz w:val="22"/>
          <w:szCs w:val="22"/>
        </w:rPr>
        <w:t xml:space="preserve"> </w:t>
      </w:r>
      <w:r w:rsidR="001F704C" w:rsidRPr="00AF1C18">
        <w:rPr>
          <w:rFonts w:ascii="Arial" w:hAnsi="Arial" w:cs="Arial"/>
          <w:color w:val="000000" w:themeColor="text1"/>
          <w:sz w:val="22"/>
          <w:szCs w:val="22"/>
        </w:rPr>
        <w:t xml:space="preserve">includes a monthly </w:t>
      </w:r>
      <w:r w:rsidR="008159EA">
        <w:rPr>
          <w:rFonts w:ascii="Arial" w:hAnsi="Arial" w:cs="Arial"/>
          <w:color w:val="000000" w:themeColor="text1"/>
          <w:sz w:val="22"/>
          <w:szCs w:val="22"/>
        </w:rPr>
        <w:t>Cost Per Integration determined by the number of Integrations active in section 4.8</w:t>
      </w:r>
      <w:r w:rsidR="001F704C" w:rsidRPr="00AF1C18">
        <w:rPr>
          <w:rFonts w:ascii="Arial" w:hAnsi="Arial" w:cs="Arial"/>
          <w:color w:val="000000" w:themeColor="text1"/>
          <w:sz w:val="22"/>
          <w:szCs w:val="22"/>
        </w:rPr>
        <w:t>. Both fees are</w:t>
      </w:r>
      <w:r w:rsidR="00E164D3" w:rsidRPr="00AF1C18">
        <w:rPr>
          <w:rFonts w:ascii="Arial" w:hAnsi="Arial" w:cs="Arial"/>
          <w:color w:val="000000" w:themeColor="text1"/>
          <w:sz w:val="22"/>
          <w:szCs w:val="22"/>
        </w:rPr>
        <w:t xml:space="preserve"> detailed below.</w:t>
      </w:r>
    </w:p>
    <w:tbl>
      <w:tblPr>
        <w:tblW w:w="90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343"/>
        <w:gridCol w:w="1527"/>
        <w:gridCol w:w="2895"/>
      </w:tblGrid>
      <w:tr w:rsidR="009721F0" w:rsidRPr="00AF1C18" w14:paraId="75DA0D58" w14:textId="68CE5832" w:rsidTr="00B631D7">
        <w:trPr>
          <w:trHeight w:val="360"/>
        </w:trPr>
        <w:tc>
          <w:tcPr>
            <w:tcW w:w="2250" w:type="dxa"/>
            <w:shd w:val="clear" w:color="auto" w:fill="E7E6E6" w:themeFill="background2"/>
            <w:vAlign w:val="center"/>
          </w:tcPr>
          <w:p w14:paraId="148EF590" w14:textId="11DE2400"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Arial" w:hAnsi="Arial" w:cs="Arial"/>
                <w:b/>
                <w:bCs/>
                <w:sz w:val="20"/>
                <w:szCs w:val="20"/>
              </w:rPr>
            </w:pPr>
            <w:r w:rsidRPr="009721F0">
              <w:rPr>
                <w:rStyle w:val="Strong"/>
                <w:rFonts w:ascii="Arial" w:hAnsi="Arial" w:cs="Arial"/>
                <w:color w:val="1F1F1F"/>
                <w:sz w:val="20"/>
                <w:szCs w:val="20"/>
                <w:bdr w:val="none" w:sz="0" w:space="0" w:color="auto" w:frame="1"/>
              </w:rPr>
              <w:lastRenderedPageBreak/>
              <w:t>Pricing Model</w:t>
            </w:r>
          </w:p>
        </w:tc>
        <w:tc>
          <w:tcPr>
            <w:tcW w:w="2343" w:type="dxa"/>
            <w:shd w:val="clear" w:color="auto" w:fill="E7E6E6" w:themeFill="background2"/>
            <w:vAlign w:val="center"/>
          </w:tcPr>
          <w:p w14:paraId="4B6F4365" w14:textId="3793EABD"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Arial" w:hAnsi="Arial" w:cs="Arial"/>
                <w:sz w:val="20"/>
                <w:szCs w:val="20"/>
              </w:rPr>
            </w:pPr>
            <w:r w:rsidRPr="009721F0">
              <w:rPr>
                <w:rStyle w:val="Strong"/>
                <w:rFonts w:ascii="Arial" w:hAnsi="Arial" w:cs="Arial"/>
                <w:color w:val="1F1F1F"/>
                <w:sz w:val="20"/>
                <w:szCs w:val="20"/>
                <w:bdr w:val="none" w:sz="0" w:space="0" w:color="auto" w:frame="1"/>
              </w:rPr>
              <w:t>Cost</w:t>
            </w:r>
          </w:p>
        </w:tc>
        <w:tc>
          <w:tcPr>
            <w:tcW w:w="1527" w:type="dxa"/>
            <w:shd w:val="clear" w:color="auto" w:fill="E7E6E6" w:themeFill="background2"/>
            <w:vAlign w:val="center"/>
          </w:tcPr>
          <w:p w14:paraId="0679485F" w14:textId="038D0A26"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Style w:val="None"/>
                <w:rFonts w:ascii="Arial" w:hAnsi="Arial" w:cs="Arial"/>
                <w:sz w:val="20"/>
                <w:szCs w:val="20"/>
              </w:rPr>
            </w:pPr>
            <w:r w:rsidRPr="009721F0">
              <w:rPr>
                <w:rStyle w:val="Strong"/>
                <w:rFonts w:ascii="Arial" w:hAnsi="Arial" w:cs="Arial"/>
                <w:color w:val="1F1F1F"/>
                <w:sz w:val="20"/>
                <w:szCs w:val="20"/>
                <w:bdr w:val="none" w:sz="0" w:space="0" w:color="auto" w:frame="1"/>
              </w:rPr>
              <w:t>Frequency</w:t>
            </w:r>
          </w:p>
        </w:tc>
        <w:tc>
          <w:tcPr>
            <w:tcW w:w="2895" w:type="dxa"/>
            <w:shd w:val="clear" w:color="auto" w:fill="E7E6E6" w:themeFill="background2"/>
            <w:vAlign w:val="center"/>
          </w:tcPr>
          <w:p w14:paraId="4F1A5CE4" w14:textId="54CB0734"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Style w:val="Strong"/>
                <w:rFonts w:ascii="Arial" w:hAnsi="Arial" w:cs="Arial"/>
                <w:sz w:val="20"/>
                <w:szCs w:val="20"/>
              </w:rPr>
            </w:pPr>
            <w:r w:rsidRPr="009721F0">
              <w:rPr>
                <w:rStyle w:val="Strong"/>
                <w:rFonts w:ascii="Arial" w:hAnsi="Arial" w:cs="Arial"/>
                <w:color w:val="1F1F1F"/>
                <w:sz w:val="20"/>
                <w:szCs w:val="20"/>
                <w:bdr w:val="none" w:sz="0" w:space="0" w:color="auto" w:frame="1"/>
              </w:rPr>
              <w:t>Details</w:t>
            </w:r>
          </w:p>
        </w:tc>
      </w:tr>
      <w:tr w:rsidR="009721F0" w:rsidRPr="00AF1C18" w14:paraId="6E0F3A0B" w14:textId="416A71CB" w:rsidTr="009721F0">
        <w:tc>
          <w:tcPr>
            <w:tcW w:w="2250" w:type="dxa"/>
            <w:vAlign w:val="center"/>
          </w:tcPr>
          <w:p w14:paraId="4097B8F9" w14:textId="360F0284"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b/>
                <w:bCs/>
                <w:sz w:val="20"/>
                <w:szCs w:val="20"/>
              </w:rPr>
            </w:pPr>
            <w:r w:rsidRPr="009721F0">
              <w:rPr>
                <w:rFonts w:ascii="Arial" w:hAnsi="Arial" w:cs="Arial"/>
                <w:b/>
                <w:bCs/>
                <w:color w:val="1F1F1F"/>
                <w:sz w:val="20"/>
                <w:szCs w:val="20"/>
                <w:bdr w:val="none" w:sz="0" w:space="0" w:color="auto" w:frame="1"/>
              </w:rPr>
              <w:t>Cost Per Integration</w:t>
            </w:r>
          </w:p>
        </w:tc>
        <w:tc>
          <w:tcPr>
            <w:tcW w:w="2343" w:type="dxa"/>
            <w:vAlign w:val="center"/>
          </w:tcPr>
          <w:p w14:paraId="179FFFE7" w14:textId="5062611C"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$2,000</w:t>
            </w:r>
          </w:p>
        </w:tc>
        <w:tc>
          <w:tcPr>
            <w:tcW w:w="1527" w:type="dxa"/>
            <w:vAlign w:val="center"/>
          </w:tcPr>
          <w:p w14:paraId="7028F36B" w14:textId="16E47E20"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Monthly</w:t>
            </w:r>
          </w:p>
        </w:tc>
        <w:tc>
          <w:tcPr>
            <w:tcW w:w="2895" w:type="dxa"/>
            <w:vAlign w:val="center"/>
          </w:tcPr>
          <w:p w14:paraId="2B9C3FDB" w14:textId="08D8F3A5"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Billed for each integration listed in Section 4</w:t>
            </w:r>
            <w:r>
              <w:rPr>
                <w:rFonts w:ascii="Arial" w:hAnsi="Arial" w:cs="Arial"/>
                <w:color w:val="1F1F1F"/>
                <w:sz w:val="20"/>
                <w:szCs w:val="20"/>
                <w:bdr w:val="none" w:sz="0" w:space="0" w:color="auto" w:frame="1"/>
              </w:rPr>
              <w:t>.8</w:t>
            </w:r>
            <w:r w:rsidRPr="009721F0">
              <w:rPr>
                <w:rFonts w:ascii="Arial" w:hAnsi="Arial" w:cs="Arial"/>
                <w:color w:val="1F1F1F"/>
                <w:sz w:val="20"/>
                <w:szCs w:val="20"/>
                <w:bdr w:val="none" w:sz="0" w:space="0" w:color="auto" w:frame="1"/>
              </w:rPr>
              <w:t>.</w:t>
            </w:r>
            <w:r>
              <w:rPr>
                <w:rFonts w:ascii="Arial" w:hAnsi="Arial" w:cs="Arial"/>
                <w:color w:val="1F1F1F"/>
                <w:sz w:val="20"/>
                <w:szCs w:val="20"/>
                <w:bdr w:val="none" w:sz="0" w:space="0" w:color="auto" w:frame="1"/>
              </w:rPr>
              <w:br/>
            </w:r>
            <w:r>
              <w:rPr>
                <w:rFonts w:ascii="Arial" w:hAnsi="Arial" w:cs="Arial"/>
                <w:sz w:val="20"/>
                <w:szCs w:val="20"/>
              </w:rPr>
              <w:br/>
              <w:t>Integrations will not be billed until they are activated.</w:t>
            </w:r>
          </w:p>
        </w:tc>
      </w:tr>
      <w:tr w:rsidR="009721F0" w:rsidRPr="00AF1C18" w14:paraId="58DA6220" w14:textId="244A767F" w:rsidTr="009721F0">
        <w:tc>
          <w:tcPr>
            <w:tcW w:w="2250" w:type="dxa"/>
            <w:vAlign w:val="center"/>
          </w:tcPr>
          <w:p w14:paraId="574AF1D8" w14:textId="378A32E9"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Style w:val="Strong"/>
                <w:rFonts w:ascii="Arial" w:hAnsi="Arial" w:cs="Arial"/>
                <w:sz w:val="20"/>
                <w:szCs w:val="20"/>
              </w:rPr>
            </w:pPr>
            <w:r w:rsidRPr="009721F0">
              <w:rPr>
                <w:rFonts w:ascii="Arial" w:hAnsi="Arial" w:cs="Arial"/>
                <w:b/>
                <w:bCs/>
                <w:color w:val="1F1F1F"/>
                <w:sz w:val="20"/>
                <w:szCs w:val="20"/>
                <w:bdr w:val="none" w:sz="0" w:space="0" w:color="auto" w:frame="1"/>
              </w:rPr>
              <w:t>Included Event Volume</w:t>
            </w:r>
          </w:p>
        </w:tc>
        <w:tc>
          <w:tcPr>
            <w:tcW w:w="2343" w:type="dxa"/>
            <w:vAlign w:val="center"/>
          </w:tcPr>
          <w:p w14:paraId="712CD38B" w14:textId="4BCFD65B"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100M Events</w:t>
            </w:r>
          </w:p>
        </w:tc>
        <w:tc>
          <w:tcPr>
            <w:tcW w:w="1527" w:type="dxa"/>
            <w:vAlign w:val="center"/>
          </w:tcPr>
          <w:p w14:paraId="5FBC60CC" w14:textId="7F5F465C"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Monthly</w:t>
            </w:r>
          </w:p>
        </w:tc>
        <w:tc>
          <w:tcPr>
            <w:tcW w:w="2895" w:type="dxa"/>
            <w:vAlign w:val="center"/>
          </w:tcPr>
          <w:p w14:paraId="57B0B9FB" w14:textId="6B71CBAF"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Pr>
                <w:rFonts w:ascii="Arial" w:hAnsi="Arial" w:cs="Arial"/>
                <w:color w:val="1F1F1F"/>
                <w:sz w:val="20"/>
                <w:szCs w:val="20"/>
                <w:bdr w:val="none" w:sz="0" w:space="0" w:color="auto" w:frame="1"/>
              </w:rPr>
              <w:t xml:space="preserve">Max </w:t>
            </w:r>
            <w:r w:rsidRPr="009721F0">
              <w:rPr>
                <w:rFonts w:ascii="Arial" w:hAnsi="Arial" w:cs="Arial"/>
                <w:color w:val="1F1F1F"/>
                <w:sz w:val="20"/>
                <w:szCs w:val="20"/>
                <w:bdr w:val="none" w:sz="0" w:space="0" w:color="auto" w:frame="1"/>
              </w:rPr>
              <w:t>event volume included with the Cost Per Integration.</w:t>
            </w:r>
          </w:p>
        </w:tc>
      </w:tr>
      <w:tr w:rsidR="009721F0" w:rsidRPr="00AF1C18" w14:paraId="1E2EC079" w14:textId="31DBB5D7" w:rsidTr="009721F0">
        <w:tc>
          <w:tcPr>
            <w:tcW w:w="2250" w:type="dxa"/>
            <w:vAlign w:val="center"/>
          </w:tcPr>
          <w:p w14:paraId="68F41A4E" w14:textId="7DC4E2CD"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Style w:val="Strong"/>
                <w:rFonts w:ascii="Arial" w:hAnsi="Arial" w:cs="Arial"/>
                <w:sz w:val="20"/>
                <w:szCs w:val="20"/>
              </w:rPr>
            </w:pPr>
            <w:r w:rsidRPr="009721F0">
              <w:rPr>
                <w:rFonts w:ascii="Arial" w:hAnsi="Arial" w:cs="Arial"/>
                <w:b/>
                <w:bCs/>
                <w:color w:val="1F1F1F"/>
                <w:sz w:val="20"/>
                <w:szCs w:val="20"/>
                <w:bdr w:val="none" w:sz="0" w:space="0" w:color="auto" w:frame="1"/>
              </w:rPr>
              <w:t>Overages</w:t>
            </w:r>
          </w:p>
        </w:tc>
        <w:tc>
          <w:tcPr>
            <w:tcW w:w="2343" w:type="dxa"/>
            <w:vAlign w:val="center"/>
          </w:tcPr>
          <w:p w14:paraId="77A21559" w14:textId="053DE0FD"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$250 per 1M Events</w:t>
            </w:r>
          </w:p>
        </w:tc>
        <w:tc>
          <w:tcPr>
            <w:tcW w:w="1527" w:type="dxa"/>
            <w:vAlign w:val="center"/>
          </w:tcPr>
          <w:p w14:paraId="2019F091" w14:textId="31ED0FD2"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Monthly</w:t>
            </w:r>
          </w:p>
        </w:tc>
        <w:tc>
          <w:tcPr>
            <w:tcW w:w="2895" w:type="dxa"/>
            <w:vAlign w:val="center"/>
          </w:tcPr>
          <w:p w14:paraId="54DBC2E9" w14:textId="54D35E67" w:rsidR="009721F0" w:rsidRPr="009721F0" w:rsidRDefault="009721F0" w:rsidP="00B743D0">
            <w:pPr>
              <w:pStyle w:val="Paragraph"/>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rPr>
                <w:rFonts w:ascii="Arial" w:hAnsi="Arial" w:cs="Arial"/>
                <w:sz w:val="20"/>
                <w:szCs w:val="20"/>
              </w:rPr>
            </w:pPr>
            <w:r w:rsidRPr="009721F0">
              <w:rPr>
                <w:rFonts w:ascii="Arial" w:hAnsi="Arial" w:cs="Arial"/>
                <w:color w:val="1F1F1F"/>
                <w:sz w:val="20"/>
                <w:szCs w:val="20"/>
                <w:bdr w:val="none" w:sz="0" w:space="0" w:color="auto" w:frame="1"/>
              </w:rPr>
              <w:t>Usage exceeding the 100M included events</w:t>
            </w:r>
            <w:r>
              <w:rPr>
                <w:rFonts w:ascii="Arial" w:hAnsi="Arial" w:cs="Arial"/>
                <w:color w:val="1F1F1F"/>
                <w:sz w:val="20"/>
                <w:szCs w:val="20"/>
                <w:bdr w:val="none" w:sz="0" w:space="0" w:color="auto" w:frame="1"/>
              </w:rPr>
              <w:t xml:space="preserve"> will incur an upcharge per 1M records.</w:t>
            </w:r>
          </w:p>
        </w:tc>
      </w:tr>
    </w:tbl>
    <w:p w14:paraId="4A8EB30F" w14:textId="7ED709D0" w:rsidR="007761ED" w:rsidRPr="00AF1C18" w:rsidRDefault="006822B8" w:rsidP="00B743D0">
      <w:pPr>
        <w:pStyle w:val="Heading3"/>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8</w:t>
      </w:r>
      <w:r w:rsidR="007761ED" w:rsidRPr="00AF1C18">
        <w:rPr>
          <w:rFonts w:ascii="Arial" w:hAnsi="Arial" w:cs="Arial"/>
          <w:color w:val="000000" w:themeColor="text1"/>
          <w:sz w:val="22"/>
          <w:szCs w:val="22"/>
        </w:rPr>
        <w:t>.2 Invoicing</w:t>
      </w:r>
    </w:p>
    <w:p w14:paraId="7CC420C3" w14:textId="43F244A9" w:rsidR="00A31C8D" w:rsidRPr="00AF1C18" w:rsidRDefault="00A31C8D" w:rsidP="00B743D0">
      <w:pPr>
        <w:pStyle w:val="Heading3"/>
        <w:spacing w:line="276" w:lineRule="auto"/>
        <w:rPr>
          <w:rFonts w:ascii="Arial" w:hAnsi="Arial" w:cs="Arial"/>
          <w:b w:val="0"/>
          <w:bCs w:val="0"/>
          <w:color w:val="000000" w:themeColor="text1"/>
          <w:sz w:val="22"/>
          <w:szCs w:val="22"/>
        </w:rPr>
      </w:pPr>
      <w:del w:id="1" w:author="Sergei Tokmakov, Esq." w:date="2025-12-16T09:00:00Z">
        <w:r>
          <w:rPr>
            <w:rFonts w:ascii="Arial" w:hAnsi="Arial" w:cs="Arial"/>
            <w:b w:val="0"/>
            <w:bCs w:val="0"/>
            <w:color w:val="000000" w:themeColor="text1"/>
            <w:sz w:val="22"/>
            <w:szCs w:val="22"/>
          </w:rPr>
          <w:delText xml:space="preserve">Invoices will be issued monthly, based on the services provided under this Statement of Work</w:delText>
        </w:r>
      </w:del>
      <w:ins w:id="2" w:author="Sergei Tokmakov, Esq." w:date="2025-12-16T09:00:00Z">
        <w:r>
          <w:rPr>
            <w:rFonts w:ascii="Arial" w:hAnsi="Arial" w:cs="Arial"/>
            <w:b w:val="0"/>
            <w:bCs w:val="0"/>
            <w:color w:val="000000" w:themeColor="text1"/>
            <w:sz w:val="22"/>
            <w:szCs w:val="22"/>
          </w:rPr>
          <w:t xml:space="preserve">Per-Integration fees shall be invoiced monthly on the 1st of each month, commencing in the first full month after an Integration begins active data ingestion. If an Integration becomes active mid-month, the first month's fee shall be prorated. Event volume overages (usage exceeding 100M events per month) shall be calculated at month-end and invoiced in the following month's statement.</w:t>
        </w:r>
      </w:ins>
      <w:r>
        <w:rPr>
          <w:rFonts w:ascii="Arial" w:hAnsi="Arial" w:cs="Arial"/>
          <w:b w:val="0"/>
          <w:bCs w:val="0"/>
          <w:color w:val="000000" w:themeColor="text1"/>
          <w:sz w:val="22"/>
          <w:szCs w:val="22"/>
        </w:rPr>
        <w:t xml:space="preserve">, including any optional services elected by the Customer. Payment terms are set forth in the current Purchase Order of the Agreement, pursuant to the terms and conditions of the Software as a Service Agreement between the Parties dated April 3, 2025 (“Agreement”).</w:t>
      </w:r>
    </w:p>
    <w:p>
      <w:pPr>
        <w:spacing w:line="276" w:lineRule="auto"/>
      </w:pPr>
      <w:ins w:id="3" w:author="Sergei Tokmakov, Esq." w:date="2025-12-16T09:00:00Z">
        <w:r>
          <w:rPr>
            <w:rFonts w:ascii="Arial" w:hAnsi="Arial" w:cs="Arial"/>
            <w:b w:val="0"/>
            <w:color w:val="000000"/>
            <w:sz w:val="22"/>
            <w:szCs w:val="22"/>
          </w:rPr>
          <w:t xml:space="preserve">All invoices are due Net 30, with a 15-day grace period during which late fees will not apply. Unpaid invoices beyond Net 45 shall accrue interest at one percent (1%) APR until paid in full.</w:t>
        </w:r>
      </w:ins>
    </w:p>
    <w:p>
      <w:pPr>
        <w:spacing w:line="276" w:lineRule="auto"/>
      </w:pPr>
      <w:ins w:id="4" w:author="Sergei Tokmakov, Esq." w:date="2025-12-16T09:00:00Z"/>
    </w:p>
    <w:p w14:paraId="3FE17E1E" w14:textId="1A6DBC21" w:rsidR="007761ED" w:rsidRPr="00AF1C18" w:rsidRDefault="006822B8" w:rsidP="00B743D0">
      <w:pPr>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8</w:t>
      </w:r>
      <w:r w:rsidR="007761ED" w:rsidRPr="00AF1C18">
        <w:rPr>
          <w:rFonts w:ascii="Arial" w:hAnsi="Arial" w:cs="Arial"/>
          <w:b/>
          <w:bCs/>
          <w:color w:val="000000" w:themeColor="text1"/>
          <w:sz w:val="22"/>
          <w:szCs w:val="22"/>
        </w:rPr>
        <w:t>.3 Deliverable Holdback</w:t>
      </w:r>
    </w:p>
    <w:p w14:paraId="30D9F4DA" w14:textId="64E0944D" w:rsidR="007761ED" w:rsidRPr="00AF1C18" w:rsidRDefault="00A31C8D" w:rsidP="00B743D0">
      <w:pPr>
        <w:pStyle w:val="Heading3"/>
        <w:spacing w:line="276" w:lineRule="auto"/>
        <w:rPr>
          <w:rFonts w:ascii="Arial" w:hAnsi="Arial" w:cs="Arial"/>
          <w:b w:val="0"/>
          <w:bCs w:val="0"/>
          <w:color w:val="000000" w:themeColor="text1"/>
          <w:sz w:val="22"/>
          <w:szCs w:val="22"/>
        </w:rPr>
      </w:pPr>
      <w:del w:id="5" w:author="Sergei Tokmakov, Esq." w:date="2025-12-16T09:00:00Z">
        <w:r>
          <w:rPr>
            <w:rFonts w:ascii="Arial" w:hAnsi="Arial" w:cs="Arial"/>
            <w:b w:val="0"/>
            <w:bCs w:val="0"/>
            <w:color w:val="000000" w:themeColor="text1"/>
            <w:sz w:val="22"/>
            <w:szCs w:val="22"/>
          </w:rPr>
          <w:delText xml:space="preserve">The Provider may withhold the services described in Section 4 if payment is not received in accordance with the terms of the Agreement.</w:delText>
        </w:r>
      </w:del>
      <w:ins w:id="6" w:author="Sergei Tokmakov, Esq." w:date="2025-12-16T09:00:00Z">
        <w:r>
          <w:rPr>
            <w:rFonts w:ascii="Arial" w:hAnsi="Arial" w:cs="Arial"/>
            <w:b w:val="0"/>
            <w:bCs w:val="0"/>
            <w:color w:val="000000" w:themeColor="text1"/>
            <w:sz w:val="22"/>
            <w:szCs w:val="22"/>
          </w:rPr>
          <w:t xml:space="preserve">If Customer fails to pay any undisputed invoice within forty-five (45) days of the invoice date, Provider may suspend Services, deliverables, access, and support with five (5) business days' prior written notice. Upon payment in full, Provider shall resume Services within two (2) business days. Timeline delays caused by payment-related suspension shall extend all project deadlines by the suspension duration.</w:t>
        </w:r>
      </w:ins>
    </w:p>
    <w:p w14:paraId="6D1FBAD3" w14:textId="21ADD42E" w:rsidR="007761ED" w:rsidRPr="00AF1C18" w:rsidRDefault="006822B8" w:rsidP="00B743D0">
      <w:pPr>
        <w:pStyle w:val="Heading2"/>
        <w:spacing w:line="276" w:lineRule="auto"/>
        <w:rPr>
          <w:rFonts w:ascii="Arial" w:hAnsi="Arial" w:cs="Arial"/>
          <w:b/>
          <w:bCs/>
          <w:color w:val="000000" w:themeColor="text1"/>
          <w:sz w:val="22"/>
          <w:szCs w:val="22"/>
        </w:rPr>
      </w:pPr>
      <w:r w:rsidRPr="00AF1C18">
        <w:rPr>
          <w:rFonts w:ascii="Arial" w:hAnsi="Arial" w:cs="Arial"/>
          <w:b/>
          <w:bCs/>
          <w:color w:val="000000" w:themeColor="text1"/>
          <w:sz w:val="22"/>
          <w:szCs w:val="22"/>
        </w:rPr>
        <w:t>9</w:t>
      </w:r>
      <w:r w:rsidR="007761ED" w:rsidRPr="00AF1C18">
        <w:rPr>
          <w:rFonts w:ascii="Arial" w:hAnsi="Arial" w:cs="Arial"/>
          <w:b/>
          <w:bCs/>
          <w:color w:val="000000" w:themeColor="text1"/>
          <w:sz w:val="22"/>
          <w:szCs w:val="22"/>
        </w:rPr>
        <w:t xml:space="preserve">. </w:t>
      </w:r>
      <w:r w:rsidR="00DA1A33" w:rsidRPr="00AF1C18">
        <w:rPr>
          <w:rFonts w:ascii="Arial" w:hAnsi="Arial" w:cs="Arial"/>
          <w:b/>
          <w:bCs/>
          <w:color w:val="000000" w:themeColor="text1"/>
          <w:sz w:val="22"/>
          <w:szCs w:val="22"/>
        </w:rPr>
        <w:t>INTELLECTUAL-PROPERTY &amp; LICENSE</w:t>
      </w:r>
    </w:p>
    <w:p w14:paraId="2F913BB9" w14:textId="4D3A4057" w:rsidR="00342B41" w:rsidRPr="00AF1C18" w:rsidRDefault="00342B41" w:rsidP="00B743D0">
      <w:pPr>
        <w:pStyle w:val="NormalWeb"/>
        <w:spacing w:line="276" w:lineRule="auto"/>
        <w:rPr>
          <w:rFonts w:ascii="Arial" w:hAnsi="Arial" w:cs="Arial"/>
          <w:color w:val="000000" w:themeColor="text1"/>
          <w:sz w:val="22"/>
          <w:szCs w:val="22"/>
        </w:rPr>
      </w:pPr>
      <w:r w:rsidRPr="00AF1C18">
        <w:rPr>
          <w:rFonts w:ascii="Arial" w:hAnsi="Arial" w:cs="Arial"/>
          <w:b/>
          <w:bCs/>
          <w:color w:val="000000" w:themeColor="text1"/>
          <w:sz w:val="22"/>
          <w:szCs w:val="22"/>
        </w:rPr>
        <w:t>9.1 Work Product Ownership &amp; License</w:t>
      </w:r>
      <w:r w:rsidR="00093315" w:rsidRPr="00AF1C18">
        <w:rPr>
          <w:rFonts w:ascii="Arial" w:hAnsi="Arial" w:cs="Arial"/>
          <w:b/>
          <w:bCs/>
          <w:color w:val="000000" w:themeColor="text1"/>
          <w:sz w:val="22"/>
          <w:szCs w:val="22"/>
        </w:rPr>
        <w:br/>
      </w:r>
      <w:r w:rsidRPr="00AF1C18">
        <w:rPr>
          <w:rFonts w:ascii="Arial" w:hAnsi="Arial" w:cs="Arial"/>
          <w:color w:val="000000" w:themeColor="text1"/>
          <w:sz w:val="22"/>
          <w:szCs w:val="22"/>
        </w:rPr>
        <w:br/>
      </w:r>
      <w:r w:rsidR="0066157A" w:rsidRPr="00AF1C18">
        <w:rPr>
          <w:rFonts w:ascii="Arial" w:hAnsi="Arial" w:cs="Arial"/>
          <w:color w:val="000000" w:themeColor="text1"/>
          <w:sz w:val="22"/>
          <w:szCs w:val="22"/>
        </w:rPr>
        <w:t xml:space="preserve">The Work Product shall be deemed Provider IP.  </w:t>
      </w:r>
      <w:r w:rsidR="007761ED" w:rsidRPr="00AF1C18">
        <w:rPr>
          <w:rFonts w:ascii="Arial" w:hAnsi="Arial" w:cs="Arial"/>
          <w:color w:val="000000" w:themeColor="text1"/>
          <w:sz w:val="22"/>
          <w:szCs w:val="22"/>
        </w:rPr>
        <w:t xml:space="preserve">Upon </w:t>
      </w:r>
      <w:r w:rsidR="00832C19" w:rsidRPr="00AF1C18">
        <w:rPr>
          <w:rFonts w:ascii="Arial" w:hAnsi="Arial" w:cs="Arial"/>
          <w:color w:val="000000" w:themeColor="text1"/>
          <w:sz w:val="22"/>
          <w:szCs w:val="22"/>
        </w:rPr>
        <w:t>Customer’s</w:t>
      </w:r>
      <w:r w:rsidR="007761ED" w:rsidRPr="00AF1C18">
        <w:rPr>
          <w:rFonts w:ascii="Arial" w:hAnsi="Arial" w:cs="Arial"/>
          <w:color w:val="000000" w:themeColor="text1"/>
          <w:sz w:val="22"/>
          <w:szCs w:val="22"/>
        </w:rPr>
        <w:t xml:space="preserve"> payment in full</w:t>
      </w:r>
      <w:r w:rsidR="003506F9" w:rsidRPr="00AF1C18">
        <w:rPr>
          <w:rFonts w:ascii="Arial" w:hAnsi="Arial" w:cs="Arial"/>
          <w:color w:val="000000" w:themeColor="text1"/>
          <w:sz w:val="22"/>
          <w:szCs w:val="22"/>
        </w:rPr>
        <w:t xml:space="preserve"> of the Engagement Fee</w:t>
      </w:r>
      <w:r w:rsidR="007761ED" w:rsidRPr="00AF1C18">
        <w:rPr>
          <w:rFonts w:ascii="Arial" w:hAnsi="Arial" w:cs="Arial"/>
          <w:color w:val="000000" w:themeColor="text1"/>
          <w:sz w:val="22"/>
          <w:szCs w:val="22"/>
        </w:rPr>
        <w:t xml:space="preserve">, Provider grants </w:t>
      </w:r>
      <w:r w:rsidR="00832C19" w:rsidRPr="00AF1C18">
        <w:rPr>
          <w:rFonts w:ascii="Arial" w:hAnsi="Arial" w:cs="Arial"/>
          <w:color w:val="000000" w:themeColor="text1"/>
          <w:sz w:val="22"/>
          <w:szCs w:val="22"/>
        </w:rPr>
        <w:t>Customer</w:t>
      </w:r>
      <w:r w:rsidR="007761ED" w:rsidRPr="00AF1C18">
        <w:rPr>
          <w:rFonts w:ascii="Arial" w:hAnsi="Arial" w:cs="Arial"/>
          <w:color w:val="000000" w:themeColor="text1"/>
          <w:sz w:val="22"/>
          <w:szCs w:val="22"/>
        </w:rPr>
        <w:t xml:space="preserve"> a</w:t>
      </w:r>
      <w:r w:rsidR="007761ED" w:rsidRPr="00AF1C18">
        <w:rPr>
          <w:rStyle w:val="Strong"/>
          <w:rFonts w:ascii="Arial" w:hAnsi="Arial" w:cs="Arial"/>
          <w:b w:val="0"/>
          <w:bCs w:val="0"/>
          <w:color w:val="000000" w:themeColor="text1"/>
          <w:sz w:val="22"/>
          <w:szCs w:val="22"/>
        </w:rPr>
        <w:t xml:space="preserve"> worldwide, royalty-free,</w:t>
      </w:r>
      <w:r w:rsidR="00FE3759" w:rsidRPr="00AF1C18">
        <w:rPr>
          <w:rStyle w:val="Strong"/>
          <w:rFonts w:ascii="Arial" w:hAnsi="Arial" w:cs="Arial"/>
          <w:b w:val="0"/>
          <w:bCs w:val="0"/>
          <w:color w:val="000000" w:themeColor="text1"/>
          <w:sz w:val="22"/>
          <w:szCs w:val="22"/>
        </w:rPr>
        <w:t xml:space="preserve"> sub-licensable (to affiliates and subsidiaries),</w:t>
      </w:r>
      <w:r w:rsidR="007761ED" w:rsidRPr="00AF1C18">
        <w:rPr>
          <w:rStyle w:val="Strong"/>
          <w:rFonts w:ascii="Arial" w:hAnsi="Arial" w:cs="Arial"/>
          <w:b w:val="0"/>
          <w:bCs w:val="0"/>
          <w:color w:val="000000" w:themeColor="text1"/>
          <w:sz w:val="22"/>
          <w:szCs w:val="22"/>
        </w:rPr>
        <w:t xml:space="preserve"> internal-use license</w:t>
      </w:r>
      <w:r w:rsidR="007761ED" w:rsidRPr="00AF1C18">
        <w:rPr>
          <w:rFonts w:ascii="Arial" w:hAnsi="Arial" w:cs="Arial"/>
          <w:color w:val="000000" w:themeColor="text1"/>
          <w:sz w:val="22"/>
          <w:szCs w:val="22"/>
        </w:rPr>
        <w:t xml:space="preserve"> to the Work Product</w:t>
      </w:r>
      <w:r w:rsidR="00F26381" w:rsidRPr="00AF1C18">
        <w:rPr>
          <w:rFonts w:ascii="Arial" w:hAnsi="Arial" w:cs="Arial"/>
          <w:color w:val="000000" w:themeColor="text1"/>
          <w:sz w:val="22"/>
          <w:szCs w:val="22"/>
        </w:rPr>
        <w:t xml:space="preserve"> during the Engagement Term</w:t>
      </w:r>
      <w:r w:rsidR="007761ED" w:rsidRPr="00AF1C18">
        <w:rPr>
          <w:rFonts w:ascii="Arial" w:hAnsi="Arial" w:cs="Arial"/>
          <w:color w:val="000000" w:themeColor="text1"/>
          <w:sz w:val="22"/>
          <w:szCs w:val="22"/>
        </w:rPr>
        <w:t xml:space="preserve">. Provider retains underlying methodologies, know-how, and templates, and may re-use them so long as no </w:t>
      </w:r>
      <w:r w:rsidR="00832C19" w:rsidRPr="00AF1C18">
        <w:rPr>
          <w:rFonts w:ascii="Arial" w:hAnsi="Arial" w:cs="Arial"/>
          <w:color w:val="000000" w:themeColor="text1"/>
          <w:sz w:val="22"/>
          <w:szCs w:val="22"/>
        </w:rPr>
        <w:t>Customer</w:t>
      </w:r>
      <w:r w:rsidR="007761ED" w:rsidRPr="00AF1C18">
        <w:rPr>
          <w:rFonts w:ascii="Arial" w:hAnsi="Arial" w:cs="Arial"/>
          <w:color w:val="000000" w:themeColor="text1"/>
          <w:sz w:val="22"/>
          <w:szCs w:val="22"/>
        </w:rPr>
        <w:t xml:space="preserve"> Confidential Information is disclosed.</w:t>
      </w:r>
    </w:p>
    <w:p w14:paraId="479819E0" w14:textId="7A129353" w:rsidR="00342B41" w:rsidRPr="00AF1C18" w:rsidRDefault="00342B41" w:rsidP="00B743D0">
      <w:pPr>
        <w:pStyle w:val="NormalWeb"/>
        <w:spacing w:line="276" w:lineRule="auto"/>
        <w:rPr>
          <w:rFonts w:ascii="Arial" w:hAnsi="Arial" w:cs="Arial"/>
          <w:color w:val="000000" w:themeColor="text1"/>
          <w:sz w:val="22"/>
          <w:szCs w:val="22"/>
        </w:rPr>
      </w:pPr>
      <w:r w:rsidRPr="00AF1C18">
        <w:rPr>
          <w:rFonts w:ascii="Arial" w:hAnsi="Arial" w:cs="Arial"/>
          <w:b/>
          <w:bCs/>
          <w:color w:val="000000" w:themeColor="text1"/>
          <w:sz w:val="22"/>
          <w:szCs w:val="22"/>
        </w:rPr>
        <w:t>9.2 Snowflake Management &amp; Maintenance</w:t>
      </w:r>
      <w:r w:rsidR="00093315" w:rsidRPr="00AF1C18">
        <w:rPr>
          <w:rFonts w:ascii="Arial" w:hAnsi="Arial" w:cs="Arial"/>
          <w:b/>
          <w:bCs/>
          <w:color w:val="000000" w:themeColor="text1"/>
          <w:sz w:val="22"/>
          <w:szCs w:val="22"/>
        </w:rPr>
        <w:br/>
      </w:r>
      <w:r w:rsidRPr="00AF1C18">
        <w:rPr>
          <w:rFonts w:ascii="Arial" w:hAnsi="Arial" w:cs="Arial"/>
          <w:color w:val="000000" w:themeColor="text1"/>
          <w:sz w:val="22"/>
          <w:szCs w:val="22"/>
        </w:rPr>
        <w:br/>
        <w:t>Provider will manage the configuration, scaling, and performance optimization of the Snowflake environment to maintain operational efficiency. Maintenance and updates to the Snowflake platform will be conducted regularly in accordance with Snowflake’s best practices. To minimize disruption, all scheduled maintenance activities will occur during off-peak hours. The Provider will use commercially reasonable efforts to provide the Customer with at least forty-eight (48) hours of advance notice for any planned maintenance.</w:t>
      </w:r>
    </w:p>
    <w:p w14:paraId="31258383" w14:textId="48E527DB" w:rsidR="00342B41" w:rsidRPr="00AF1C18" w:rsidRDefault="00342B41" w:rsidP="00B743D0">
      <w:pPr>
        <w:pStyle w:val="NormalWeb"/>
        <w:spacing w:line="276" w:lineRule="auto"/>
        <w:rPr>
          <w:rFonts w:ascii="Arial" w:hAnsi="Arial" w:cs="Arial"/>
          <w:color w:val="000000" w:themeColor="text1"/>
          <w:sz w:val="22"/>
          <w:szCs w:val="22"/>
        </w:rPr>
      </w:pPr>
      <w:r w:rsidRPr="00AF1C18">
        <w:rPr>
          <w:rFonts w:ascii="Arial" w:hAnsi="Arial" w:cs="Arial"/>
          <w:b/>
          <w:bCs/>
          <w:color w:val="000000" w:themeColor="text1"/>
          <w:sz w:val="22"/>
          <w:szCs w:val="22"/>
        </w:rPr>
        <w:t>9.3 Backups &amp; Disaster Recovery</w:t>
      </w:r>
      <w:r w:rsidR="00093315" w:rsidRPr="00AF1C18">
        <w:rPr>
          <w:rFonts w:ascii="Arial" w:hAnsi="Arial" w:cs="Arial"/>
          <w:b/>
          <w:bCs/>
          <w:color w:val="000000" w:themeColor="text1"/>
          <w:sz w:val="22"/>
          <w:szCs w:val="22"/>
        </w:rPr>
        <w:br/>
      </w:r>
      <w:r w:rsidRPr="00AF1C18">
        <w:rPr>
          <w:rFonts w:ascii="Arial" w:hAnsi="Arial" w:cs="Arial"/>
          <w:color w:val="000000" w:themeColor="text1"/>
          <w:sz w:val="22"/>
          <w:szCs w:val="22"/>
        </w:rPr>
        <w:br/>
      </w:r>
      <w:r w:rsidRPr="00AF1C18">
        <w:rPr>
          <w:rFonts w:ascii="Arial" w:hAnsi="Arial" w:cs="Arial"/>
          <w:color w:val="000000" w:themeColor="text1"/>
          <w:sz w:val="22"/>
          <w:szCs w:val="22"/>
        </w:rPr>
        <w:lastRenderedPageBreak/>
        <w:t>Provider will perform automated backups of the Snowflake database every eight (8) hours, with backup data retained for a minimum period of ten (10) days. In the event of a major outage or system failure, Provider shall execute disaster recovery procedures to restore services within two (2) hours, ensuring minimal disruption to the Customer’s operations.</w:t>
      </w:r>
    </w:p>
    <w:p w14:paraId="073309F7" w14:textId="7D903FCD" w:rsidR="00342B41" w:rsidRPr="00AF1C18" w:rsidRDefault="00342B41" w:rsidP="00B743D0">
      <w:pPr>
        <w:pStyle w:val="NormalWeb"/>
        <w:spacing w:line="276" w:lineRule="auto"/>
        <w:rPr>
          <w:rFonts w:ascii="Arial" w:hAnsi="Arial" w:cs="Arial"/>
          <w:color w:val="000000" w:themeColor="text1"/>
          <w:sz w:val="22"/>
          <w:szCs w:val="22"/>
        </w:rPr>
      </w:pPr>
      <w:r w:rsidRPr="00AF1C18">
        <w:rPr>
          <w:rFonts w:ascii="Arial" w:hAnsi="Arial" w:cs="Arial"/>
          <w:b/>
          <w:bCs/>
          <w:color w:val="000000" w:themeColor="text1"/>
          <w:sz w:val="22"/>
          <w:szCs w:val="22"/>
        </w:rPr>
        <w:t>9.4 Snowflake Support Services</w:t>
      </w:r>
      <w:r w:rsidR="00093315" w:rsidRPr="00AF1C18">
        <w:rPr>
          <w:rFonts w:ascii="Arial" w:hAnsi="Arial" w:cs="Arial"/>
          <w:b/>
          <w:bCs/>
          <w:color w:val="000000" w:themeColor="text1"/>
          <w:sz w:val="22"/>
          <w:szCs w:val="22"/>
        </w:rPr>
        <w:br/>
      </w:r>
      <w:r w:rsidRPr="00AF1C18">
        <w:rPr>
          <w:rFonts w:ascii="Arial" w:hAnsi="Arial" w:cs="Arial"/>
          <w:color w:val="000000" w:themeColor="text1"/>
          <w:sz w:val="22"/>
          <w:szCs w:val="22"/>
        </w:rPr>
        <w:br/>
        <w:t>Provider will deliver technical support and troubleshooting services for Snowflake-related issues, ensuring the timely resolution of incidents and the continuity of operations.</w:t>
      </w:r>
    </w:p>
    <w:p w14:paraId="4C12063F" w14:textId="60AF649D" w:rsidR="00342B41" w:rsidRPr="00AF1C18" w:rsidRDefault="00342B41" w:rsidP="00B743D0">
      <w:pPr>
        <w:pStyle w:val="NormalWeb"/>
        <w:spacing w:line="276" w:lineRule="auto"/>
        <w:rPr>
          <w:rFonts w:ascii="Arial" w:hAnsi="Arial" w:cs="Arial"/>
          <w:color w:val="000000" w:themeColor="text1"/>
          <w:sz w:val="22"/>
          <w:szCs w:val="22"/>
        </w:rPr>
      </w:pPr>
      <w:r w:rsidRPr="00AF1C18">
        <w:rPr>
          <w:rFonts w:ascii="Arial" w:hAnsi="Arial" w:cs="Arial"/>
          <w:b/>
          <w:bCs/>
          <w:color w:val="000000" w:themeColor="text1"/>
          <w:sz w:val="22"/>
          <w:szCs w:val="22"/>
        </w:rPr>
        <w:t>9.5 Snowflake Terms of Service</w:t>
      </w:r>
      <w:r w:rsidR="00093315" w:rsidRPr="00AF1C18">
        <w:rPr>
          <w:rFonts w:ascii="Arial" w:hAnsi="Arial" w:cs="Arial"/>
          <w:b/>
          <w:bCs/>
          <w:color w:val="000000" w:themeColor="text1"/>
          <w:sz w:val="22"/>
          <w:szCs w:val="22"/>
        </w:rPr>
        <w:br/>
        <w:t>|</w:t>
      </w:r>
      <w:r w:rsidRPr="00AF1C18">
        <w:rPr>
          <w:rFonts w:ascii="Arial" w:hAnsi="Arial" w:cs="Arial"/>
          <w:color w:val="000000" w:themeColor="text1"/>
          <w:sz w:val="22"/>
          <w:szCs w:val="22"/>
        </w:rPr>
        <w:br/>
        <w:t>Customer’s Snowflake environment operates within Customer’s own dedicated Snowflake account or workspace. Provider agrees to service and manage the database on behalf of Customer. Both Parties agree to adhere to the terms and conditions outlined in the Snowflake Terms of Service (</w:t>
      </w:r>
      <w:proofErr w:type="spellStart"/>
      <w:r w:rsidRPr="00AF1C18">
        <w:rPr>
          <w:rFonts w:ascii="Arial" w:hAnsi="Arial" w:cs="Arial"/>
          <w:color w:val="000000" w:themeColor="text1"/>
          <w:sz w:val="22"/>
          <w:szCs w:val="22"/>
        </w:rPr>
        <w:t>ToS</w:t>
      </w:r>
      <w:proofErr w:type="spellEnd"/>
      <w:r w:rsidRPr="00AF1C18">
        <w:rPr>
          <w:rFonts w:ascii="Arial" w:hAnsi="Arial" w:cs="Arial"/>
          <w:color w:val="000000" w:themeColor="text1"/>
          <w:sz w:val="22"/>
          <w:szCs w:val="22"/>
        </w:rPr>
        <w:t xml:space="preserve">), which governs the use of Snowflake’s services. These terms are available at </w:t>
      </w:r>
      <w:hyperlink r:id="rId14" w:tgtFrame="_new" w:history="1">
        <w:r w:rsidRPr="00AF1C18">
          <w:rPr>
            <w:rStyle w:val="Hyperlink"/>
            <w:rFonts w:ascii="Arial" w:hAnsi="Arial" w:cs="Arial"/>
            <w:sz w:val="22"/>
            <w:szCs w:val="22"/>
          </w:rPr>
          <w:t>https://www.snowflake.com/en/legal/terms-of-service/</w:t>
        </w:r>
      </w:hyperlink>
      <w:r w:rsidRPr="00AF1C18">
        <w:rPr>
          <w:rFonts w:ascii="Arial" w:hAnsi="Arial" w:cs="Arial"/>
          <w:color w:val="000000" w:themeColor="text1"/>
          <w:sz w:val="22"/>
          <w:szCs w:val="22"/>
        </w:rPr>
        <w:t xml:space="preserve">. For the purposes of the </w:t>
      </w:r>
      <w:proofErr w:type="spellStart"/>
      <w:r w:rsidRPr="00AF1C18">
        <w:rPr>
          <w:rFonts w:ascii="Arial" w:hAnsi="Arial" w:cs="Arial"/>
          <w:color w:val="000000" w:themeColor="text1"/>
          <w:sz w:val="22"/>
          <w:szCs w:val="22"/>
        </w:rPr>
        <w:t>ToS</w:t>
      </w:r>
      <w:proofErr w:type="spellEnd"/>
      <w:r w:rsidRPr="00AF1C18">
        <w:rPr>
          <w:rFonts w:ascii="Arial" w:hAnsi="Arial" w:cs="Arial"/>
          <w:color w:val="000000" w:themeColor="text1"/>
          <w:sz w:val="22"/>
          <w:szCs w:val="22"/>
        </w:rPr>
        <w:t>, Provider will be deemed a User.</w:t>
      </w:r>
    </w:p>
    <w:p w14:paraId="79AF765C" w14:textId="5B5C8E72" w:rsidR="00B743D0" w:rsidRPr="00B743D0" w:rsidRDefault="00B743D0" w:rsidP="00B743D0">
      <w:pPr>
        <w:pStyle w:val="Heading2"/>
        <w:spacing w:line="276" w:lineRule="auto"/>
        <w:rPr>
          <w:rFonts w:ascii="Arial" w:hAnsi="Arial" w:cs="Arial"/>
          <w:b/>
          <w:bCs/>
          <w:color w:val="000000" w:themeColor="text1"/>
          <w:sz w:val="22"/>
          <w:szCs w:val="22"/>
          <w:highlight w:val="yellow"/>
        </w:rPr>
      </w:pPr>
      <w:r w:rsidRPr="00B743D0">
        <w:rPr>
          <w:rFonts w:ascii="Arial" w:hAnsi="Arial" w:cs="Arial"/>
          <w:b/>
          <w:bCs/>
          <w:color w:val="000000" w:themeColor="text1"/>
          <w:sz w:val="22"/>
          <w:szCs w:val="22"/>
          <w:highlight w:val="yellow"/>
        </w:rPr>
        <w:t>10.</w:t>
      </w:r>
      <w:r w:rsidRPr="00B743D0">
        <w:rPr>
          <w:rFonts w:ascii="Arial" w:hAnsi="Arial" w:cs="Arial"/>
          <w:b/>
          <w:bCs/>
          <w:color w:val="000000" w:themeColor="text1"/>
          <w:sz w:val="22"/>
          <w:szCs w:val="22"/>
          <w:highlight w:val="yellow"/>
        </w:rPr>
        <w:t xml:space="preserve"> </w:t>
      </w:r>
      <w:r w:rsidRPr="00B743D0">
        <w:rPr>
          <w:rFonts w:ascii="Arial" w:hAnsi="Arial" w:cs="Arial"/>
          <w:b/>
          <w:bCs/>
          <w:color w:val="000000" w:themeColor="text1"/>
          <w:sz w:val="22"/>
          <w:szCs w:val="22"/>
          <w:highlight w:val="yellow"/>
        </w:rPr>
        <w:t>DISCLAIMER ON SERVICE CANCELLATION/TERMINATION</w:t>
      </w:r>
    </w:p>
    <w:p w14:paraId="090769F2" w14:textId="77777777" w:rsidR="00B743D0" w:rsidRPr="00B743D0" w:rsidRDefault="00B743D0" w:rsidP="00B743D0">
      <w:pPr>
        <w:spacing w:line="276" w:lineRule="auto"/>
        <w:rPr>
          <w:rFonts w:ascii="Arial" w:hAnsi="Arial" w:cs="Arial"/>
          <w:sz w:val="20"/>
          <w:szCs w:val="20"/>
          <w:highlight w:val="yellow"/>
        </w:rPr>
      </w:pPr>
    </w:p>
    <w:p w14:paraId="6D4D2E1B" w14:textId="1609978B" w:rsidR="00B743D0" w:rsidRPr="00B743D0" w:rsidRDefault="00B743D0" w:rsidP="00B743D0">
      <w:pPr>
        <w:spacing w:line="276" w:lineRule="auto"/>
        <w:rPr>
          <w:rFonts w:ascii="Arial" w:hAnsi="Arial" w:cs="Arial"/>
          <w:sz w:val="22"/>
          <w:szCs w:val="22"/>
        </w:rPr>
      </w:pPr>
      <w:r w:rsidRPr="00B743D0">
        <w:rPr>
          <w:rFonts w:ascii="Arial" w:hAnsi="Arial" w:cs="Arial"/>
          <w:sz w:val="22"/>
          <w:szCs w:val="22"/>
          <w:highlight w:val="yellow"/>
        </w:rPr>
        <w:t>In the event that Salve is unable to continue service or Customer elects to cancel the contract, Provider will deliver all ETL processes, base data models, and warehouse documentation as a handoff package.</w:t>
      </w:r>
    </w:p>
    <w:p w14:paraId="7832A27C" w14:textId="7B51F4C1" w:rsidR="00FB1EB4" w:rsidRPr="00AF1C18" w:rsidRDefault="006822B8" w:rsidP="00B743D0">
      <w:pPr>
        <w:pStyle w:val="NormalWeb"/>
        <w:spacing w:line="276" w:lineRule="auto"/>
        <w:rPr>
          <w:sz w:val="22"/>
          <w:szCs w:val="22"/>
        </w:rPr>
      </w:pPr>
      <w:r w:rsidRPr="00AF1C18">
        <w:rPr>
          <w:rFonts w:ascii="Arial" w:hAnsi="Arial" w:cs="Arial"/>
          <w:color w:val="000000" w:themeColor="text1"/>
          <w:sz w:val="22"/>
          <w:szCs w:val="22"/>
        </w:rPr>
        <w:br/>
      </w:r>
      <w:r w:rsidR="00FB1EB4" w:rsidRPr="00AF1C18">
        <w:rPr>
          <w:rFonts w:ascii="Arial" w:hAnsi="Arial" w:cs="Arial"/>
          <w:b/>
          <w:bCs/>
          <w:i/>
          <w:iCs/>
          <w:sz w:val="22"/>
          <w:szCs w:val="22"/>
        </w:rPr>
        <w:t>[Signature page to follow]</w:t>
      </w:r>
      <w:r w:rsidR="00FB1EB4" w:rsidRPr="00AF1C18">
        <w:rPr>
          <w:sz w:val="22"/>
          <w:szCs w:val="22"/>
        </w:rPr>
        <w:br w:type="page"/>
      </w:r>
    </w:p>
    <w:p w14:paraId="7484B6A3" w14:textId="2BD82BDA" w:rsidR="000F635B" w:rsidRPr="00AF1C18" w:rsidRDefault="007761ED" w:rsidP="00B743D0">
      <w:pPr>
        <w:pStyle w:val="Heading3"/>
        <w:spacing w:line="276" w:lineRule="auto"/>
        <w:ind w:firstLine="720"/>
        <w:rPr>
          <w:rFonts w:ascii="Arial" w:hAnsi="Arial" w:cs="Arial"/>
          <w:color w:val="000000" w:themeColor="text1"/>
          <w:sz w:val="22"/>
          <w:szCs w:val="22"/>
        </w:rPr>
      </w:pPr>
      <w:r w:rsidRPr="00AF1C18">
        <w:rPr>
          <w:rFonts w:ascii="Arial" w:hAnsi="Arial" w:cs="Arial"/>
          <w:color w:val="000000" w:themeColor="text1"/>
          <w:sz w:val="22"/>
          <w:szCs w:val="22"/>
        </w:rPr>
        <w:lastRenderedPageBreak/>
        <w:t>IN WITNESS WHEREO</w:t>
      </w:r>
      <w:r w:rsidR="00F85A3A" w:rsidRPr="00AF1C18">
        <w:rPr>
          <w:rFonts w:ascii="Arial" w:hAnsi="Arial" w:cs="Arial"/>
          <w:color w:val="000000" w:themeColor="text1"/>
          <w:sz w:val="22"/>
          <w:szCs w:val="22"/>
        </w:rPr>
        <w:t xml:space="preserve">F, </w:t>
      </w:r>
      <w:r w:rsidR="00F85A3A" w:rsidRPr="00AF1C18">
        <w:rPr>
          <w:rFonts w:ascii="Arial" w:hAnsi="Arial" w:cs="Arial"/>
          <w:b w:val="0"/>
          <w:bCs w:val="0"/>
          <w:color w:val="000000" w:themeColor="text1"/>
          <w:sz w:val="22"/>
          <w:szCs w:val="22"/>
        </w:rPr>
        <w:t>t</w:t>
      </w:r>
      <w:r w:rsidRPr="00AF1C18">
        <w:rPr>
          <w:rFonts w:ascii="Arial" w:hAnsi="Arial" w:cs="Arial"/>
          <w:b w:val="0"/>
          <w:bCs w:val="0"/>
          <w:color w:val="000000" w:themeColor="text1"/>
          <w:sz w:val="22"/>
          <w:szCs w:val="22"/>
        </w:rPr>
        <w:t>he Parties have caused this Agreement to be executed by their duly authorized representatives as of the Effective Date</w:t>
      </w:r>
      <w:r w:rsidR="003506F9" w:rsidRPr="00AF1C18">
        <w:rPr>
          <w:rFonts w:ascii="Arial" w:hAnsi="Arial" w:cs="Arial"/>
          <w:b w:val="0"/>
          <w:bCs w:val="0"/>
          <w:color w:val="000000" w:themeColor="text1"/>
          <w:sz w:val="22"/>
          <w:szCs w:val="22"/>
        </w:rPr>
        <w:t xml:space="preserve"> and may be executed in counterparts</w:t>
      </w:r>
      <w:r w:rsidR="000F635B" w:rsidRPr="00AF1C18">
        <w:rPr>
          <w:rFonts w:ascii="Arial" w:hAnsi="Arial" w:cs="Arial"/>
          <w:b w:val="0"/>
          <w:bCs w:val="0"/>
          <w:color w:val="000000" w:themeColor="text1"/>
          <w:sz w:val="22"/>
          <w:szCs w:val="22"/>
        </w:rPr>
        <w:t>, each of which is deemed an original with electronic signatures being binding and enforceable on the Parties</w:t>
      </w:r>
      <w:r w:rsidRPr="00AF1C18">
        <w:rPr>
          <w:rFonts w:ascii="Arial" w:hAnsi="Arial" w:cs="Arial"/>
          <w:b w:val="0"/>
          <w:bCs w:val="0"/>
          <w:color w:val="000000" w:themeColor="text1"/>
          <w:sz w:val="22"/>
          <w:szCs w:val="22"/>
        </w:rPr>
        <w:t>.</w:t>
      </w:r>
    </w:p>
    <w:p w14:paraId="561B687F" w14:textId="77777777" w:rsidR="000F635B" w:rsidRPr="00AF1C18" w:rsidRDefault="000F635B" w:rsidP="00B743D0">
      <w:pPr>
        <w:pStyle w:val="Heading3"/>
        <w:spacing w:line="276" w:lineRule="auto"/>
        <w:rPr>
          <w:rFonts w:ascii="Arial" w:hAnsi="Arial" w:cs="Arial"/>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4443"/>
      </w:tblGrid>
      <w:tr w:rsidR="007761ED" w:rsidRPr="00AF1C18" w14:paraId="7AB0E0B7" w14:textId="77777777" w:rsidTr="00E164D3">
        <w:trPr>
          <w:tblHeader/>
          <w:tblCellSpacing w:w="15" w:type="dxa"/>
        </w:trPr>
        <w:tc>
          <w:tcPr>
            <w:tcW w:w="3915" w:type="dxa"/>
            <w:vAlign w:val="center"/>
            <w:hideMark/>
          </w:tcPr>
          <w:p w14:paraId="43C2A0AD" w14:textId="77777777" w:rsidR="007761ED" w:rsidRPr="00AF1C18" w:rsidRDefault="007761ED" w:rsidP="00B743D0">
            <w:pPr>
              <w:spacing w:line="276" w:lineRule="auto"/>
              <w:rPr>
                <w:rFonts w:ascii="Arial" w:hAnsi="Arial" w:cs="Arial"/>
                <w:b/>
                <w:bCs/>
                <w:color w:val="000000" w:themeColor="text1"/>
                <w:sz w:val="22"/>
                <w:szCs w:val="22"/>
              </w:rPr>
            </w:pPr>
            <w:r w:rsidRPr="00AF1C18">
              <w:rPr>
                <w:rStyle w:val="Strong"/>
                <w:rFonts w:ascii="Arial" w:hAnsi="Arial" w:cs="Arial"/>
                <w:color w:val="000000" w:themeColor="text1"/>
                <w:sz w:val="22"/>
                <w:szCs w:val="22"/>
              </w:rPr>
              <w:t>SALVE, INC.</w:t>
            </w:r>
          </w:p>
        </w:tc>
        <w:tc>
          <w:tcPr>
            <w:tcW w:w="4398" w:type="dxa"/>
            <w:vAlign w:val="center"/>
            <w:hideMark/>
          </w:tcPr>
          <w:p w14:paraId="1C9AD382" w14:textId="1124B934" w:rsidR="0021073E" w:rsidRPr="00AF1C18" w:rsidRDefault="00A31C8D" w:rsidP="00B743D0">
            <w:pPr>
              <w:spacing w:line="276" w:lineRule="auto"/>
              <w:rPr>
                <w:rFonts w:ascii="Arial" w:hAnsi="Arial" w:cs="Arial"/>
                <w:b/>
                <w:bCs/>
                <w:color w:val="000000"/>
                <w:sz w:val="22"/>
                <w:szCs w:val="22"/>
                <w:shd w:val="clear" w:color="auto" w:fill="FFFFFF"/>
              </w:rPr>
            </w:pPr>
            <w:r w:rsidRPr="00AF1C18">
              <w:rPr>
                <w:rFonts w:ascii="Arial" w:hAnsi="Arial" w:cs="Arial"/>
                <w:b/>
                <w:bCs/>
                <w:color w:val="000000"/>
                <w:sz w:val="22"/>
                <w:szCs w:val="22"/>
                <w:shd w:val="clear" w:color="auto" w:fill="FFFFFF"/>
              </w:rPr>
              <w:t>STORY COMPANIES LLC</w:t>
            </w:r>
          </w:p>
        </w:tc>
      </w:tr>
      <w:tr w:rsidR="007761ED" w:rsidRPr="00AF1C18" w14:paraId="5AC6F5DE" w14:textId="77777777" w:rsidTr="00E164D3">
        <w:trPr>
          <w:tblCellSpacing w:w="15" w:type="dxa"/>
        </w:trPr>
        <w:tc>
          <w:tcPr>
            <w:tcW w:w="3915" w:type="dxa"/>
            <w:vAlign w:val="center"/>
            <w:hideMark/>
          </w:tcPr>
          <w:p w14:paraId="44246BCB" w14:textId="77777777" w:rsidR="0021073E" w:rsidRPr="00AF1C18" w:rsidRDefault="0021073E" w:rsidP="00B743D0">
            <w:pPr>
              <w:spacing w:line="276" w:lineRule="auto"/>
              <w:rPr>
                <w:rFonts w:ascii="Arial" w:hAnsi="Arial" w:cs="Arial"/>
                <w:color w:val="000000" w:themeColor="text1"/>
                <w:sz w:val="22"/>
                <w:szCs w:val="22"/>
              </w:rPr>
            </w:pPr>
          </w:p>
          <w:p w14:paraId="6EA9B90D" w14:textId="458616C5"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By: __________________________</w:t>
            </w:r>
          </w:p>
        </w:tc>
        <w:tc>
          <w:tcPr>
            <w:tcW w:w="4398" w:type="dxa"/>
            <w:vAlign w:val="center"/>
            <w:hideMark/>
          </w:tcPr>
          <w:p w14:paraId="1CBF168A" w14:textId="77777777" w:rsidR="0021073E" w:rsidRPr="00AF1C18" w:rsidRDefault="0021073E" w:rsidP="00B743D0">
            <w:pPr>
              <w:spacing w:line="276" w:lineRule="auto"/>
              <w:ind w:left="467" w:firstLine="720"/>
              <w:rPr>
                <w:rFonts w:ascii="Arial" w:hAnsi="Arial" w:cs="Arial"/>
                <w:color w:val="000000" w:themeColor="text1"/>
                <w:sz w:val="22"/>
                <w:szCs w:val="22"/>
              </w:rPr>
            </w:pPr>
          </w:p>
          <w:p w14:paraId="002D0935" w14:textId="4448179F"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By: __________________________</w:t>
            </w:r>
            <w:r w:rsidR="00DA1A33" w:rsidRPr="00AF1C18">
              <w:rPr>
                <w:rFonts w:ascii="Arial" w:hAnsi="Arial" w:cs="Arial"/>
                <w:color w:val="000000" w:themeColor="text1"/>
                <w:sz w:val="22"/>
                <w:szCs w:val="22"/>
              </w:rPr>
              <w:t>_</w:t>
            </w:r>
          </w:p>
        </w:tc>
      </w:tr>
      <w:tr w:rsidR="007761ED" w:rsidRPr="00AF1C18" w14:paraId="043D8C46" w14:textId="77777777" w:rsidTr="00E164D3">
        <w:trPr>
          <w:tblCellSpacing w:w="15" w:type="dxa"/>
        </w:trPr>
        <w:tc>
          <w:tcPr>
            <w:tcW w:w="3915" w:type="dxa"/>
            <w:vAlign w:val="center"/>
            <w:hideMark/>
          </w:tcPr>
          <w:p w14:paraId="1DD327A9" w14:textId="1D0D48DD"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Name: </w:t>
            </w:r>
            <w:r w:rsidR="0021073E" w:rsidRPr="00AF1C18">
              <w:rPr>
                <w:rFonts w:ascii="Arial" w:hAnsi="Arial" w:cs="Arial"/>
                <w:b/>
                <w:bCs/>
                <w:color w:val="000000" w:themeColor="text1"/>
                <w:sz w:val="22"/>
                <w:szCs w:val="22"/>
              </w:rPr>
              <w:t>Nicole Rogers</w:t>
            </w:r>
          </w:p>
        </w:tc>
        <w:tc>
          <w:tcPr>
            <w:tcW w:w="4398" w:type="dxa"/>
            <w:vAlign w:val="center"/>
            <w:hideMark/>
          </w:tcPr>
          <w:p w14:paraId="48A5305F" w14:textId="3EAF91EA"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Name: </w:t>
            </w:r>
            <w:r w:rsidR="00724F3D" w:rsidRPr="00AF1C18">
              <w:rPr>
                <w:rFonts w:ascii="Arial" w:hAnsi="Arial" w:cs="Arial"/>
                <w:b/>
                <w:bCs/>
                <w:color w:val="000000" w:themeColor="text1"/>
                <w:sz w:val="22"/>
                <w:szCs w:val="22"/>
              </w:rPr>
              <w:t>Andrea Bagneschi</w:t>
            </w:r>
          </w:p>
        </w:tc>
      </w:tr>
      <w:tr w:rsidR="007761ED" w:rsidRPr="00AF1C18" w14:paraId="7511EB60" w14:textId="77777777" w:rsidTr="00E164D3">
        <w:trPr>
          <w:tblCellSpacing w:w="15" w:type="dxa"/>
        </w:trPr>
        <w:tc>
          <w:tcPr>
            <w:tcW w:w="3915" w:type="dxa"/>
            <w:vAlign w:val="center"/>
            <w:hideMark/>
          </w:tcPr>
          <w:p w14:paraId="483B1226" w14:textId="5B701945"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Title: </w:t>
            </w:r>
            <w:r w:rsidR="0021073E" w:rsidRPr="00AF1C18">
              <w:rPr>
                <w:rFonts w:ascii="Arial" w:hAnsi="Arial" w:cs="Arial"/>
                <w:color w:val="000000" w:themeColor="text1"/>
                <w:sz w:val="22"/>
                <w:szCs w:val="22"/>
              </w:rPr>
              <w:t>CEO</w:t>
            </w:r>
          </w:p>
        </w:tc>
        <w:tc>
          <w:tcPr>
            <w:tcW w:w="4398" w:type="dxa"/>
            <w:vAlign w:val="center"/>
            <w:hideMark/>
          </w:tcPr>
          <w:p w14:paraId="1D3428E7" w14:textId="3F8519D4"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 xml:space="preserve">Title: </w:t>
            </w:r>
            <w:r w:rsidR="00724F3D" w:rsidRPr="00AF1C18">
              <w:rPr>
                <w:rFonts w:ascii="Arial" w:hAnsi="Arial" w:cs="Arial"/>
                <w:color w:val="000000" w:themeColor="text1"/>
                <w:sz w:val="22"/>
                <w:szCs w:val="22"/>
              </w:rPr>
              <w:t>Chief of Staff</w:t>
            </w:r>
          </w:p>
        </w:tc>
      </w:tr>
      <w:tr w:rsidR="007761ED" w:rsidRPr="00AF1C18" w14:paraId="132D52FB" w14:textId="77777777" w:rsidTr="00E164D3">
        <w:trPr>
          <w:tblCellSpacing w:w="15" w:type="dxa"/>
        </w:trPr>
        <w:tc>
          <w:tcPr>
            <w:tcW w:w="3915" w:type="dxa"/>
            <w:vAlign w:val="center"/>
            <w:hideMark/>
          </w:tcPr>
          <w:p w14:paraId="4B7FAA53" w14:textId="4158933B"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Date: ________________________</w:t>
            </w:r>
            <w:r w:rsidR="00DA1A33" w:rsidRPr="00AF1C18">
              <w:rPr>
                <w:rFonts w:ascii="Arial" w:hAnsi="Arial" w:cs="Arial"/>
                <w:color w:val="000000" w:themeColor="text1"/>
                <w:sz w:val="22"/>
                <w:szCs w:val="22"/>
              </w:rPr>
              <w:t>_</w:t>
            </w:r>
          </w:p>
        </w:tc>
        <w:tc>
          <w:tcPr>
            <w:tcW w:w="4398" w:type="dxa"/>
            <w:vAlign w:val="center"/>
            <w:hideMark/>
          </w:tcPr>
          <w:p w14:paraId="7BB61415" w14:textId="2E05BA89" w:rsidR="007761ED" w:rsidRPr="00AF1C18" w:rsidRDefault="007761ED" w:rsidP="00B743D0">
            <w:pPr>
              <w:spacing w:line="276" w:lineRule="auto"/>
              <w:rPr>
                <w:rFonts w:ascii="Arial" w:hAnsi="Arial" w:cs="Arial"/>
                <w:color w:val="000000" w:themeColor="text1"/>
                <w:sz w:val="22"/>
                <w:szCs w:val="22"/>
              </w:rPr>
            </w:pPr>
            <w:r w:rsidRPr="00AF1C18">
              <w:rPr>
                <w:rFonts w:ascii="Arial" w:hAnsi="Arial" w:cs="Arial"/>
                <w:color w:val="000000" w:themeColor="text1"/>
                <w:sz w:val="22"/>
                <w:szCs w:val="22"/>
              </w:rPr>
              <w:t>Date: ________________________</w:t>
            </w:r>
            <w:r w:rsidR="00DA1A33" w:rsidRPr="00AF1C18">
              <w:rPr>
                <w:rFonts w:ascii="Arial" w:hAnsi="Arial" w:cs="Arial"/>
                <w:color w:val="000000" w:themeColor="text1"/>
                <w:sz w:val="22"/>
                <w:szCs w:val="22"/>
              </w:rPr>
              <w:t>_</w:t>
            </w:r>
          </w:p>
        </w:tc>
      </w:tr>
    </w:tbl>
    <w:p w14:paraId="4CD529A5" w14:textId="53D30FB9" w:rsidR="007761ED" w:rsidRPr="00AF1C18" w:rsidRDefault="007761ED" w:rsidP="00B743D0">
      <w:pPr>
        <w:spacing w:line="276" w:lineRule="auto"/>
        <w:rPr>
          <w:rFonts w:ascii="Arial" w:hAnsi="Arial" w:cs="Arial"/>
          <w:color w:val="000000" w:themeColor="text1"/>
          <w:sz w:val="22"/>
          <w:szCs w:val="22"/>
        </w:rPr>
      </w:pPr>
    </w:p>
    <w:p w14:paraId="0F48B14D" w14:textId="3B5C5D0C" w:rsidR="00FB1EB4" w:rsidRPr="00AF1C18" w:rsidRDefault="00FB1EB4" w:rsidP="00B743D0">
      <w:pPr>
        <w:spacing w:line="276" w:lineRule="auto"/>
        <w:rPr>
          <w:rFonts w:ascii="Arial" w:hAnsi="Arial" w:cs="Arial"/>
          <w:b/>
          <w:bCs/>
          <w:color w:val="000000" w:themeColor="text1"/>
          <w:sz w:val="22"/>
          <w:szCs w:val="22"/>
        </w:rPr>
      </w:pPr>
    </w:p>
    <w:p w14:paraId="2E08CBEE" w14:textId="77777777" w:rsidR="00291A55" w:rsidRPr="00AF1C18" w:rsidRDefault="00291A55" w:rsidP="00B743D0">
      <w:pPr>
        <w:spacing w:line="276" w:lineRule="auto"/>
        <w:rPr>
          <w:rFonts w:ascii="Arial" w:hAnsi="Arial" w:cs="Arial"/>
          <w:color w:val="000000" w:themeColor="text1"/>
          <w:sz w:val="22"/>
          <w:szCs w:val="22"/>
        </w:rPr>
      </w:pPr>
    </w:p>
    <w:p w14:paraId="514AC2B1" w14:textId="77777777" w:rsidR="00291A55" w:rsidRPr="00AF1C18" w:rsidRDefault="00291A55" w:rsidP="00B743D0">
      <w:pPr>
        <w:spacing w:line="276" w:lineRule="auto"/>
        <w:rPr>
          <w:rFonts w:ascii="Arial" w:hAnsi="Arial" w:cs="Arial"/>
          <w:color w:val="000000" w:themeColor="text1"/>
          <w:sz w:val="22"/>
          <w:szCs w:val="22"/>
        </w:rPr>
      </w:pPr>
    </w:p>
    <w:p w14:paraId="1927D5DF" w14:textId="13211B52" w:rsidR="00291A55" w:rsidRPr="00AF1C18" w:rsidRDefault="00291A55" w:rsidP="00B743D0">
      <w:pPr>
        <w:spacing w:line="276" w:lineRule="auto"/>
        <w:rPr>
          <w:rFonts w:ascii="Arial" w:hAnsi="Arial" w:cs="Arial"/>
          <w:color w:val="000000" w:themeColor="text1"/>
          <w:sz w:val="22"/>
          <w:szCs w:val="22"/>
        </w:rPr>
      </w:pPr>
      <w:r w:rsidRPr="00AF1C18">
        <w:rPr>
          <w:rFonts w:ascii="Arial" w:hAnsi="Arial" w:cs="Arial"/>
          <w:b/>
          <w:bCs/>
          <w:color w:val="000000" w:themeColor="text1"/>
          <w:sz w:val="22"/>
          <w:szCs w:val="22"/>
        </w:rPr>
        <w:br/>
      </w:r>
    </w:p>
    <w:p w14:paraId="16F89077" w14:textId="77777777" w:rsidR="00291A55" w:rsidRPr="00AF1C18" w:rsidRDefault="00291A55" w:rsidP="00B743D0">
      <w:pPr>
        <w:spacing w:line="276" w:lineRule="auto"/>
        <w:rPr>
          <w:rFonts w:ascii="Arial" w:hAnsi="Arial" w:cs="Arial"/>
          <w:color w:val="000000" w:themeColor="text1"/>
          <w:sz w:val="22"/>
          <w:szCs w:val="22"/>
        </w:rPr>
      </w:pPr>
    </w:p>
    <w:p w14:paraId="77BCDBF3" w14:textId="51DE800A" w:rsidR="00E164D3" w:rsidRPr="00AF1C18" w:rsidRDefault="00E164D3" w:rsidP="00B743D0">
      <w:pPr>
        <w:spacing w:line="276" w:lineRule="auto"/>
        <w:ind w:left="360"/>
        <w:rPr>
          <w:rFonts w:ascii="Arial" w:hAnsi="Arial" w:cs="Arial"/>
          <w:color w:val="000000" w:themeColor="text1"/>
          <w:sz w:val="22"/>
          <w:szCs w:val="22"/>
        </w:rPr>
      </w:pPr>
      <w:r w:rsidRPr="00AF1C18">
        <w:rPr>
          <w:rFonts w:ascii="Arial" w:hAnsi="Arial" w:cs="Arial"/>
          <w:color w:val="000000" w:themeColor="text1"/>
          <w:sz w:val="22"/>
          <w:szCs w:val="22"/>
        </w:rPr>
        <w:br/>
      </w:r>
    </w:p>
    <w:p w14:paraId="1AD74BB4" w14:textId="7500F374" w:rsidR="00E164D3" w:rsidRPr="00AF1C18" w:rsidRDefault="00E164D3" w:rsidP="00B743D0">
      <w:pPr>
        <w:spacing w:line="276" w:lineRule="auto"/>
        <w:rPr>
          <w:rFonts w:ascii="Arial" w:hAnsi="Arial" w:cs="Arial"/>
          <w:b/>
          <w:bCs/>
          <w:color w:val="000000" w:themeColor="text1"/>
          <w:sz w:val="22"/>
          <w:szCs w:val="22"/>
        </w:rPr>
      </w:pPr>
    </w:p>
    <w:p w14:paraId="4E0F77C8" w14:textId="77777777" w:rsidR="00E164D3" w:rsidRPr="00AF1C18" w:rsidRDefault="00E164D3" w:rsidP="00B743D0">
      <w:pPr>
        <w:spacing w:line="276" w:lineRule="auto"/>
        <w:ind w:left="360"/>
        <w:rPr>
          <w:rFonts w:ascii="Arial" w:hAnsi="Arial" w:cs="Arial"/>
          <w:i/>
          <w:iCs/>
          <w:color w:val="000000" w:themeColor="text1"/>
          <w:sz w:val="22"/>
          <w:szCs w:val="22"/>
        </w:rPr>
      </w:pPr>
    </w:p>
    <w:sectPr w:rsidR="00E164D3" w:rsidRPr="00AF1C18" w:rsidSect="003D7325">
      <w:footerReference w:type="default" r:id="rId1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B5C27" w14:textId="77777777" w:rsidR="007C7AC4" w:rsidRDefault="007C7AC4" w:rsidP="008B043D">
      <w:r>
        <w:separator/>
      </w:r>
    </w:p>
  </w:endnote>
  <w:endnote w:type="continuationSeparator" w:id="0">
    <w:p w14:paraId="3E34F80A" w14:textId="77777777" w:rsidR="007C7AC4" w:rsidRDefault="007C7AC4" w:rsidP="008B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B95D" w14:textId="18B51458" w:rsidR="00832C19" w:rsidRPr="00342B41" w:rsidRDefault="00342B41">
    <w:pPr>
      <w:pStyle w:val="Footer"/>
      <w:rPr>
        <w:rFonts w:ascii="Arial" w:hAnsi="Arial" w:cs="Arial"/>
        <w:color w:val="BFBFBF" w:themeColor="background1" w:themeShade="BF"/>
        <w:sz w:val="21"/>
        <w:szCs w:val="21"/>
      </w:rPr>
    </w:pPr>
    <w:r w:rsidRPr="00342B41">
      <w:rPr>
        <w:rFonts w:ascii="Arial" w:hAnsi="Arial" w:cs="Arial"/>
        <w:color w:val="BFBFBF" w:themeColor="background1" w:themeShade="BF"/>
        <w:sz w:val="21"/>
        <w:szCs w:val="21"/>
      </w:rPr>
      <w:t xml:space="preserve">Story </w:t>
    </w:r>
    <w:r w:rsidR="00832C19" w:rsidRPr="00342B41">
      <w:rPr>
        <w:rFonts w:ascii="Arial" w:hAnsi="Arial" w:cs="Arial"/>
        <w:color w:val="BFBFBF" w:themeColor="background1" w:themeShade="BF"/>
        <w:sz w:val="21"/>
        <w:szCs w:val="21"/>
      </w:rPr>
      <w:t xml:space="preserve">Exhibit </w:t>
    </w:r>
    <w:r w:rsidR="00AF1C18">
      <w:rPr>
        <w:rFonts w:ascii="Arial" w:hAnsi="Arial" w:cs="Arial"/>
        <w:color w:val="BFBFBF" w:themeColor="background1" w:themeShade="BF"/>
        <w:sz w:val="21"/>
        <w:szCs w:val="21"/>
      </w:rPr>
      <w:t>C-7</w:t>
    </w:r>
    <w:r w:rsidR="00832C19" w:rsidRPr="00342B41">
      <w:rPr>
        <w:rFonts w:ascii="Arial" w:hAnsi="Arial" w:cs="Arial"/>
        <w:color w:val="BFBFBF" w:themeColor="background1" w:themeShade="BF"/>
        <w:sz w:val="21"/>
        <w:szCs w:val="21"/>
      </w:rPr>
      <w:t xml:space="preserve"> SOW</w:t>
    </w:r>
    <w:r w:rsidR="00A31C8D">
      <w:rPr>
        <w:rFonts w:ascii="Arial" w:hAnsi="Arial" w:cs="Arial"/>
        <w:color w:val="BFBFBF" w:themeColor="background1" w:themeShade="BF"/>
        <w:sz w:val="21"/>
        <w:szCs w:val="21"/>
      </w:rPr>
      <w:t xml:space="preserve"> | 1/0</w:t>
    </w:r>
    <w:r w:rsidR="00AF1C18">
      <w:rPr>
        <w:rFonts w:ascii="Arial" w:hAnsi="Arial" w:cs="Arial"/>
        <w:color w:val="BFBFBF" w:themeColor="background1" w:themeShade="BF"/>
        <w:sz w:val="21"/>
        <w:szCs w:val="21"/>
      </w:rPr>
      <w:t>1</w:t>
    </w:r>
    <w:r w:rsidR="00A31C8D">
      <w:rPr>
        <w:rFonts w:ascii="Arial" w:hAnsi="Arial" w:cs="Arial"/>
        <w:color w:val="BFBFBF" w:themeColor="background1" w:themeShade="BF"/>
        <w:sz w:val="21"/>
        <w:szCs w:val="21"/>
      </w:rPr>
      <w:t>/202</w:t>
    </w:r>
    <w:r w:rsidR="00AF1C18">
      <w:rPr>
        <w:rFonts w:ascii="Arial" w:hAnsi="Arial" w:cs="Arial"/>
        <w:color w:val="BFBFBF" w:themeColor="background1" w:themeShade="BF"/>
        <w:sz w:val="21"/>
        <w:szCs w:val="21"/>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8C1FF" w14:textId="77777777" w:rsidR="007C7AC4" w:rsidRDefault="007C7AC4" w:rsidP="008B043D">
      <w:r>
        <w:separator/>
      </w:r>
    </w:p>
  </w:footnote>
  <w:footnote w:type="continuationSeparator" w:id="0">
    <w:p w14:paraId="7A1C9C90" w14:textId="77777777" w:rsidR="007C7AC4" w:rsidRDefault="007C7AC4" w:rsidP="008B0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5A3"/>
    <w:multiLevelType w:val="multilevel"/>
    <w:tmpl w:val="F758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676A1"/>
    <w:multiLevelType w:val="multilevel"/>
    <w:tmpl w:val="94DE9B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446D98"/>
    <w:multiLevelType w:val="multilevel"/>
    <w:tmpl w:val="782A56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8B4251B"/>
    <w:multiLevelType w:val="multilevel"/>
    <w:tmpl w:val="551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3510E"/>
    <w:multiLevelType w:val="multilevel"/>
    <w:tmpl w:val="8B9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970BF"/>
    <w:multiLevelType w:val="hybridMultilevel"/>
    <w:tmpl w:val="668CA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D5F0C"/>
    <w:multiLevelType w:val="multilevel"/>
    <w:tmpl w:val="1AD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0207"/>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539F"/>
    <w:multiLevelType w:val="multilevel"/>
    <w:tmpl w:val="77A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07C0"/>
    <w:multiLevelType w:val="multilevel"/>
    <w:tmpl w:val="14F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E52BA"/>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25D30"/>
    <w:multiLevelType w:val="hybridMultilevel"/>
    <w:tmpl w:val="9AC6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C1EC4"/>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F6223"/>
    <w:multiLevelType w:val="multilevel"/>
    <w:tmpl w:val="2F6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248B0"/>
    <w:multiLevelType w:val="hybridMultilevel"/>
    <w:tmpl w:val="7C9C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9A3295"/>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C0F06"/>
    <w:multiLevelType w:val="multilevel"/>
    <w:tmpl w:val="39E6B3D8"/>
    <w:lvl w:ilvl="0">
      <w:start w:val="4"/>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9E44494"/>
    <w:multiLevelType w:val="multilevel"/>
    <w:tmpl w:val="4D30A6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C6558C2"/>
    <w:multiLevelType w:val="hybridMultilevel"/>
    <w:tmpl w:val="9F14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8C05E6"/>
    <w:multiLevelType w:val="multilevel"/>
    <w:tmpl w:val="F1A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92105"/>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2F1F771E"/>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B1555"/>
    <w:multiLevelType w:val="multilevel"/>
    <w:tmpl w:val="2C7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B25C5"/>
    <w:multiLevelType w:val="multilevel"/>
    <w:tmpl w:val="4E0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30D93"/>
    <w:multiLevelType w:val="multilevel"/>
    <w:tmpl w:val="024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D5933"/>
    <w:multiLevelType w:val="hybridMultilevel"/>
    <w:tmpl w:val="E8C681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B1F51C2"/>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125B8"/>
    <w:multiLevelType w:val="multilevel"/>
    <w:tmpl w:val="62E0A822"/>
    <w:lvl w:ilvl="0">
      <w:start w:val="1"/>
      <w:numFmt w:val="upperRoman"/>
      <w:lvlText w:val="%1."/>
      <w:lvlJc w:val="right"/>
      <w:pPr>
        <w:ind w:left="720" w:hanging="360"/>
      </w:pPr>
      <w:rPr>
        <w:rFonts w:hint="default"/>
        <w:b/>
        <w:bCs/>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83E25"/>
    <w:multiLevelType w:val="multilevel"/>
    <w:tmpl w:val="BA8079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DEF3937"/>
    <w:multiLevelType w:val="hybridMultilevel"/>
    <w:tmpl w:val="6114C8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C6613E"/>
    <w:multiLevelType w:val="hybridMultilevel"/>
    <w:tmpl w:val="76725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84562A"/>
    <w:multiLevelType w:val="multilevel"/>
    <w:tmpl w:val="81F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529F8"/>
    <w:multiLevelType w:val="multilevel"/>
    <w:tmpl w:val="9B0C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D2CB3"/>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D30F0"/>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E93B71"/>
    <w:multiLevelType w:val="hybridMultilevel"/>
    <w:tmpl w:val="A31048FA"/>
    <w:lvl w:ilvl="0" w:tplc="8C7C017E">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BB0B29"/>
    <w:multiLevelType w:val="multilevel"/>
    <w:tmpl w:val="B2A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90CA8"/>
    <w:multiLevelType w:val="hybridMultilevel"/>
    <w:tmpl w:val="699E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D326A1"/>
    <w:multiLevelType w:val="multilevel"/>
    <w:tmpl w:val="6C2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20BFA"/>
    <w:multiLevelType w:val="hybridMultilevel"/>
    <w:tmpl w:val="BEC06B12"/>
    <w:lvl w:ilvl="0" w:tplc="1BB0775A">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377707"/>
    <w:multiLevelType w:val="multilevel"/>
    <w:tmpl w:val="320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41983"/>
    <w:multiLevelType w:val="multilevel"/>
    <w:tmpl w:val="C8DADC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C0F6E89"/>
    <w:multiLevelType w:val="multilevel"/>
    <w:tmpl w:val="F93AD0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0A5F52"/>
    <w:multiLevelType w:val="multilevel"/>
    <w:tmpl w:val="3F6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8A47EB"/>
    <w:multiLevelType w:val="multilevel"/>
    <w:tmpl w:val="D334FFAE"/>
    <w:lvl w:ilvl="0">
      <w:start w:val="1"/>
      <w:numFmt w:val="bullet"/>
      <w:lvlText w:val=""/>
      <w:lvlJc w:val="left"/>
      <w:pPr>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F60B5"/>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1266B"/>
    <w:multiLevelType w:val="multilevel"/>
    <w:tmpl w:val="072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4B13E4"/>
    <w:multiLevelType w:val="multilevel"/>
    <w:tmpl w:val="A786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B1544C"/>
    <w:multiLevelType w:val="multilevel"/>
    <w:tmpl w:val="43660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EC3BE6"/>
    <w:multiLevelType w:val="hybridMultilevel"/>
    <w:tmpl w:val="64BAC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7D34FE3"/>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97110"/>
    <w:multiLevelType w:val="multilevel"/>
    <w:tmpl w:val="7D7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D410D"/>
    <w:multiLevelType w:val="multilevel"/>
    <w:tmpl w:val="A72A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CD28A0"/>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9B7B49"/>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FD0927"/>
    <w:multiLevelType w:val="multilevel"/>
    <w:tmpl w:val="81C8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844384"/>
    <w:multiLevelType w:val="multilevel"/>
    <w:tmpl w:val="CA2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BD5A46"/>
    <w:multiLevelType w:val="multilevel"/>
    <w:tmpl w:val="C3D8E946"/>
    <w:lvl w:ilvl="0">
      <w:start w:val="1"/>
      <w:numFmt w:val="upperRoman"/>
      <w:lvlText w:val="%1."/>
      <w:lvlJc w:val="right"/>
      <w:pPr>
        <w:ind w:left="720" w:hanging="360"/>
      </w:pPr>
      <w:rPr>
        <w:rFonts w:hint="default"/>
        <w:sz w:val="20"/>
      </w:rPr>
    </w:lvl>
    <w:lvl w:ilvl="1">
      <w:start w:val="1"/>
      <w:numFmt w:val="decimal"/>
      <w:lvlText w:val="%2."/>
      <w:lvlJc w:val="left"/>
      <w:pPr>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147052"/>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7747BA"/>
    <w:multiLevelType w:val="multilevel"/>
    <w:tmpl w:val="0728E472"/>
    <w:lvl w:ilvl="0">
      <w:start w:val="1"/>
      <w:numFmt w:val="bullet"/>
      <w:lvlText w:val=""/>
      <w:lvlJc w:val="left"/>
      <w:pPr>
        <w:tabs>
          <w:tab w:val="num" w:pos="630"/>
        </w:tabs>
        <w:ind w:left="630" w:hanging="360"/>
      </w:pPr>
      <w:rPr>
        <w:rFonts w:ascii="Symbol" w:hAnsi="Symbol" w:hint="default"/>
        <w:color w:val="EE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BF7CD4"/>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E80AEE"/>
    <w:multiLevelType w:val="hybridMultilevel"/>
    <w:tmpl w:val="F0B4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287A45"/>
    <w:multiLevelType w:val="multilevel"/>
    <w:tmpl w:val="FDD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442583"/>
    <w:multiLevelType w:val="multilevel"/>
    <w:tmpl w:val="827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481EC8"/>
    <w:multiLevelType w:val="multilevel"/>
    <w:tmpl w:val="4B9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F50DFC"/>
    <w:multiLevelType w:val="hybridMultilevel"/>
    <w:tmpl w:val="3B407E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401CDE"/>
    <w:multiLevelType w:val="multilevel"/>
    <w:tmpl w:val="548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453E06"/>
    <w:multiLevelType w:val="multilevel"/>
    <w:tmpl w:val="4E9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EE0D9C"/>
    <w:multiLevelType w:val="multilevel"/>
    <w:tmpl w:val="896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B80680"/>
    <w:multiLevelType w:val="multilevel"/>
    <w:tmpl w:val="1F0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B803F6"/>
    <w:multiLevelType w:val="multilevel"/>
    <w:tmpl w:val="544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B75AD8"/>
    <w:multiLevelType w:val="multilevel"/>
    <w:tmpl w:val="A12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C216D8"/>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913453">
    <w:abstractNumId w:val="9"/>
  </w:num>
  <w:num w:numId="2" w16cid:durableId="182984271">
    <w:abstractNumId w:val="19"/>
  </w:num>
  <w:num w:numId="3" w16cid:durableId="1818111119">
    <w:abstractNumId w:val="66"/>
  </w:num>
  <w:num w:numId="4" w16cid:durableId="1490516054">
    <w:abstractNumId w:val="8"/>
  </w:num>
  <w:num w:numId="5" w16cid:durableId="1678655004">
    <w:abstractNumId w:val="38"/>
  </w:num>
  <w:num w:numId="6" w16cid:durableId="691493540">
    <w:abstractNumId w:val="46"/>
  </w:num>
  <w:num w:numId="7" w16cid:durableId="244725361">
    <w:abstractNumId w:val="24"/>
  </w:num>
  <w:num w:numId="8" w16cid:durableId="136997623">
    <w:abstractNumId w:val="36"/>
  </w:num>
  <w:num w:numId="9" w16cid:durableId="1254778923">
    <w:abstractNumId w:val="69"/>
  </w:num>
  <w:num w:numId="10" w16cid:durableId="1519583600">
    <w:abstractNumId w:val="52"/>
  </w:num>
  <w:num w:numId="11" w16cid:durableId="1180002445">
    <w:abstractNumId w:val="44"/>
  </w:num>
  <w:num w:numId="12" w16cid:durableId="2080713529">
    <w:abstractNumId w:val="4"/>
  </w:num>
  <w:num w:numId="13" w16cid:durableId="475033176">
    <w:abstractNumId w:val="68"/>
  </w:num>
  <w:num w:numId="14" w16cid:durableId="1921253733">
    <w:abstractNumId w:val="0"/>
  </w:num>
  <w:num w:numId="15" w16cid:durableId="1459178238">
    <w:abstractNumId w:val="6"/>
  </w:num>
  <w:num w:numId="16" w16cid:durableId="344404213">
    <w:abstractNumId w:val="40"/>
  </w:num>
  <w:num w:numId="17" w16cid:durableId="2120832542">
    <w:abstractNumId w:val="67"/>
  </w:num>
  <w:num w:numId="18" w16cid:durableId="891619235">
    <w:abstractNumId w:val="25"/>
  </w:num>
  <w:num w:numId="19" w16cid:durableId="2010523595">
    <w:abstractNumId w:val="49"/>
  </w:num>
  <w:num w:numId="20" w16cid:durableId="1185439772">
    <w:abstractNumId w:val="22"/>
  </w:num>
  <w:num w:numId="21" w16cid:durableId="114645886">
    <w:abstractNumId w:val="55"/>
  </w:num>
  <w:num w:numId="22" w16cid:durableId="604772658">
    <w:abstractNumId w:val="35"/>
  </w:num>
  <w:num w:numId="23" w16cid:durableId="216866626">
    <w:abstractNumId w:val="17"/>
  </w:num>
  <w:num w:numId="24" w16cid:durableId="82995140">
    <w:abstractNumId w:val="41"/>
  </w:num>
  <w:num w:numId="25" w16cid:durableId="936063085">
    <w:abstractNumId w:val="39"/>
  </w:num>
  <w:num w:numId="26" w16cid:durableId="1714042154">
    <w:abstractNumId w:val="65"/>
  </w:num>
  <w:num w:numId="27" w16cid:durableId="1856578458">
    <w:abstractNumId w:val="29"/>
  </w:num>
  <w:num w:numId="28" w16cid:durableId="1029643577">
    <w:abstractNumId w:val="59"/>
  </w:num>
  <w:num w:numId="29" w16cid:durableId="1525704028">
    <w:abstractNumId w:val="57"/>
  </w:num>
  <w:num w:numId="30" w16cid:durableId="913972232">
    <w:abstractNumId w:val="27"/>
  </w:num>
  <w:num w:numId="31" w16cid:durableId="1368528138">
    <w:abstractNumId w:val="43"/>
  </w:num>
  <w:num w:numId="32" w16cid:durableId="1341159225">
    <w:abstractNumId w:val="28"/>
  </w:num>
  <w:num w:numId="33" w16cid:durableId="6059724">
    <w:abstractNumId w:val="61"/>
  </w:num>
  <w:num w:numId="34" w16cid:durableId="887036751">
    <w:abstractNumId w:val="18"/>
  </w:num>
  <w:num w:numId="35" w16cid:durableId="950433783">
    <w:abstractNumId w:val="23"/>
  </w:num>
  <w:num w:numId="36" w16cid:durableId="1247496973">
    <w:abstractNumId w:val="31"/>
  </w:num>
  <w:num w:numId="37" w16cid:durableId="1974097684">
    <w:abstractNumId w:val="71"/>
  </w:num>
  <w:num w:numId="38" w16cid:durableId="1895043235">
    <w:abstractNumId w:val="13"/>
  </w:num>
  <w:num w:numId="39" w16cid:durableId="798649905">
    <w:abstractNumId w:val="64"/>
  </w:num>
  <w:num w:numId="40" w16cid:durableId="132216552">
    <w:abstractNumId w:val="56"/>
  </w:num>
  <w:num w:numId="41" w16cid:durableId="732897936">
    <w:abstractNumId w:val="51"/>
  </w:num>
  <w:num w:numId="42" w16cid:durableId="1915817574">
    <w:abstractNumId w:val="42"/>
  </w:num>
  <w:num w:numId="43" w16cid:durableId="1744986097">
    <w:abstractNumId w:val="62"/>
  </w:num>
  <w:num w:numId="44" w16cid:durableId="836654856">
    <w:abstractNumId w:val="14"/>
  </w:num>
  <w:num w:numId="45" w16cid:durableId="1547136157">
    <w:abstractNumId w:val="30"/>
  </w:num>
  <w:num w:numId="46" w16cid:durableId="1624071053">
    <w:abstractNumId w:val="11"/>
  </w:num>
  <w:num w:numId="47" w16cid:durableId="1553079522">
    <w:abstractNumId w:val="70"/>
  </w:num>
  <w:num w:numId="48" w16cid:durableId="685641445">
    <w:abstractNumId w:val="32"/>
  </w:num>
  <w:num w:numId="49" w16cid:durableId="1389455395">
    <w:abstractNumId w:val="3"/>
  </w:num>
  <w:num w:numId="50" w16cid:durableId="1383599710">
    <w:abstractNumId w:val="60"/>
  </w:num>
  <w:num w:numId="51" w16cid:durableId="1256013451">
    <w:abstractNumId w:val="47"/>
  </w:num>
  <w:num w:numId="52" w16cid:durableId="1992756062">
    <w:abstractNumId w:val="7"/>
  </w:num>
  <w:num w:numId="53" w16cid:durableId="1204487814">
    <w:abstractNumId w:val="26"/>
  </w:num>
  <w:num w:numId="54" w16cid:durableId="1063213604">
    <w:abstractNumId w:val="45"/>
  </w:num>
  <w:num w:numId="55" w16cid:durableId="2116900074">
    <w:abstractNumId w:val="50"/>
  </w:num>
  <w:num w:numId="56" w16cid:durableId="1316960010">
    <w:abstractNumId w:val="53"/>
  </w:num>
  <w:num w:numId="57" w16cid:durableId="127477318">
    <w:abstractNumId w:val="21"/>
  </w:num>
  <w:num w:numId="58" w16cid:durableId="389882540">
    <w:abstractNumId w:val="48"/>
  </w:num>
  <w:num w:numId="59" w16cid:durableId="70205354">
    <w:abstractNumId w:val="33"/>
  </w:num>
  <w:num w:numId="60" w16cid:durableId="1892115239">
    <w:abstractNumId w:val="54"/>
  </w:num>
  <w:num w:numId="61" w16cid:durableId="65223038">
    <w:abstractNumId w:val="12"/>
  </w:num>
  <w:num w:numId="62" w16cid:durableId="626743809">
    <w:abstractNumId w:val="34"/>
  </w:num>
  <w:num w:numId="63" w16cid:durableId="1647465530">
    <w:abstractNumId w:val="10"/>
  </w:num>
  <w:num w:numId="64" w16cid:durableId="58066112">
    <w:abstractNumId w:val="72"/>
  </w:num>
  <w:num w:numId="65" w16cid:durableId="1351762688">
    <w:abstractNumId w:val="58"/>
  </w:num>
  <w:num w:numId="66" w16cid:durableId="732853024">
    <w:abstractNumId w:val="15"/>
  </w:num>
  <w:num w:numId="67" w16cid:durableId="109326056">
    <w:abstractNumId w:val="5"/>
  </w:num>
  <w:num w:numId="68" w16cid:durableId="181093498">
    <w:abstractNumId w:val="1"/>
  </w:num>
  <w:num w:numId="69" w16cid:durableId="562448589">
    <w:abstractNumId w:val="2"/>
  </w:num>
  <w:num w:numId="70" w16cid:durableId="2020306289">
    <w:abstractNumId w:val="63"/>
  </w:num>
  <w:num w:numId="71" w16cid:durableId="733360906">
    <w:abstractNumId w:val="37"/>
  </w:num>
  <w:num w:numId="72" w16cid:durableId="626275255">
    <w:abstractNumId w:val="20"/>
  </w:num>
  <w:num w:numId="73" w16cid:durableId="20362266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trackRevisio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B1"/>
    <w:rsid w:val="00027FEA"/>
    <w:rsid w:val="00066C02"/>
    <w:rsid w:val="000746A1"/>
    <w:rsid w:val="00093315"/>
    <w:rsid w:val="000E749C"/>
    <w:rsid w:val="000F635B"/>
    <w:rsid w:val="00113C8B"/>
    <w:rsid w:val="00114AC5"/>
    <w:rsid w:val="00121D98"/>
    <w:rsid w:val="0015513F"/>
    <w:rsid w:val="00175092"/>
    <w:rsid w:val="001963BF"/>
    <w:rsid w:val="001A2FAE"/>
    <w:rsid w:val="001B2512"/>
    <w:rsid w:val="001F704C"/>
    <w:rsid w:val="00205A64"/>
    <w:rsid w:val="00207724"/>
    <w:rsid w:val="0021073E"/>
    <w:rsid w:val="00272798"/>
    <w:rsid w:val="002744B5"/>
    <w:rsid w:val="00277FFD"/>
    <w:rsid w:val="00290329"/>
    <w:rsid w:val="00291A55"/>
    <w:rsid w:val="002A0127"/>
    <w:rsid w:val="002A5551"/>
    <w:rsid w:val="002A677A"/>
    <w:rsid w:val="002A78BB"/>
    <w:rsid w:val="002C1456"/>
    <w:rsid w:val="002F0635"/>
    <w:rsid w:val="00342B41"/>
    <w:rsid w:val="003506F9"/>
    <w:rsid w:val="00357437"/>
    <w:rsid w:val="003822E6"/>
    <w:rsid w:val="003C63BB"/>
    <w:rsid w:val="003D41F5"/>
    <w:rsid w:val="003D7325"/>
    <w:rsid w:val="00442889"/>
    <w:rsid w:val="004762D4"/>
    <w:rsid w:val="004B1197"/>
    <w:rsid w:val="004E15FE"/>
    <w:rsid w:val="004E5E92"/>
    <w:rsid w:val="004F53EC"/>
    <w:rsid w:val="00501727"/>
    <w:rsid w:val="00501E64"/>
    <w:rsid w:val="0050402E"/>
    <w:rsid w:val="005A2060"/>
    <w:rsid w:val="005A72FF"/>
    <w:rsid w:val="005B16D3"/>
    <w:rsid w:val="005B53AD"/>
    <w:rsid w:val="006230B0"/>
    <w:rsid w:val="00644736"/>
    <w:rsid w:val="00660400"/>
    <w:rsid w:val="0066157A"/>
    <w:rsid w:val="00667510"/>
    <w:rsid w:val="00673775"/>
    <w:rsid w:val="006822B8"/>
    <w:rsid w:val="00686AD5"/>
    <w:rsid w:val="00710FAF"/>
    <w:rsid w:val="00724F3D"/>
    <w:rsid w:val="00744CED"/>
    <w:rsid w:val="007761ED"/>
    <w:rsid w:val="00794001"/>
    <w:rsid w:val="007C7AC4"/>
    <w:rsid w:val="007D1549"/>
    <w:rsid w:val="008122A3"/>
    <w:rsid w:val="008159EA"/>
    <w:rsid w:val="00832C19"/>
    <w:rsid w:val="00851BF9"/>
    <w:rsid w:val="008B043D"/>
    <w:rsid w:val="008C7BDB"/>
    <w:rsid w:val="008D3904"/>
    <w:rsid w:val="008F5041"/>
    <w:rsid w:val="00900FA8"/>
    <w:rsid w:val="00913563"/>
    <w:rsid w:val="00923575"/>
    <w:rsid w:val="00971EDC"/>
    <w:rsid w:val="009721F0"/>
    <w:rsid w:val="009A5E6B"/>
    <w:rsid w:val="009D565F"/>
    <w:rsid w:val="009F63AA"/>
    <w:rsid w:val="00A26432"/>
    <w:rsid w:val="00A31C8D"/>
    <w:rsid w:val="00A34EEC"/>
    <w:rsid w:val="00A90FE6"/>
    <w:rsid w:val="00A95637"/>
    <w:rsid w:val="00A9718F"/>
    <w:rsid w:val="00AA0AEF"/>
    <w:rsid w:val="00AC4F36"/>
    <w:rsid w:val="00AF1C18"/>
    <w:rsid w:val="00B17D17"/>
    <w:rsid w:val="00B430D4"/>
    <w:rsid w:val="00B47FB3"/>
    <w:rsid w:val="00B631D7"/>
    <w:rsid w:val="00B728AE"/>
    <w:rsid w:val="00B743D0"/>
    <w:rsid w:val="00B74CB1"/>
    <w:rsid w:val="00BF4706"/>
    <w:rsid w:val="00C112FE"/>
    <w:rsid w:val="00C90116"/>
    <w:rsid w:val="00CB63A2"/>
    <w:rsid w:val="00D0328A"/>
    <w:rsid w:val="00D10F72"/>
    <w:rsid w:val="00D16FE5"/>
    <w:rsid w:val="00D21CE5"/>
    <w:rsid w:val="00D87E2B"/>
    <w:rsid w:val="00D95D27"/>
    <w:rsid w:val="00DA1A33"/>
    <w:rsid w:val="00DB28B9"/>
    <w:rsid w:val="00DD394C"/>
    <w:rsid w:val="00DF30B1"/>
    <w:rsid w:val="00E01E6B"/>
    <w:rsid w:val="00E164D3"/>
    <w:rsid w:val="00E32716"/>
    <w:rsid w:val="00E36FAB"/>
    <w:rsid w:val="00E86E7D"/>
    <w:rsid w:val="00E87883"/>
    <w:rsid w:val="00E923ED"/>
    <w:rsid w:val="00EA140F"/>
    <w:rsid w:val="00EB32B3"/>
    <w:rsid w:val="00EE4566"/>
    <w:rsid w:val="00EF1891"/>
    <w:rsid w:val="00F26381"/>
    <w:rsid w:val="00F347A2"/>
    <w:rsid w:val="00F82C71"/>
    <w:rsid w:val="00F85A3A"/>
    <w:rsid w:val="00FA53B1"/>
    <w:rsid w:val="00FB1EB4"/>
    <w:rsid w:val="00FD57CC"/>
    <w:rsid w:val="00FE3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0B3A1"/>
  <w15:chartTrackingRefBased/>
  <w15:docId w15:val="{A5296DB5-4015-3146-80C6-8870CF05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E64"/>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34E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4EE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74CB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164D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4CB1"/>
    <w:rPr>
      <w:rFonts w:ascii="Times New Roman" w:eastAsia="Times New Roman" w:hAnsi="Times New Roman" w:cs="Times New Roman"/>
      <w:b/>
      <w:bCs/>
      <w:sz w:val="27"/>
      <w:szCs w:val="27"/>
    </w:rPr>
  </w:style>
  <w:style w:type="paragraph" w:styleId="NormalWeb">
    <w:name w:val="Normal (Web)"/>
    <w:basedOn w:val="Normal"/>
    <w:uiPriority w:val="99"/>
    <w:unhideWhenUsed/>
    <w:rsid w:val="00B74CB1"/>
    <w:pPr>
      <w:spacing w:before="100" w:beforeAutospacing="1" w:after="100" w:afterAutospacing="1"/>
    </w:pPr>
  </w:style>
  <w:style w:type="paragraph" w:styleId="HTMLPreformatted">
    <w:name w:val="HTML Preformatted"/>
    <w:basedOn w:val="Normal"/>
    <w:link w:val="HTMLPreformattedChar"/>
    <w:uiPriority w:val="99"/>
    <w:semiHidden/>
    <w:unhideWhenUsed/>
    <w:rsid w:val="00B7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74CB1"/>
    <w:rPr>
      <w:rFonts w:ascii="Courier New" w:eastAsia="Times New Roman" w:hAnsi="Courier New" w:cs="Courier New"/>
      <w:sz w:val="20"/>
      <w:szCs w:val="20"/>
    </w:rPr>
  </w:style>
  <w:style w:type="character" w:styleId="Strong">
    <w:name w:val="Strong"/>
    <w:basedOn w:val="DefaultParagraphFont"/>
    <w:uiPriority w:val="22"/>
    <w:qFormat/>
    <w:rsid w:val="00B74CB1"/>
    <w:rPr>
      <w:b/>
      <w:bCs/>
    </w:rPr>
  </w:style>
  <w:style w:type="character" w:customStyle="1" w:styleId="Heading1Char">
    <w:name w:val="Heading 1 Char"/>
    <w:basedOn w:val="DefaultParagraphFont"/>
    <w:link w:val="Heading1"/>
    <w:uiPriority w:val="9"/>
    <w:rsid w:val="00A34E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4EE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7761ED"/>
    <w:rPr>
      <w:i/>
      <w:iCs/>
    </w:rPr>
  </w:style>
  <w:style w:type="paragraph" w:styleId="ListParagraph">
    <w:name w:val="List Paragraph"/>
    <w:basedOn w:val="Normal"/>
    <w:uiPriority w:val="34"/>
    <w:qFormat/>
    <w:rsid w:val="00FB1EB4"/>
    <w:pPr>
      <w:ind w:left="720"/>
      <w:contextualSpacing/>
    </w:pPr>
  </w:style>
  <w:style w:type="character" w:customStyle="1" w:styleId="Heading4Char">
    <w:name w:val="Heading 4 Char"/>
    <w:basedOn w:val="DefaultParagraphFont"/>
    <w:link w:val="Heading4"/>
    <w:uiPriority w:val="9"/>
    <w:semiHidden/>
    <w:rsid w:val="00E164D3"/>
    <w:rPr>
      <w:rFonts w:asciiTheme="majorHAnsi" w:eastAsiaTheme="majorEastAsia" w:hAnsiTheme="majorHAnsi" w:cstheme="majorBidi"/>
      <w:i/>
      <w:iCs/>
      <w:color w:val="2F5496" w:themeColor="accent1" w:themeShade="BF"/>
      <w:sz w:val="24"/>
      <w:szCs w:val="24"/>
    </w:rPr>
  </w:style>
  <w:style w:type="table" w:styleId="TableGrid">
    <w:name w:val="Table Grid"/>
    <w:basedOn w:val="TableNormal"/>
    <w:uiPriority w:val="39"/>
    <w:rsid w:val="00E164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64D3"/>
    <w:rPr>
      <w:color w:val="0563C1" w:themeColor="hyperlink"/>
      <w:u w:val="single"/>
    </w:rPr>
  </w:style>
  <w:style w:type="character" w:styleId="UnresolvedMention">
    <w:name w:val="Unresolved Mention"/>
    <w:basedOn w:val="DefaultParagraphFont"/>
    <w:uiPriority w:val="99"/>
    <w:semiHidden/>
    <w:unhideWhenUsed/>
    <w:rsid w:val="00E164D3"/>
    <w:rPr>
      <w:color w:val="605E5C"/>
      <w:shd w:val="clear" w:color="auto" w:fill="E1DFDD"/>
    </w:rPr>
  </w:style>
  <w:style w:type="character" w:styleId="FollowedHyperlink">
    <w:name w:val="FollowedHyperlink"/>
    <w:basedOn w:val="DefaultParagraphFont"/>
    <w:uiPriority w:val="99"/>
    <w:semiHidden/>
    <w:unhideWhenUsed/>
    <w:rsid w:val="00E164D3"/>
    <w:rPr>
      <w:color w:val="954F72" w:themeColor="followedHyperlink"/>
      <w:u w:val="single"/>
    </w:rPr>
  </w:style>
  <w:style w:type="paragraph" w:styleId="Header">
    <w:name w:val="header"/>
    <w:basedOn w:val="Normal"/>
    <w:link w:val="HeaderChar"/>
    <w:uiPriority w:val="99"/>
    <w:unhideWhenUsed/>
    <w:rsid w:val="008B043D"/>
    <w:pPr>
      <w:tabs>
        <w:tab w:val="center" w:pos="4680"/>
        <w:tab w:val="right" w:pos="9360"/>
      </w:tabs>
    </w:pPr>
  </w:style>
  <w:style w:type="character" w:customStyle="1" w:styleId="HeaderChar">
    <w:name w:val="Header Char"/>
    <w:basedOn w:val="DefaultParagraphFont"/>
    <w:link w:val="Header"/>
    <w:uiPriority w:val="99"/>
    <w:rsid w:val="008B04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B043D"/>
    <w:pPr>
      <w:tabs>
        <w:tab w:val="center" w:pos="4680"/>
        <w:tab w:val="right" w:pos="9360"/>
      </w:tabs>
    </w:pPr>
  </w:style>
  <w:style w:type="character" w:customStyle="1" w:styleId="FooterChar">
    <w:name w:val="Footer Char"/>
    <w:basedOn w:val="DefaultParagraphFont"/>
    <w:link w:val="Footer"/>
    <w:uiPriority w:val="99"/>
    <w:rsid w:val="008B043D"/>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B043D"/>
    <w:rPr>
      <w:sz w:val="16"/>
      <w:szCs w:val="16"/>
    </w:rPr>
  </w:style>
  <w:style w:type="paragraph" w:styleId="CommentText">
    <w:name w:val="annotation text"/>
    <w:basedOn w:val="Normal"/>
    <w:link w:val="CommentTextChar"/>
    <w:uiPriority w:val="99"/>
    <w:semiHidden/>
    <w:unhideWhenUsed/>
    <w:rsid w:val="008B043D"/>
    <w:rPr>
      <w:sz w:val="20"/>
      <w:szCs w:val="20"/>
    </w:rPr>
  </w:style>
  <w:style w:type="character" w:customStyle="1" w:styleId="CommentTextChar">
    <w:name w:val="Comment Text Char"/>
    <w:basedOn w:val="DefaultParagraphFont"/>
    <w:link w:val="CommentText"/>
    <w:uiPriority w:val="99"/>
    <w:semiHidden/>
    <w:rsid w:val="008B043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043D"/>
    <w:rPr>
      <w:b/>
      <w:bCs/>
    </w:rPr>
  </w:style>
  <w:style w:type="character" w:customStyle="1" w:styleId="CommentSubjectChar">
    <w:name w:val="Comment Subject Char"/>
    <w:basedOn w:val="CommentTextChar"/>
    <w:link w:val="CommentSubject"/>
    <w:uiPriority w:val="99"/>
    <w:semiHidden/>
    <w:rsid w:val="008B043D"/>
    <w:rPr>
      <w:rFonts w:ascii="Times New Roman" w:eastAsia="Times New Roman" w:hAnsi="Times New Roman" w:cs="Times New Roman"/>
      <w:b/>
      <w:bCs/>
      <w:sz w:val="20"/>
      <w:szCs w:val="20"/>
    </w:rPr>
  </w:style>
  <w:style w:type="paragraph" w:customStyle="1" w:styleId="Paragraph">
    <w:name w:val="Paragraph"/>
    <w:rsid w:val="008B043D"/>
    <w:pPr>
      <w:pBdr>
        <w:top w:val="nil"/>
        <w:left w:val="nil"/>
        <w:bottom w:val="nil"/>
        <w:right w:val="nil"/>
        <w:between w:val="nil"/>
        <w:bar w:val="nil"/>
      </w:pBdr>
      <w:spacing w:before="120"/>
    </w:pPr>
    <w:rPr>
      <w:rFonts w:ascii="Times New Roman" w:eastAsia="Arial Unicode MS" w:hAnsi="Times New Roman" w:cs="Arial Unicode MS"/>
      <w:color w:val="000000"/>
      <w:sz w:val="24"/>
      <w:szCs w:val="24"/>
      <w:u w:color="000000"/>
      <w:bdr w:val="nil"/>
    </w:rPr>
  </w:style>
  <w:style w:type="character" w:customStyle="1" w:styleId="None">
    <w:name w:val="None"/>
    <w:rsid w:val="008B043D"/>
  </w:style>
  <w:style w:type="paragraph" w:styleId="Revision">
    <w:name w:val="Revision"/>
    <w:hidden/>
    <w:uiPriority w:val="99"/>
    <w:semiHidden/>
    <w:rsid w:val="00A9563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30163">
      <w:bodyDiv w:val="1"/>
      <w:marLeft w:val="0"/>
      <w:marRight w:val="0"/>
      <w:marTop w:val="0"/>
      <w:marBottom w:val="0"/>
      <w:divBdr>
        <w:top w:val="none" w:sz="0" w:space="0" w:color="auto"/>
        <w:left w:val="none" w:sz="0" w:space="0" w:color="auto"/>
        <w:bottom w:val="none" w:sz="0" w:space="0" w:color="auto"/>
        <w:right w:val="none" w:sz="0" w:space="0" w:color="auto"/>
      </w:divBdr>
    </w:div>
    <w:div w:id="101729787">
      <w:bodyDiv w:val="1"/>
      <w:marLeft w:val="0"/>
      <w:marRight w:val="0"/>
      <w:marTop w:val="0"/>
      <w:marBottom w:val="0"/>
      <w:divBdr>
        <w:top w:val="none" w:sz="0" w:space="0" w:color="auto"/>
        <w:left w:val="none" w:sz="0" w:space="0" w:color="auto"/>
        <w:bottom w:val="none" w:sz="0" w:space="0" w:color="auto"/>
        <w:right w:val="none" w:sz="0" w:space="0" w:color="auto"/>
      </w:divBdr>
      <w:divsChild>
        <w:div w:id="1267691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567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3839035">
      <w:bodyDiv w:val="1"/>
      <w:marLeft w:val="0"/>
      <w:marRight w:val="0"/>
      <w:marTop w:val="0"/>
      <w:marBottom w:val="0"/>
      <w:divBdr>
        <w:top w:val="none" w:sz="0" w:space="0" w:color="auto"/>
        <w:left w:val="none" w:sz="0" w:space="0" w:color="auto"/>
        <w:bottom w:val="none" w:sz="0" w:space="0" w:color="auto"/>
        <w:right w:val="none" w:sz="0" w:space="0" w:color="auto"/>
      </w:divBdr>
    </w:div>
    <w:div w:id="183977267">
      <w:bodyDiv w:val="1"/>
      <w:marLeft w:val="0"/>
      <w:marRight w:val="0"/>
      <w:marTop w:val="0"/>
      <w:marBottom w:val="0"/>
      <w:divBdr>
        <w:top w:val="none" w:sz="0" w:space="0" w:color="auto"/>
        <w:left w:val="none" w:sz="0" w:space="0" w:color="auto"/>
        <w:bottom w:val="none" w:sz="0" w:space="0" w:color="auto"/>
        <w:right w:val="none" w:sz="0" w:space="0" w:color="auto"/>
      </w:divBdr>
    </w:div>
    <w:div w:id="343022533">
      <w:bodyDiv w:val="1"/>
      <w:marLeft w:val="0"/>
      <w:marRight w:val="0"/>
      <w:marTop w:val="0"/>
      <w:marBottom w:val="0"/>
      <w:divBdr>
        <w:top w:val="none" w:sz="0" w:space="0" w:color="auto"/>
        <w:left w:val="none" w:sz="0" w:space="0" w:color="auto"/>
        <w:bottom w:val="none" w:sz="0" w:space="0" w:color="auto"/>
        <w:right w:val="none" w:sz="0" w:space="0" w:color="auto"/>
      </w:divBdr>
    </w:div>
    <w:div w:id="347174045">
      <w:bodyDiv w:val="1"/>
      <w:marLeft w:val="0"/>
      <w:marRight w:val="0"/>
      <w:marTop w:val="0"/>
      <w:marBottom w:val="0"/>
      <w:divBdr>
        <w:top w:val="none" w:sz="0" w:space="0" w:color="auto"/>
        <w:left w:val="none" w:sz="0" w:space="0" w:color="auto"/>
        <w:bottom w:val="none" w:sz="0" w:space="0" w:color="auto"/>
        <w:right w:val="none" w:sz="0" w:space="0" w:color="auto"/>
      </w:divBdr>
    </w:div>
    <w:div w:id="381639729">
      <w:bodyDiv w:val="1"/>
      <w:marLeft w:val="0"/>
      <w:marRight w:val="0"/>
      <w:marTop w:val="0"/>
      <w:marBottom w:val="0"/>
      <w:divBdr>
        <w:top w:val="none" w:sz="0" w:space="0" w:color="auto"/>
        <w:left w:val="none" w:sz="0" w:space="0" w:color="auto"/>
        <w:bottom w:val="none" w:sz="0" w:space="0" w:color="auto"/>
        <w:right w:val="none" w:sz="0" w:space="0" w:color="auto"/>
      </w:divBdr>
    </w:div>
    <w:div w:id="410204472">
      <w:bodyDiv w:val="1"/>
      <w:marLeft w:val="0"/>
      <w:marRight w:val="0"/>
      <w:marTop w:val="0"/>
      <w:marBottom w:val="0"/>
      <w:divBdr>
        <w:top w:val="none" w:sz="0" w:space="0" w:color="auto"/>
        <w:left w:val="none" w:sz="0" w:space="0" w:color="auto"/>
        <w:bottom w:val="none" w:sz="0" w:space="0" w:color="auto"/>
        <w:right w:val="none" w:sz="0" w:space="0" w:color="auto"/>
      </w:divBdr>
    </w:div>
    <w:div w:id="585650240">
      <w:bodyDiv w:val="1"/>
      <w:marLeft w:val="0"/>
      <w:marRight w:val="0"/>
      <w:marTop w:val="0"/>
      <w:marBottom w:val="0"/>
      <w:divBdr>
        <w:top w:val="none" w:sz="0" w:space="0" w:color="auto"/>
        <w:left w:val="none" w:sz="0" w:space="0" w:color="auto"/>
        <w:bottom w:val="none" w:sz="0" w:space="0" w:color="auto"/>
        <w:right w:val="none" w:sz="0" w:space="0" w:color="auto"/>
      </w:divBdr>
    </w:div>
    <w:div w:id="658849693">
      <w:bodyDiv w:val="1"/>
      <w:marLeft w:val="0"/>
      <w:marRight w:val="0"/>
      <w:marTop w:val="0"/>
      <w:marBottom w:val="0"/>
      <w:divBdr>
        <w:top w:val="none" w:sz="0" w:space="0" w:color="auto"/>
        <w:left w:val="none" w:sz="0" w:space="0" w:color="auto"/>
        <w:bottom w:val="none" w:sz="0" w:space="0" w:color="auto"/>
        <w:right w:val="none" w:sz="0" w:space="0" w:color="auto"/>
      </w:divBdr>
    </w:div>
    <w:div w:id="770123253">
      <w:bodyDiv w:val="1"/>
      <w:marLeft w:val="0"/>
      <w:marRight w:val="0"/>
      <w:marTop w:val="0"/>
      <w:marBottom w:val="0"/>
      <w:divBdr>
        <w:top w:val="none" w:sz="0" w:space="0" w:color="auto"/>
        <w:left w:val="none" w:sz="0" w:space="0" w:color="auto"/>
        <w:bottom w:val="none" w:sz="0" w:space="0" w:color="auto"/>
        <w:right w:val="none" w:sz="0" w:space="0" w:color="auto"/>
      </w:divBdr>
    </w:div>
    <w:div w:id="896822322">
      <w:bodyDiv w:val="1"/>
      <w:marLeft w:val="0"/>
      <w:marRight w:val="0"/>
      <w:marTop w:val="0"/>
      <w:marBottom w:val="0"/>
      <w:divBdr>
        <w:top w:val="none" w:sz="0" w:space="0" w:color="auto"/>
        <w:left w:val="none" w:sz="0" w:space="0" w:color="auto"/>
        <w:bottom w:val="none" w:sz="0" w:space="0" w:color="auto"/>
        <w:right w:val="none" w:sz="0" w:space="0" w:color="auto"/>
      </w:divBdr>
    </w:div>
    <w:div w:id="904605818">
      <w:bodyDiv w:val="1"/>
      <w:marLeft w:val="0"/>
      <w:marRight w:val="0"/>
      <w:marTop w:val="0"/>
      <w:marBottom w:val="0"/>
      <w:divBdr>
        <w:top w:val="none" w:sz="0" w:space="0" w:color="auto"/>
        <w:left w:val="none" w:sz="0" w:space="0" w:color="auto"/>
        <w:bottom w:val="none" w:sz="0" w:space="0" w:color="auto"/>
        <w:right w:val="none" w:sz="0" w:space="0" w:color="auto"/>
      </w:divBdr>
    </w:div>
    <w:div w:id="933512706">
      <w:bodyDiv w:val="1"/>
      <w:marLeft w:val="0"/>
      <w:marRight w:val="0"/>
      <w:marTop w:val="0"/>
      <w:marBottom w:val="0"/>
      <w:divBdr>
        <w:top w:val="none" w:sz="0" w:space="0" w:color="auto"/>
        <w:left w:val="none" w:sz="0" w:space="0" w:color="auto"/>
        <w:bottom w:val="none" w:sz="0" w:space="0" w:color="auto"/>
        <w:right w:val="none" w:sz="0" w:space="0" w:color="auto"/>
      </w:divBdr>
    </w:div>
    <w:div w:id="1093357183">
      <w:bodyDiv w:val="1"/>
      <w:marLeft w:val="0"/>
      <w:marRight w:val="0"/>
      <w:marTop w:val="0"/>
      <w:marBottom w:val="0"/>
      <w:divBdr>
        <w:top w:val="none" w:sz="0" w:space="0" w:color="auto"/>
        <w:left w:val="none" w:sz="0" w:space="0" w:color="auto"/>
        <w:bottom w:val="none" w:sz="0" w:space="0" w:color="auto"/>
        <w:right w:val="none" w:sz="0" w:space="0" w:color="auto"/>
      </w:divBdr>
    </w:div>
    <w:div w:id="1168326380">
      <w:bodyDiv w:val="1"/>
      <w:marLeft w:val="0"/>
      <w:marRight w:val="0"/>
      <w:marTop w:val="0"/>
      <w:marBottom w:val="0"/>
      <w:divBdr>
        <w:top w:val="none" w:sz="0" w:space="0" w:color="auto"/>
        <w:left w:val="none" w:sz="0" w:space="0" w:color="auto"/>
        <w:bottom w:val="none" w:sz="0" w:space="0" w:color="auto"/>
        <w:right w:val="none" w:sz="0" w:space="0" w:color="auto"/>
      </w:divBdr>
    </w:div>
    <w:div w:id="1389762051">
      <w:bodyDiv w:val="1"/>
      <w:marLeft w:val="0"/>
      <w:marRight w:val="0"/>
      <w:marTop w:val="0"/>
      <w:marBottom w:val="0"/>
      <w:divBdr>
        <w:top w:val="none" w:sz="0" w:space="0" w:color="auto"/>
        <w:left w:val="none" w:sz="0" w:space="0" w:color="auto"/>
        <w:bottom w:val="none" w:sz="0" w:space="0" w:color="auto"/>
        <w:right w:val="none" w:sz="0" w:space="0" w:color="auto"/>
      </w:divBdr>
    </w:div>
    <w:div w:id="1450321350">
      <w:bodyDiv w:val="1"/>
      <w:marLeft w:val="0"/>
      <w:marRight w:val="0"/>
      <w:marTop w:val="0"/>
      <w:marBottom w:val="0"/>
      <w:divBdr>
        <w:top w:val="none" w:sz="0" w:space="0" w:color="auto"/>
        <w:left w:val="none" w:sz="0" w:space="0" w:color="auto"/>
        <w:bottom w:val="none" w:sz="0" w:space="0" w:color="auto"/>
        <w:right w:val="none" w:sz="0" w:space="0" w:color="auto"/>
      </w:divBdr>
    </w:div>
    <w:div w:id="1535774191">
      <w:bodyDiv w:val="1"/>
      <w:marLeft w:val="0"/>
      <w:marRight w:val="0"/>
      <w:marTop w:val="0"/>
      <w:marBottom w:val="0"/>
      <w:divBdr>
        <w:top w:val="none" w:sz="0" w:space="0" w:color="auto"/>
        <w:left w:val="none" w:sz="0" w:space="0" w:color="auto"/>
        <w:bottom w:val="none" w:sz="0" w:space="0" w:color="auto"/>
        <w:right w:val="none" w:sz="0" w:space="0" w:color="auto"/>
      </w:divBdr>
    </w:div>
    <w:div w:id="1637301128">
      <w:bodyDiv w:val="1"/>
      <w:marLeft w:val="0"/>
      <w:marRight w:val="0"/>
      <w:marTop w:val="0"/>
      <w:marBottom w:val="0"/>
      <w:divBdr>
        <w:top w:val="none" w:sz="0" w:space="0" w:color="auto"/>
        <w:left w:val="none" w:sz="0" w:space="0" w:color="auto"/>
        <w:bottom w:val="none" w:sz="0" w:space="0" w:color="auto"/>
        <w:right w:val="none" w:sz="0" w:space="0" w:color="auto"/>
      </w:divBdr>
    </w:div>
    <w:div w:id="1654286808">
      <w:bodyDiv w:val="1"/>
      <w:marLeft w:val="0"/>
      <w:marRight w:val="0"/>
      <w:marTop w:val="0"/>
      <w:marBottom w:val="0"/>
      <w:divBdr>
        <w:top w:val="none" w:sz="0" w:space="0" w:color="auto"/>
        <w:left w:val="none" w:sz="0" w:space="0" w:color="auto"/>
        <w:bottom w:val="none" w:sz="0" w:space="0" w:color="auto"/>
        <w:right w:val="none" w:sz="0" w:space="0" w:color="auto"/>
      </w:divBdr>
    </w:div>
    <w:div w:id="1662923286">
      <w:bodyDiv w:val="1"/>
      <w:marLeft w:val="0"/>
      <w:marRight w:val="0"/>
      <w:marTop w:val="0"/>
      <w:marBottom w:val="0"/>
      <w:divBdr>
        <w:top w:val="none" w:sz="0" w:space="0" w:color="auto"/>
        <w:left w:val="none" w:sz="0" w:space="0" w:color="auto"/>
        <w:bottom w:val="none" w:sz="0" w:space="0" w:color="auto"/>
        <w:right w:val="none" w:sz="0" w:space="0" w:color="auto"/>
      </w:divBdr>
    </w:div>
    <w:div w:id="1699743243">
      <w:bodyDiv w:val="1"/>
      <w:marLeft w:val="0"/>
      <w:marRight w:val="0"/>
      <w:marTop w:val="0"/>
      <w:marBottom w:val="0"/>
      <w:divBdr>
        <w:top w:val="none" w:sz="0" w:space="0" w:color="auto"/>
        <w:left w:val="none" w:sz="0" w:space="0" w:color="auto"/>
        <w:bottom w:val="none" w:sz="0" w:space="0" w:color="auto"/>
        <w:right w:val="none" w:sz="0" w:space="0" w:color="auto"/>
      </w:divBdr>
    </w:div>
    <w:div w:id="1757048596">
      <w:bodyDiv w:val="1"/>
      <w:marLeft w:val="0"/>
      <w:marRight w:val="0"/>
      <w:marTop w:val="0"/>
      <w:marBottom w:val="0"/>
      <w:divBdr>
        <w:top w:val="none" w:sz="0" w:space="0" w:color="auto"/>
        <w:left w:val="none" w:sz="0" w:space="0" w:color="auto"/>
        <w:bottom w:val="none" w:sz="0" w:space="0" w:color="auto"/>
        <w:right w:val="none" w:sz="0" w:space="0" w:color="auto"/>
      </w:divBdr>
    </w:div>
    <w:div w:id="1812791886">
      <w:bodyDiv w:val="1"/>
      <w:marLeft w:val="0"/>
      <w:marRight w:val="0"/>
      <w:marTop w:val="0"/>
      <w:marBottom w:val="0"/>
      <w:divBdr>
        <w:top w:val="none" w:sz="0" w:space="0" w:color="auto"/>
        <w:left w:val="none" w:sz="0" w:space="0" w:color="auto"/>
        <w:bottom w:val="none" w:sz="0" w:space="0" w:color="auto"/>
        <w:right w:val="none" w:sz="0" w:space="0" w:color="auto"/>
      </w:divBdr>
    </w:div>
    <w:div w:id="2026705110">
      <w:bodyDiv w:val="1"/>
      <w:marLeft w:val="0"/>
      <w:marRight w:val="0"/>
      <w:marTop w:val="0"/>
      <w:marBottom w:val="0"/>
      <w:divBdr>
        <w:top w:val="none" w:sz="0" w:space="0" w:color="auto"/>
        <w:left w:val="none" w:sz="0" w:space="0" w:color="auto"/>
        <w:bottom w:val="none" w:sz="0" w:space="0" w:color="auto"/>
        <w:right w:val="none" w:sz="0" w:space="0" w:color="auto"/>
      </w:divBdr>
      <w:divsChild>
        <w:div w:id="1212496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8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ny@getsalve.co" TargetMode="External"/><Relationship Id="rId13" Type="http://schemas.openxmlformats.org/officeDocument/2006/relationships/hyperlink" Target="mailto:dwacholz@storypartners.com" TargetMode="External"/><Relationship Id="rId3" Type="http://schemas.openxmlformats.org/officeDocument/2006/relationships/settings" Target="settings.xml"/><Relationship Id="rId7" Type="http://schemas.openxmlformats.org/officeDocument/2006/relationships/hyperlink" Target="mailto:Justin@getsalve.co" TargetMode="External"/><Relationship Id="rId12" Type="http://schemas.openxmlformats.org/officeDocument/2006/relationships/hyperlink" Target="mailto:abagneschi@storypartner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abney@storypartner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mherz@storypartners.com" TargetMode="External"/><Relationship Id="rId4" Type="http://schemas.openxmlformats.org/officeDocument/2006/relationships/webSettings" Target="webSettings.xml"/><Relationship Id="rId9" Type="http://schemas.openxmlformats.org/officeDocument/2006/relationships/hyperlink" Target="mailto:Erin@getsalve.co" TargetMode="External"/><Relationship Id="rId14" Type="http://schemas.openxmlformats.org/officeDocument/2006/relationships/hyperlink" Target="https://www.snowflake.com/en/legal/terms-of-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2345</Words>
  <Characters>13368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Tokmakov, Esq.</dc:creator>
  <cp:keywords/>
  <dc:description/>
  <cp:lastModifiedBy>Niki Rogers</cp:lastModifiedBy>
  <cp:revision>2</cp:revision>
  <cp:lastPrinted>2025-09-19T19:13:00Z</cp:lastPrinted>
  <dcterms:created xsi:type="dcterms:W3CDTF">2025-12-14T20:59:00Z</dcterms:created>
  <dcterms:modified xsi:type="dcterms:W3CDTF">2025-12-14T20:59:00Z</dcterms:modified>
</cp:coreProperties>
</file>