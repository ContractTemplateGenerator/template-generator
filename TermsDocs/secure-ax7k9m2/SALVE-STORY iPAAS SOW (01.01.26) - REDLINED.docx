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F27A59" w14:textId="13C34EAD" w:rsidR="008B043D" w:rsidRPr="00116000" w:rsidRDefault="008B043D" w:rsidP="008C07BC">
      <w:pPr>
        <w:pStyle w:val="Heading1"/>
        <w:spacing w:line="276" w:lineRule="auto"/>
        <w:jc w:val="center"/>
        <w:rPr>
          <w:rFonts w:ascii="Arial" w:hAnsi="Arial" w:cs="Arial"/>
          <w:b/>
          <w:bCs/>
          <w:color w:val="000000" w:themeColor="text1"/>
          <w:sz w:val="22"/>
          <w:szCs w:val="22"/>
        </w:rPr>
      </w:pPr>
      <w:r w:rsidRPr="00116000">
        <w:rPr>
          <w:rFonts w:ascii="Arial" w:hAnsi="Arial" w:cs="Arial"/>
          <w:b/>
          <w:bCs/>
          <w:color w:val="000000" w:themeColor="text1"/>
          <w:sz w:val="22"/>
          <w:szCs w:val="22"/>
        </w:rPr>
        <w:t>EXHIBIT C</w:t>
      </w:r>
      <w:r w:rsidR="00BF4706" w:rsidRPr="00116000">
        <w:rPr>
          <w:rFonts w:ascii="Arial" w:hAnsi="Arial" w:cs="Arial"/>
          <w:b/>
          <w:bCs/>
          <w:color w:val="000000" w:themeColor="text1"/>
          <w:sz w:val="22"/>
          <w:szCs w:val="22"/>
        </w:rPr>
        <w:t>-</w:t>
      </w:r>
      <w:r w:rsidR="00D61B34">
        <w:rPr>
          <w:rFonts w:ascii="Arial" w:hAnsi="Arial" w:cs="Arial"/>
          <w:b/>
          <w:bCs/>
          <w:color w:val="000000" w:themeColor="text1"/>
          <w:sz w:val="22"/>
          <w:szCs w:val="22"/>
        </w:rPr>
        <w:t>5</w:t>
      </w:r>
    </w:p>
    <w:p w14:paraId="33FF9D0B" w14:textId="52A67A85" w:rsidR="008B043D" w:rsidRPr="00116000" w:rsidRDefault="008B043D" w:rsidP="008C07BC">
      <w:pPr>
        <w:spacing w:line="276" w:lineRule="auto"/>
        <w:jc w:val="center"/>
        <w:rPr>
          <w:rFonts w:ascii="Arial" w:hAnsi="Arial" w:cs="Arial"/>
          <w:b/>
          <w:bCs/>
          <w:sz w:val="22"/>
          <w:szCs w:val="22"/>
        </w:rPr>
      </w:pPr>
      <w:r w:rsidRPr="00116000">
        <w:rPr>
          <w:rFonts w:ascii="Arial" w:hAnsi="Arial" w:cs="Arial"/>
          <w:b/>
          <w:bCs/>
          <w:sz w:val="22"/>
          <w:szCs w:val="22"/>
        </w:rPr>
        <w:t>STATEMENT OF WORK</w:t>
      </w:r>
    </w:p>
    <w:p w14:paraId="554B19F1" w14:textId="4E195CED" w:rsidR="007761ED" w:rsidRPr="00116000" w:rsidRDefault="00D61B34" w:rsidP="008C07BC">
      <w:pPr>
        <w:pStyle w:val="Heading1"/>
        <w:spacing w:line="276" w:lineRule="auto"/>
        <w:jc w:val="center"/>
        <w:rPr>
          <w:rFonts w:ascii="Arial" w:hAnsi="Arial" w:cs="Arial"/>
          <w:b/>
          <w:bCs/>
          <w:color w:val="000000" w:themeColor="text1"/>
          <w:sz w:val="22"/>
          <w:szCs w:val="22"/>
          <w:u w:val="single"/>
        </w:rPr>
      </w:pPr>
      <w:proofErr w:type="spellStart"/>
      <w:r>
        <w:rPr>
          <w:rFonts w:ascii="Arial" w:hAnsi="Arial" w:cs="Arial"/>
          <w:b/>
          <w:bCs/>
          <w:color w:val="000000" w:themeColor="text1"/>
          <w:sz w:val="22"/>
          <w:szCs w:val="22"/>
          <w:u w:val="single"/>
        </w:rPr>
        <w:t>iPAAS</w:t>
      </w:r>
      <w:proofErr w:type="spellEnd"/>
      <w:r w:rsidR="00DD61BC" w:rsidRPr="00116000">
        <w:rPr>
          <w:rFonts w:ascii="Arial" w:hAnsi="Arial" w:cs="Arial"/>
          <w:b/>
          <w:bCs/>
          <w:color w:val="000000" w:themeColor="text1"/>
          <w:sz w:val="22"/>
          <w:szCs w:val="22"/>
          <w:u w:val="single"/>
        </w:rPr>
        <w:t xml:space="preserve"> </w:t>
      </w:r>
      <w:r>
        <w:rPr>
          <w:rFonts w:ascii="Arial" w:hAnsi="Arial" w:cs="Arial"/>
          <w:b/>
          <w:bCs/>
          <w:color w:val="000000" w:themeColor="text1"/>
          <w:sz w:val="22"/>
          <w:szCs w:val="22"/>
          <w:u w:val="single"/>
        </w:rPr>
        <w:t>(</w:t>
      </w:r>
      <w:r w:rsidR="000237B2">
        <w:rPr>
          <w:rFonts w:ascii="Arial" w:hAnsi="Arial" w:cs="Arial"/>
          <w:b/>
          <w:bCs/>
          <w:color w:val="000000" w:themeColor="text1"/>
          <w:sz w:val="22"/>
          <w:szCs w:val="22"/>
          <w:u w:val="single"/>
        </w:rPr>
        <w:t>INTEGRATION</w:t>
      </w:r>
      <w:r>
        <w:rPr>
          <w:rFonts w:ascii="Arial" w:hAnsi="Arial" w:cs="Arial"/>
          <w:b/>
          <w:bCs/>
          <w:color w:val="000000" w:themeColor="text1"/>
          <w:sz w:val="22"/>
          <w:szCs w:val="22"/>
          <w:u w:val="single"/>
        </w:rPr>
        <w:t xml:space="preserve"> </w:t>
      </w:r>
      <w:r w:rsidR="000237B2">
        <w:rPr>
          <w:rFonts w:ascii="Arial" w:hAnsi="Arial" w:cs="Arial"/>
          <w:b/>
          <w:bCs/>
          <w:color w:val="000000" w:themeColor="text1"/>
          <w:sz w:val="22"/>
          <w:szCs w:val="22"/>
          <w:u w:val="single"/>
        </w:rPr>
        <w:t>PLATFORM</w:t>
      </w:r>
      <w:r>
        <w:rPr>
          <w:rFonts w:ascii="Arial" w:hAnsi="Arial" w:cs="Arial"/>
          <w:b/>
          <w:bCs/>
          <w:color w:val="000000" w:themeColor="text1"/>
          <w:sz w:val="22"/>
          <w:szCs w:val="22"/>
          <w:u w:val="single"/>
        </w:rPr>
        <w:t xml:space="preserve"> </w:t>
      </w:r>
      <w:r w:rsidR="000237B2">
        <w:rPr>
          <w:rFonts w:ascii="Arial" w:hAnsi="Arial" w:cs="Arial"/>
          <w:b/>
          <w:bCs/>
          <w:color w:val="000000" w:themeColor="text1"/>
          <w:sz w:val="22"/>
          <w:szCs w:val="22"/>
          <w:u w:val="single"/>
        </w:rPr>
        <w:t>AS</w:t>
      </w:r>
      <w:r>
        <w:rPr>
          <w:rFonts w:ascii="Arial" w:hAnsi="Arial" w:cs="Arial"/>
          <w:b/>
          <w:bCs/>
          <w:color w:val="000000" w:themeColor="text1"/>
          <w:sz w:val="22"/>
          <w:szCs w:val="22"/>
          <w:u w:val="single"/>
        </w:rPr>
        <w:t xml:space="preserve"> </w:t>
      </w:r>
      <w:r w:rsidR="000237B2">
        <w:rPr>
          <w:rFonts w:ascii="Arial" w:hAnsi="Arial" w:cs="Arial"/>
          <w:b/>
          <w:bCs/>
          <w:color w:val="000000" w:themeColor="text1"/>
          <w:sz w:val="22"/>
          <w:szCs w:val="22"/>
          <w:u w:val="single"/>
        </w:rPr>
        <w:t>A</w:t>
      </w:r>
      <w:r>
        <w:rPr>
          <w:rFonts w:ascii="Arial" w:hAnsi="Arial" w:cs="Arial"/>
          <w:b/>
          <w:bCs/>
          <w:color w:val="000000" w:themeColor="text1"/>
          <w:sz w:val="22"/>
          <w:szCs w:val="22"/>
          <w:u w:val="single"/>
        </w:rPr>
        <w:t xml:space="preserve"> </w:t>
      </w:r>
      <w:r w:rsidR="000237B2">
        <w:rPr>
          <w:rFonts w:ascii="Arial" w:hAnsi="Arial" w:cs="Arial"/>
          <w:b/>
          <w:bCs/>
          <w:color w:val="000000" w:themeColor="text1"/>
          <w:sz w:val="22"/>
          <w:szCs w:val="22"/>
          <w:u w:val="single"/>
        </w:rPr>
        <w:t>SERVICE</w:t>
      </w:r>
      <w:r>
        <w:rPr>
          <w:rFonts w:ascii="Arial" w:hAnsi="Arial" w:cs="Arial"/>
          <w:b/>
          <w:bCs/>
          <w:color w:val="000000" w:themeColor="text1"/>
          <w:sz w:val="22"/>
          <w:szCs w:val="22"/>
          <w:u w:val="single"/>
        </w:rPr>
        <w:t>) SOW</w:t>
      </w:r>
    </w:p>
    <w:p w14:paraId="59D035F2" w14:textId="3E6859E7" w:rsidR="00DA1A33" w:rsidRPr="00DA1A33" w:rsidRDefault="00FD57CC" w:rsidP="008C07BC">
      <w:pPr>
        <w:spacing w:line="276" w:lineRule="auto"/>
      </w:pPr>
      <w:r>
        <w:tab/>
      </w:r>
    </w:p>
    <w:p w14:paraId="3D2F19BA" w14:textId="63739C92" w:rsidR="007761ED" w:rsidRPr="00116000" w:rsidRDefault="007761ED" w:rsidP="008C07BC">
      <w:pPr>
        <w:pStyle w:val="NormalWeb"/>
        <w:spacing w:line="276" w:lineRule="auto"/>
        <w:ind w:firstLine="720"/>
        <w:rPr>
          <w:rFonts w:ascii="Arial" w:hAnsi="Arial" w:cs="Arial"/>
          <w:color w:val="000000" w:themeColor="text1"/>
          <w:sz w:val="22"/>
          <w:szCs w:val="22"/>
        </w:rPr>
      </w:pPr>
      <w:r>
        <w:rPr>
          <w:rStyle w:val="Strong"/>
          <w:rFonts w:ascii="Arial" w:hAnsi="Arial" w:cs="Arial"/>
          <w:color w:val="000000" w:themeColor="text1"/>
          <w:sz w:val="22"/>
          <w:szCs w:val="22"/>
        </w:rPr>
        <w:t xml:space="preserve">This Exhibit C-5 Statement of Work (“C-5 SOW”) is entered into as of January 1, 2026 </w:t>
      </w:r>
      <w:del w:id="0" w:author="Sergei Tokmakov, Esq." w:date="2025-12-16T09:00:00Z">
        <w:r>
          <w:rPr>
            <w:rStyle w:val="Strong"/>
            <w:rFonts w:ascii="Arial" w:hAnsi="Arial" w:cs="Arial"/>
            <w:color w:val="000000" w:themeColor="text1"/>
            <w:sz w:val="22"/>
            <w:szCs w:val="22"/>
          </w:rPr>
          <w:delText>(the “Effective Date”)</w:delText>
        </w:r>
      </w:del>
      <w:ins w:id="1" w:author="Sergei Tokmakov, Esq." w:date="2025-12-16T09:00:00Z">
        <w:r>
          <w:rPr>
            <w:rStyle w:val="Strong"/>
            <w:rFonts w:ascii="Arial" w:hAnsi="Arial" w:cs="Arial"/>
            <w:color w:val="000000" w:themeColor="text1"/>
            <w:sz w:val="22"/>
            <w:szCs w:val="22"/>
          </w:rPr>
          <w:t>(the “C-5 SOW Effective Date”)</w:t>
        </w:r>
      </w:ins>
      <w:r>
        <w:rPr>
          <w:rStyle w:val="Strong"/>
          <w:rFonts w:ascii="Arial" w:hAnsi="Arial" w:cs="Arial"/>
          <w:color w:val="000000" w:themeColor="text1"/>
          <w:sz w:val="22"/>
          <w:szCs w:val="22"/>
        </w:rPr>
        <w:t xml:space="preserve"> by and between: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2700"/>
        <w:gridCol w:w="5040"/>
      </w:tblGrid>
      <w:tr w:rsidR="007761ED" w:rsidRPr="00116000" w14:paraId="3C0F682C" w14:textId="77777777" w:rsidTr="00116000">
        <w:trPr>
          <w:tblHeader/>
          <w:tblCellSpacing w:w="15" w:type="dxa"/>
        </w:trPr>
        <w:tc>
          <w:tcPr>
            <w:tcW w:w="1125" w:type="dxa"/>
            <w:vAlign w:val="center"/>
            <w:hideMark/>
          </w:tcPr>
          <w:p w14:paraId="52FAD2FB" w14:textId="77777777" w:rsidR="007761ED" w:rsidRPr="00116000" w:rsidRDefault="007761ED" w:rsidP="008C07BC">
            <w:pPr>
              <w:spacing w:line="276" w:lineRule="auto"/>
              <w:rPr>
                <w:rFonts w:ascii="Arial" w:hAnsi="Arial" w:cs="Arial"/>
                <w:b/>
                <w:bCs/>
                <w:color w:val="000000" w:themeColor="text1"/>
                <w:sz w:val="21"/>
                <w:szCs w:val="21"/>
              </w:rPr>
            </w:pPr>
            <w:r w:rsidRPr="00116000">
              <w:rPr>
                <w:rFonts w:ascii="Arial" w:hAnsi="Arial" w:cs="Arial"/>
                <w:b/>
                <w:bCs/>
                <w:color w:val="000000" w:themeColor="text1"/>
                <w:sz w:val="21"/>
                <w:szCs w:val="21"/>
              </w:rPr>
              <w:t>Party</w:t>
            </w:r>
          </w:p>
        </w:tc>
        <w:tc>
          <w:tcPr>
            <w:tcW w:w="2670" w:type="dxa"/>
            <w:vAlign w:val="center"/>
            <w:hideMark/>
          </w:tcPr>
          <w:p w14:paraId="7B7CBBED" w14:textId="77777777" w:rsidR="007761ED" w:rsidRPr="00116000" w:rsidRDefault="007761ED" w:rsidP="008C07BC">
            <w:pPr>
              <w:spacing w:line="276" w:lineRule="auto"/>
              <w:rPr>
                <w:rFonts w:ascii="Arial" w:hAnsi="Arial" w:cs="Arial"/>
                <w:b/>
                <w:bCs/>
                <w:color w:val="000000" w:themeColor="text1"/>
                <w:sz w:val="21"/>
                <w:szCs w:val="21"/>
              </w:rPr>
            </w:pPr>
            <w:r w:rsidRPr="00116000">
              <w:rPr>
                <w:rFonts w:ascii="Arial" w:hAnsi="Arial" w:cs="Arial"/>
                <w:b/>
                <w:bCs/>
                <w:color w:val="000000" w:themeColor="text1"/>
                <w:sz w:val="21"/>
                <w:szCs w:val="21"/>
              </w:rPr>
              <w:t>Legal Name</w:t>
            </w:r>
          </w:p>
        </w:tc>
        <w:tc>
          <w:tcPr>
            <w:tcW w:w="4995" w:type="dxa"/>
            <w:vAlign w:val="center"/>
            <w:hideMark/>
          </w:tcPr>
          <w:p w14:paraId="7B425DA4" w14:textId="77777777" w:rsidR="007761ED" w:rsidRPr="00116000" w:rsidRDefault="007761ED" w:rsidP="008C07BC">
            <w:pPr>
              <w:spacing w:line="276" w:lineRule="auto"/>
              <w:rPr>
                <w:rFonts w:ascii="Arial" w:hAnsi="Arial" w:cs="Arial"/>
                <w:b/>
                <w:bCs/>
                <w:color w:val="000000" w:themeColor="text1"/>
                <w:sz w:val="21"/>
                <w:szCs w:val="21"/>
              </w:rPr>
            </w:pPr>
            <w:r w:rsidRPr="00116000">
              <w:rPr>
                <w:rFonts w:ascii="Arial" w:hAnsi="Arial" w:cs="Arial"/>
                <w:b/>
                <w:bCs/>
                <w:color w:val="000000" w:themeColor="text1"/>
                <w:sz w:val="21"/>
                <w:szCs w:val="21"/>
              </w:rPr>
              <w:t>Jurisdiction / Address</w:t>
            </w:r>
          </w:p>
        </w:tc>
      </w:tr>
      <w:tr w:rsidR="007761ED" w:rsidRPr="00116000" w14:paraId="06FFB659" w14:textId="77777777" w:rsidTr="00116000">
        <w:trPr>
          <w:tblCellSpacing w:w="15" w:type="dxa"/>
        </w:trPr>
        <w:tc>
          <w:tcPr>
            <w:tcW w:w="1125" w:type="dxa"/>
            <w:vAlign w:val="center"/>
            <w:hideMark/>
          </w:tcPr>
          <w:p w14:paraId="361C22BF" w14:textId="77777777" w:rsidR="007761ED" w:rsidRPr="00116000" w:rsidRDefault="007761ED" w:rsidP="008C07BC">
            <w:pPr>
              <w:spacing w:line="276" w:lineRule="auto"/>
              <w:rPr>
                <w:rFonts w:ascii="Arial" w:hAnsi="Arial" w:cs="Arial"/>
                <w:color w:val="000000" w:themeColor="text1"/>
                <w:sz w:val="21"/>
                <w:szCs w:val="21"/>
              </w:rPr>
            </w:pPr>
            <w:r w:rsidRPr="00116000">
              <w:rPr>
                <w:rStyle w:val="Strong"/>
                <w:rFonts w:ascii="Arial" w:hAnsi="Arial" w:cs="Arial"/>
                <w:color w:val="000000" w:themeColor="text1"/>
                <w:sz w:val="21"/>
                <w:szCs w:val="21"/>
              </w:rPr>
              <w:t>Provider</w:t>
            </w:r>
          </w:p>
        </w:tc>
        <w:tc>
          <w:tcPr>
            <w:tcW w:w="2670" w:type="dxa"/>
            <w:vAlign w:val="center"/>
            <w:hideMark/>
          </w:tcPr>
          <w:p w14:paraId="706DCD27" w14:textId="2971153E" w:rsidR="007761ED" w:rsidRPr="00116000" w:rsidRDefault="0021073E" w:rsidP="008C07BC">
            <w:pPr>
              <w:spacing w:line="276" w:lineRule="auto"/>
              <w:rPr>
                <w:rFonts w:ascii="Arial" w:hAnsi="Arial" w:cs="Arial"/>
                <w:color w:val="000000" w:themeColor="text1"/>
                <w:sz w:val="21"/>
                <w:szCs w:val="21"/>
              </w:rPr>
            </w:pPr>
            <w:r w:rsidRPr="00116000">
              <w:rPr>
                <w:rStyle w:val="Strong"/>
                <w:rFonts w:ascii="Arial" w:hAnsi="Arial" w:cs="Arial"/>
                <w:color w:val="000000" w:themeColor="text1"/>
                <w:sz w:val="21"/>
                <w:szCs w:val="21"/>
              </w:rPr>
              <w:t>S</w:t>
            </w:r>
            <w:r w:rsidRPr="00116000">
              <w:rPr>
                <w:rStyle w:val="Strong"/>
                <w:rFonts w:ascii="Arial" w:hAnsi="Arial" w:cs="Arial"/>
                <w:sz w:val="21"/>
                <w:szCs w:val="21"/>
              </w:rPr>
              <w:t>ALVE</w:t>
            </w:r>
            <w:r w:rsidR="007761ED" w:rsidRPr="00116000">
              <w:rPr>
                <w:rStyle w:val="Strong"/>
                <w:rFonts w:ascii="Arial" w:hAnsi="Arial" w:cs="Arial"/>
                <w:color w:val="000000" w:themeColor="text1"/>
                <w:sz w:val="21"/>
                <w:szCs w:val="21"/>
              </w:rPr>
              <w:t xml:space="preserve">, </w:t>
            </w:r>
            <w:r w:rsidRPr="00116000">
              <w:rPr>
                <w:rStyle w:val="Strong"/>
                <w:rFonts w:ascii="Arial" w:hAnsi="Arial" w:cs="Arial"/>
                <w:color w:val="000000" w:themeColor="text1"/>
                <w:sz w:val="21"/>
                <w:szCs w:val="21"/>
              </w:rPr>
              <w:t>INC</w:t>
            </w:r>
            <w:r w:rsidR="007761ED" w:rsidRPr="00116000">
              <w:rPr>
                <w:rStyle w:val="Strong"/>
                <w:rFonts w:ascii="Arial" w:hAnsi="Arial" w:cs="Arial"/>
                <w:color w:val="000000" w:themeColor="text1"/>
                <w:sz w:val="21"/>
                <w:szCs w:val="21"/>
              </w:rPr>
              <w:t>.</w:t>
            </w:r>
          </w:p>
        </w:tc>
        <w:tc>
          <w:tcPr>
            <w:tcW w:w="4995" w:type="dxa"/>
            <w:vAlign w:val="center"/>
            <w:hideMark/>
          </w:tcPr>
          <w:p w14:paraId="3F645438" w14:textId="0C56FBC0" w:rsidR="007761ED" w:rsidRPr="00116000" w:rsidRDefault="007761ED" w:rsidP="008C07BC">
            <w:pPr>
              <w:spacing w:line="276" w:lineRule="auto"/>
              <w:rPr>
                <w:rFonts w:ascii="Arial" w:hAnsi="Arial" w:cs="Arial"/>
                <w:color w:val="000000" w:themeColor="text1"/>
                <w:sz w:val="21"/>
                <w:szCs w:val="21"/>
              </w:rPr>
            </w:pPr>
            <w:r w:rsidRPr="00116000">
              <w:rPr>
                <w:rFonts w:ascii="Arial" w:hAnsi="Arial" w:cs="Arial"/>
                <w:color w:val="000000" w:themeColor="text1"/>
                <w:sz w:val="21"/>
                <w:szCs w:val="21"/>
              </w:rPr>
              <w:t xml:space="preserve">Wyoming corporation </w:t>
            </w:r>
            <w:r w:rsidR="0021073E" w:rsidRPr="00116000">
              <w:rPr>
                <w:color w:val="000000" w:themeColor="text1"/>
                <w:sz w:val="21"/>
                <w:szCs w:val="21"/>
              </w:rPr>
              <w:br/>
            </w:r>
            <w:r w:rsidRPr="00116000">
              <w:rPr>
                <w:rFonts w:ascii="Arial" w:hAnsi="Arial" w:cs="Arial"/>
                <w:color w:val="000000" w:themeColor="text1"/>
                <w:sz w:val="21"/>
                <w:szCs w:val="21"/>
              </w:rPr>
              <w:t>1110 Brickell Avenue #400-89, Miami, FL 33131</w:t>
            </w:r>
          </w:p>
        </w:tc>
      </w:tr>
      <w:tr w:rsidR="007761ED" w:rsidRPr="00116000" w14:paraId="6C5DD3C4" w14:textId="77777777" w:rsidTr="00116000">
        <w:trPr>
          <w:tblCellSpacing w:w="15" w:type="dxa"/>
        </w:trPr>
        <w:tc>
          <w:tcPr>
            <w:tcW w:w="1125" w:type="dxa"/>
            <w:vAlign w:val="center"/>
            <w:hideMark/>
          </w:tcPr>
          <w:p w14:paraId="1B032B2F" w14:textId="40E1E432" w:rsidR="007761ED" w:rsidRPr="00116000" w:rsidRDefault="007761ED" w:rsidP="008C07BC">
            <w:pPr>
              <w:spacing w:line="276" w:lineRule="auto"/>
              <w:rPr>
                <w:rFonts w:ascii="Arial" w:hAnsi="Arial" w:cs="Arial"/>
                <w:color w:val="000000" w:themeColor="text1"/>
                <w:sz w:val="21"/>
                <w:szCs w:val="21"/>
              </w:rPr>
            </w:pPr>
            <w:r w:rsidRPr="00116000">
              <w:rPr>
                <w:rStyle w:val="Strong"/>
                <w:rFonts w:ascii="Arial" w:hAnsi="Arial" w:cs="Arial"/>
                <w:color w:val="000000" w:themeColor="text1"/>
                <w:sz w:val="21"/>
                <w:szCs w:val="21"/>
              </w:rPr>
              <w:t>C</w:t>
            </w:r>
            <w:r w:rsidR="006822B8" w:rsidRPr="00116000">
              <w:rPr>
                <w:rStyle w:val="Strong"/>
                <w:rFonts w:ascii="Arial" w:hAnsi="Arial" w:cs="Arial"/>
                <w:color w:val="000000" w:themeColor="text1"/>
                <w:sz w:val="21"/>
                <w:szCs w:val="21"/>
              </w:rPr>
              <w:t>ustomer</w:t>
            </w:r>
          </w:p>
        </w:tc>
        <w:tc>
          <w:tcPr>
            <w:tcW w:w="2670" w:type="dxa"/>
            <w:vAlign w:val="center"/>
            <w:hideMark/>
          </w:tcPr>
          <w:p w14:paraId="639C5C0D" w14:textId="3EBC52CF" w:rsidR="007761ED" w:rsidRPr="00116000" w:rsidRDefault="00342B41" w:rsidP="008C07BC">
            <w:pPr>
              <w:spacing w:line="276" w:lineRule="auto"/>
              <w:rPr>
                <w:rFonts w:ascii="Arial" w:hAnsi="Arial" w:cs="Arial"/>
                <w:color w:val="000000" w:themeColor="text1"/>
                <w:sz w:val="21"/>
                <w:szCs w:val="21"/>
              </w:rPr>
            </w:pPr>
            <w:r w:rsidRPr="00116000">
              <w:rPr>
                <w:rFonts w:ascii="Arial" w:hAnsi="Arial" w:cs="Arial"/>
                <w:b/>
                <w:bCs/>
                <w:color w:val="000000"/>
                <w:sz w:val="21"/>
                <w:szCs w:val="21"/>
                <w:shd w:val="clear" w:color="auto" w:fill="FFFFFF"/>
              </w:rPr>
              <w:t>STORY COMPANIES LLC</w:t>
            </w:r>
            <w:r w:rsidR="00E164D3" w:rsidRPr="00116000">
              <w:rPr>
                <w:rFonts w:ascii="Arial" w:hAnsi="Arial" w:cs="Arial"/>
                <w:b/>
                <w:bCs/>
                <w:color w:val="000000"/>
                <w:sz w:val="21"/>
                <w:szCs w:val="21"/>
                <w:shd w:val="clear" w:color="auto" w:fill="FFFFFF"/>
              </w:rPr>
              <w:br/>
            </w:r>
          </w:p>
        </w:tc>
        <w:tc>
          <w:tcPr>
            <w:tcW w:w="4995" w:type="dxa"/>
            <w:vAlign w:val="center"/>
            <w:hideMark/>
          </w:tcPr>
          <w:p w14:paraId="00843E7C" w14:textId="1556DF9A" w:rsidR="007761ED" w:rsidRPr="00116000" w:rsidRDefault="00342B41" w:rsidP="008C07BC">
            <w:pPr>
              <w:spacing w:line="276" w:lineRule="auto"/>
              <w:rPr>
                <w:rFonts w:ascii="Arial" w:hAnsi="Arial" w:cs="Arial"/>
                <w:color w:val="000000" w:themeColor="text1"/>
                <w:sz w:val="21"/>
                <w:szCs w:val="21"/>
              </w:rPr>
            </w:pPr>
            <w:r w:rsidRPr="00116000">
              <w:rPr>
                <w:rFonts w:ascii="Arial" w:hAnsi="Arial" w:cs="Arial"/>
                <w:color w:val="000000" w:themeColor="text1"/>
                <w:sz w:val="21"/>
                <w:szCs w:val="21"/>
              </w:rPr>
              <w:t>120 N. 44th Street, Suite 410, Phoenix, Arizona 85034, USA</w:t>
            </w:r>
          </w:p>
        </w:tc>
      </w:tr>
    </w:tbl>
    <w:p w14:paraId="187EB64F" w14:textId="746E4672" w:rsidR="00A31C8D" w:rsidRPr="00116000" w:rsidRDefault="00A31C8D" w:rsidP="008C07BC">
      <w:pPr>
        <w:pStyle w:val="NormalWeb"/>
        <w:spacing w:line="276" w:lineRule="auto"/>
        <w:rPr>
          <w:rFonts w:ascii="Arial" w:hAnsi="Arial" w:cs="Arial"/>
          <w:color w:val="000000" w:themeColor="text1"/>
          <w:sz w:val="22"/>
          <w:szCs w:val="22"/>
        </w:rPr>
      </w:pPr>
      <w:r w:rsidRPr="00116000">
        <w:rPr>
          <w:rFonts w:ascii="Arial" w:hAnsi="Arial" w:cs="Arial"/>
          <w:color w:val="000000" w:themeColor="text1"/>
          <w:sz w:val="22"/>
          <w:szCs w:val="22"/>
        </w:rPr>
        <w:t xml:space="preserve">Provider and Customer are each a “Party” and together the “Parties.” This </w:t>
      </w:r>
      <w:r w:rsidR="00D61B34">
        <w:rPr>
          <w:rFonts w:ascii="Arial" w:hAnsi="Arial" w:cs="Arial"/>
          <w:color w:val="000000" w:themeColor="text1"/>
          <w:sz w:val="22"/>
          <w:szCs w:val="22"/>
        </w:rPr>
        <w:t>C-5</w:t>
      </w:r>
      <w:r w:rsidRPr="00116000">
        <w:rPr>
          <w:rFonts w:ascii="Arial" w:hAnsi="Arial" w:cs="Arial"/>
          <w:color w:val="000000" w:themeColor="text1"/>
          <w:sz w:val="22"/>
          <w:szCs w:val="22"/>
        </w:rPr>
        <w:t xml:space="preserve"> SOW is entered into pursuant to the terms and conditions of the Software as a Service Agreement between the Parties dated April 3, 2025 (the “Agreement”) and issued under the Exhibit A-</w:t>
      </w:r>
      <w:r w:rsidR="007C1406">
        <w:rPr>
          <w:rFonts w:ascii="Arial" w:hAnsi="Arial" w:cs="Arial"/>
          <w:color w:val="000000" w:themeColor="text1"/>
          <w:sz w:val="22"/>
          <w:szCs w:val="22"/>
        </w:rPr>
        <w:t>3</w:t>
      </w:r>
      <w:r w:rsidRPr="00116000">
        <w:rPr>
          <w:rFonts w:ascii="Arial" w:hAnsi="Arial" w:cs="Arial"/>
          <w:color w:val="000000" w:themeColor="text1"/>
          <w:sz w:val="22"/>
          <w:szCs w:val="22"/>
        </w:rPr>
        <w:t xml:space="preserve"> Purchase Order dated </w:t>
      </w:r>
      <w:r w:rsidR="007C1406">
        <w:rPr>
          <w:rFonts w:ascii="Arial" w:hAnsi="Arial" w:cs="Arial"/>
          <w:color w:val="000000" w:themeColor="text1"/>
          <w:sz w:val="22"/>
          <w:szCs w:val="22"/>
        </w:rPr>
        <w:t>January</w:t>
      </w:r>
      <w:r w:rsidRPr="00116000">
        <w:rPr>
          <w:rFonts w:ascii="Arial" w:hAnsi="Arial" w:cs="Arial"/>
          <w:color w:val="000000" w:themeColor="text1"/>
          <w:sz w:val="22"/>
          <w:szCs w:val="22"/>
        </w:rPr>
        <w:t xml:space="preserve"> </w:t>
      </w:r>
      <w:r w:rsidR="007C1406">
        <w:rPr>
          <w:rFonts w:ascii="Arial" w:hAnsi="Arial" w:cs="Arial"/>
          <w:color w:val="000000" w:themeColor="text1"/>
          <w:sz w:val="22"/>
          <w:szCs w:val="22"/>
        </w:rPr>
        <w:t>1</w:t>
      </w:r>
      <w:r w:rsidRPr="00116000">
        <w:rPr>
          <w:rFonts w:ascii="Arial" w:hAnsi="Arial" w:cs="Arial"/>
          <w:color w:val="000000" w:themeColor="text1"/>
          <w:sz w:val="22"/>
          <w:szCs w:val="22"/>
        </w:rPr>
        <w:t>, 202</w:t>
      </w:r>
      <w:r w:rsidR="007C1406">
        <w:rPr>
          <w:rFonts w:ascii="Arial" w:hAnsi="Arial" w:cs="Arial"/>
          <w:color w:val="000000" w:themeColor="text1"/>
          <w:sz w:val="22"/>
          <w:szCs w:val="22"/>
        </w:rPr>
        <w:t>6</w:t>
      </w:r>
      <w:r w:rsidRPr="00116000">
        <w:rPr>
          <w:rFonts w:ascii="Arial" w:hAnsi="Arial" w:cs="Arial"/>
          <w:color w:val="000000" w:themeColor="text1"/>
          <w:sz w:val="22"/>
          <w:szCs w:val="22"/>
        </w:rPr>
        <w:t xml:space="preserve"> (the “Exhibit </w:t>
      </w:r>
      <w:r w:rsidR="007C1406">
        <w:rPr>
          <w:rFonts w:ascii="Arial" w:hAnsi="Arial" w:cs="Arial"/>
          <w:color w:val="000000" w:themeColor="text1"/>
          <w:sz w:val="22"/>
          <w:szCs w:val="22"/>
        </w:rPr>
        <w:t>A-3</w:t>
      </w:r>
      <w:r w:rsidRPr="00116000">
        <w:rPr>
          <w:rFonts w:ascii="Arial" w:hAnsi="Arial" w:cs="Arial"/>
          <w:color w:val="000000" w:themeColor="text1"/>
          <w:sz w:val="22"/>
          <w:szCs w:val="22"/>
        </w:rPr>
        <w:t xml:space="preserve"> Purchase Order”). For purposes of clarity, the Agreement, this </w:t>
      </w:r>
      <w:r w:rsidR="00D61B34">
        <w:rPr>
          <w:rFonts w:ascii="Arial" w:hAnsi="Arial" w:cs="Arial"/>
          <w:color w:val="000000" w:themeColor="text1"/>
          <w:sz w:val="22"/>
          <w:szCs w:val="22"/>
        </w:rPr>
        <w:t>C-5</w:t>
      </w:r>
      <w:r w:rsidRPr="00116000">
        <w:rPr>
          <w:rFonts w:ascii="Arial" w:hAnsi="Arial" w:cs="Arial"/>
          <w:color w:val="000000" w:themeColor="text1"/>
          <w:sz w:val="22"/>
          <w:szCs w:val="22"/>
        </w:rPr>
        <w:t xml:space="preserve"> SOW, and the Exhibit </w:t>
      </w:r>
      <w:r w:rsidR="007C1406">
        <w:rPr>
          <w:rFonts w:ascii="Arial" w:hAnsi="Arial" w:cs="Arial"/>
          <w:color w:val="000000" w:themeColor="text1"/>
          <w:sz w:val="22"/>
          <w:szCs w:val="22"/>
        </w:rPr>
        <w:t>A-3</w:t>
      </w:r>
      <w:r w:rsidRPr="00116000">
        <w:rPr>
          <w:rFonts w:ascii="Arial" w:hAnsi="Arial" w:cs="Arial"/>
          <w:color w:val="000000" w:themeColor="text1"/>
          <w:sz w:val="22"/>
          <w:szCs w:val="22"/>
        </w:rPr>
        <w:t xml:space="preserve"> Purchase Order are collectively referred to as the “Agreement.”</w:t>
      </w:r>
    </w:p>
    <w:p w14:paraId="4FA22EB6" w14:textId="3982FA74" w:rsidR="00A26432" w:rsidRPr="006822B8" w:rsidRDefault="00A31C8D" w:rsidP="008C07BC">
      <w:pPr>
        <w:pStyle w:val="NormalWeb"/>
        <w:spacing w:line="276" w:lineRule="auto"/>
        <w:rPr>
          <w:rFonts w:ascii="Arial" w:hAnsi="Arial" w:cs="Arial"/>
          <w:color w:val="000000" w:themeColor="text1"/>
          <w:sz w:val="21"/>
          <w:szCs w:val="21"/>
        </w:rPr>
      </w:pPr>
      <w:r>
        <w:rPr>
          <w:rFonts w:ascii="Arial" w:hAnsi="Arial" w:cs="Arial"/>
          <w:color w:val="000000" w:themeColor="text1"/>
          <w:sz w:val="22"/>
          <w:szCs w:val="22"/>
        </w:rPr>
        <w:t xml:space="preserve">Capitalized terms used but not defined in this C-5 SOW shall have the meanings given to them in the Agreement. In the event of a conflict between the terms of this C-5 SOW and the Agreement (or </w:t>
      </w:r>
      <w:del w:id="2" w:author="Sergei Tokmakov, Esq." w:date="2025-12-16T09:00:00Z">
        <w:r>
          <w:rPr>
            <w:rFonts w:ascii="Arial" w:hAnsi="Arial" w:cs="Arial"/>
            <w:color w:val="000000" w:themeColor="text1"/>
            <w:sz w:val="22"/>
            <w:szCs w:val="22"/>
          </w:rPr>
          <w:delText>any other C-5 SOW</w:delText>
        </w:r>
      </w:del>
      <w:ins w:id="3" w:author="Sergei Tokmakov, Esq." w:date="2025-12-16T09:00:00Z">
        <w:r>
          <w:rPr>
            <w:rFonts w:ascii="Arial" w:hAnsi="Arial" w:cs="Arial"/>
            <w:color w:val="000000" w:themeColor="text1"/>
            <w:sz w:val="22"/>
            <w:szCs w:val="22"/>
          </w:rPr>
          <w:t>any other SOW</w:t>
        </w:r>
      </w:ins>
      <w:r>
        <w:rPr>
          <w:rFonts w:ascii="Arial" w:hAnsi="Arial" w:cs="Arial"/>
          <w:color w:val="000000" w:themeColor="text1"/>
          <w:sz w:val="22"/>
          <w:szCs w:val="22"/>
        </w:rPr>
        <w:t>), the terms of the Agreement shall control, unless expressly stated otherwise in this C-5 SOW or the Agreement, and solely with respect to the Services provided under this C-5 SOW.</w:t>
      </w:r>
    </w:p>
    <w:p w14:paraId="7B93E62B" w14:textId="36D32C31" w:rsidR="00A114F7" w:rsidRDefault="00A114F7" w:rsidP="008C07BC">
      <w:pPr>
        <w:pStyle w:val="Heading2"/>
        <w:numPr>
          <w:ilvl w:val="0"/>
          <w:numId w:val="73"/>
        </w:numPr>
        <w:spacing w:line="276" w:lineRule="auto"/>
        <w:rPr>
          <w:rFonts w:ascii="Arial" w:hAnsi="Arial" w:cs="Arial"/>
          <w:b/>
          <w:bCs/>
          <w:color w:val="000000" w:themeColor="text1"/>
          <w:sz w:val="22"/>
          <w:szCs w:val="22"/>
        </w:rPr>
      </w:pPr>
      <w:r>
        <w:rPr>
          <w:rFonts w:ascii="Arial" w:hAnsi="Arial" w:cs="Arial"/>
          <w:b/>
          <w:bCs/>
          <w:color w:val="000000" w:themeColor="text1"/>
          <w:sz w:val="22"/>
          <w:szCs w:val="22"/>
        </w:rPr>
        <w:t>PROJECT</w:t>
      </w:r>
      <w:r w:rsidR="005B16D3" w:rsidRPr="00116000">
        <w:rPr>
          <w:rFonts w:ascii="Arial" w:hAnsi="Arial" w:cs="Arial"/>
          <w:b/>
          <w:bCs/>
          <w:color w:val="000000" w:themeColor="text1"/>
          <w:sz w:val="22"/>
          <w:szCs w:val="22"/>
        </w:rPr>
        <w:t xml:space="preserve"> OVERVIEW</w:t>
      </w:r>
    </w:p>
    <w:p w14:paraId="2B4BEAFC" w14:textId="77777777" w:rsidR="00A114F7" w:rsidRDefault="00A114F7" w:rsidP="008C07BC">
      <w:pPr>
        <w:spacing w:line="276" w:lineRule="auto"/>
        <w:ind w:left="360"/>
        <w:rPr>
          <w:rFonts w:ascii="Arial" w:hAnsi="Arial" w:cs="Arial"/>
          <w:b/>
          <w:bCs/>
          <w:sz w:val="22"/>
          <w:szCs w:val="22"/>
        </w:rPr>
      </w:pPr>
    </w:p>
    <w:p w14:paraId="0CC24A2F" w14:textId="14A49636" w:rsidR="00A114F7" w:rsidRDefault="00A114F7" w:rsidP="008C07BC">
      <w:pPr>
        <w:pStyle w:val="ListParagraph"/>
        <w:numPr>
          <w:ilvl w:val="1"/>
          <w:numId w:val="73"/>
        </w:numPr>
        <w:spacing w:line="276" w:lineRule="auto"/>
        <w:ind w:left="720"/>
        <w:rPr>
          <w:rFonts w:ascii="Arial" w:hAnsi="Arial" w:cs="Arial"/>
          <w:b/>
          <w:bCs/>
          <w:sz w:val="22"/>
          <w:szCs w:val="22"/>
        </w:rPr>
      </w:pPr>
      <w:r w:rsidRPr="00A114F7">
        <w:rPr>
          <w:rFonts w:ascii="Arial" w:hAnsi="Arial" w:cs="Arial"/>
          <w:b/>
          <w:bCs/>
          <w:sz w:val="22"/>
          <w:szCs w:val="22"/>
        </w:rPr>
        <w:t>Purpose</w:t>
      </w:r>
    </w:p>
    <w:p w14:paraId="12DE52C4" w14:textId="77777777" w:rsidR="00A114F7" w:rsidRPr="00A114F7" w:rsidRDefault="00A114F7" w:rsidP="008C07BC">
      <w:pPr>
        <w:pStyle w:val="ListParagraph"/>
        <w:spacing w:line="276" w:lineRule="auto"/>
        <w:ind w:left="1080"/>
        <w:rPr>
          <w:rFonts w:ascii="Arial" w:hAnsi="Arial" w:cs="Arial"/>
          <w:b/>
          <w:bCs/>
          <w:sz w:val="22"/>
          <w:szCs w:val="22"/>
        </w:rPr>
      </w:pPr>
    </w:p>
    <w:p w14:paraId="45B9FAB5" w14:textId="77777777" w:rsidR="00A114F7" w:rsidRDefault="00D61B34" w:rsidP="008C07BC">
      <w:pPr>
        <w:pStyle w:val="ListParagraph"/>
        <w:spacing w:line="276" w:lineRule="auto"/>
        <w:rPr>
          <w:rFonts w:ascii="Arial" w:hAnsi="Arial" w:cs="Arial"/>
          <w:sz w:val="22"/>
          <w:szCs w:val="22"/>
        </w:rPr>
      </w:pPr>
      <w:r w:rsidRPr="00A114F7">
        <w:rPr>
          <w:rFonts w:ascii="Arial" w:hAnsi="Arial" w:cs="Arial"/>
          <w:sz w:val="22"/>
          <w:szCs w:val="22"/>
        </w:rPr>
        <w:t xml:space="preserve">This Statement of Work (SOW) defines the requirements, scope, deliverables, and timelines for the implementation of an </w:t>
      </w:r>
      <w:r w:rsidR="00A114F7" w:rsidRPr="00A114F7">
        <w:rPr>
          <w:rFonts w:ascii="Arial" w:hAnsi="Arial" w:cs="Arial"/>
          <w:color w:val="000000" w:themeColor="text1"/>
          <w:sz w:val="22"/>
          <w:szCs w:val="22"/>
        </w:rPr>
        <w:t>Integration Platform as a Service (iPaaS) </w:t>
      </w:r>
      <w:r w:rsidRPr="00A114F7">
        <w:rPr>
          <w:rFonts w:ascii="Arial" w:hAnsi="Arial" w:cs="Arial"/>
          <w:sz w:val="22"/>
          <w:szCs w:val="22"/>
        </w:rPr>
        <w:t xml:space="preserve">solution by the Provider for the Customer. </w:t>
      </w:r>
    </w:p>
    <w:p w14:paraId="1352E72F" w14:textId="77777777" w:rsidR="00A114F7" w:rsidRDefault="00A114F7" w:rsidP="008C07BC">
      <w:pPr>
        <w:pStyle w:val="ListParagraph"/>
        <w:spacing w:line="276" w:lineRule="auto"/>
        <w:rPr>
          <w:rFonts w:ascii="Arial" w:hAnsi="Arial" w:cs="Arial"/>
          <w:sz w:val="22"/>
          <w:szCs w:val="22"/>
        </w:rPr>
      </w:pPr>
    </w:p>
    <w:p w14:paraId="260FEFB0" w14:textId="77777777" w:rsidR="00A114F7" w:rsidRDefault="00A114F7" w:rsidP="008C07BC">
      <w:pPr>
        <w:pStyle w:val="ListParagraph"/>
        <w:spacing w:line="276" w:lineRule="auto"/>
        <w:rPr>
          <w:rFonts w:ascii="Arial" w:hAnsi="Arial" w:cs="Arial"/>
          <w:color w:val="000000" w:themeColor="text1"/>
          <w:sz w:val="22"/>
          <w:szCs w:val="22"/>
        </w:rPr>
      </w:pPr>
      <w:r>
        <w:rPr>
          <w:rFonts w:ascii="Arial" w:hAnsi="Arial" w:cs="Arial"/>
          <w:color w:val="000000" w:themeColor="text1"/>
          <w:sz w:val="22"/>
          <w:szCs w:val="22"/>
        </w:rPr>
        <w:t>Providers</w:t>
      </w:r>
      <w:r w:rsidRPr="00A114F7">
        <w:rPr>
          <w:rFonts w:ascii="Arial" w:hAnsi="Arial" w:cs="Arial"/>
          <w:color w:val="000000" w:themeColor="text1"/>
          <w:sz w:val="22"/>
          <w:szCs w:val="22"/>
        </w:rPr>
        <w:t xml:space="preserve"> primary objective is to provide a centralized, cloud-based platform that simplifies, manages, and governs the connection of applications, data, and processes across</w:t>
      </w:r>
      <w:r>
        <w:rPr>
          <w:rFonts w:ascii="Arial" w:hAnsi="Arial" w:cs="Arial"/>
          <w:color w:val="000000" w:themeColor="text1"/>
          <w:sz w:val="22"/>
          <w:szCs w:val="22"/>
        </w:rPr>
        <w:t xml:space="preserve"> Provider’s </w:t>
      </w:r>
      <w:r w:rsidRPr="00A114F7">
        <w:rPr>
          <w:rFonts w:ascii="Arial" w:hAnsi="Arial" w:cs="Arial"/>
          <w:color w:val="000000" w:themeColor="text1"/>
          <w:sz w:val="22"/>
          <w:szCs w:val="22"/>
        </w:rPr>
        <w:t xml:space="preserve">enterprise IT landscape. The iPaaS platform serves as a unified solution to act as a conduit of communication between disparate systems, facilitating the integration of data, processes, and applications. It enables the development, execution, and governance of integration flows connecting </w:t>
      </w:r>
      <w:r>
        <w:rPr>
          <w:rFonts w:ascii="Arial" w:hAnsi="Arial" w:cs="Arial"/>
          <w:color w:val="000000" w:themeColor="text1"/>
          <w:sz w:val="22"/>
          <w:szCs w:val="22"/>
        </w:rPr>
        <w:t>the Integrations listed below</w:t>
      </w:r>
      <w:r w:rsidRPr="00A114F7">
        <w:rPr>
          <w:rFonts w:ascii="Arial" w:hAnsi="Arial" w:cs="Arial"/>
          <w:color w:val="000000" w:themeColor="text1"/>
          <w:sz w:val="22"/>
          <w:szCs w:val="22"/>
        </w:rPr>
        <w:t>.</w:t>
      </w:r>
    </w:p>
    <w:p w14:paraId="18ACE064" w14:textId="77777777" w:rsidR="00A114F7" w:rsidRDefault="00A114F7" w:rsidP="008C07BC">
      <w:pPr>
        <w:spacing w:line="276" w:lineRule="auto"/>
        <w:ind w:left="360"/>
        <w:rPr>
          <w:rFonts w:ascii="Arial" w:hAnsi="Arial" w:cs="Arial"/>
          <w:color w:val="000000" w:themeColor="text1"/>
          <w:sz w:val="21"/>
          <w:szCs w:val="21"/>
        </w:rPr>
      </w:pPr>
    </w:p>
    <w:p w14:paraId="451BDB3E" w14:textId="77777777" w:rsidR="00844D64" w:rsidRDefault="00A114F7" w:rsidP="008C07BC">
      <w:pPr>
        <w:pStyle w:val="ListParagraph"/>
        <w:numPr>
          <w:ilvl w:val="1"/>
          <w:numId w:val="73"/>
        </w:numPr>
        <w:spacing w:line="276" w:lineRule="auto"/>
        <w:ind w:left="720"/>
        <w:rPr>
          <w:rFonts w:ascii="Arial" w:hAnsi="Arial" w:cs="Arial"/>
          <w:b/>
          <w:bCs/>
          <w:sz w:val="22"/>
          <w:szCs w:val="22"/>
        </w:rPr>
      </w:pPr>
      <w:r>
        <w:rPr>
          <w:rFonts w:ascii="Arial" w:hAnsi="Arial" w:cs="Arial"/>
          <w:b/>
          <w:bCs/>
          <w:sz w:val="22"/>
          <w:szCs w:val="22"/>
        </w:rPr>
        <w:t>Background</w:t>
      </w:r>
    </w:p>
    <w:p w14:paraId="30163946" w14:textId="07EE5FAA" w:rsidR="00844D64" w:rsidRPr="00844D64" w:rsidRDefault="00844D64" w:rsidP="008C07BC">
      <w:pPr>
        <w:pStyle w:val="ListParagraph"/>
        <w:spacing w:line="276" w:lineRule="auto"/>
        <w:rPr>
          <w:rFonts w:ascii="Arial" w:hAnsi="Arial" w:cs="Arial"/>
          <w:sz w:val="22"/>
          <w:szCs w:val="22"/>
        </w:rPr>
      </w:pPr>
      <w:r w:rsidRPr="00844D64">
        <w:rPr>
          <w:rFonts w:ascii="Arial" w:hAnsi="Arial" w:cs="Arial"/>
          <w:sz w:val="22"/>
          <w:szCs w:val="22"/>
        </w:rPr>
        <w:t xml:space="preserve">Customer </w:t>
      </w:r>
      <w:r>
        <w:rPr>
          <w:rFonts w:ascii="Arial" w:hAnsi="Arial" w:cs="Arial"/>
          <w:sz w:val="22"/>
          <w:szCs w:val="22"/>
        </w:rPr>
        <w:t xml:space="preserve">has </w:t>
      </w:r>
      <w:r w:rsidRPr="00844D64">
        <w:rPr>
          <w:rFonts w:ascii="Arial" w:hAnsi="Arial" w:cs="Arial"/>
          <w:sz w:val="22"/>
          <w:szCs w:val="22"/>
        </w:rPr>
        <w:t>traditionally relied on all-in-one technologies that often lack seamless communication with other key systems across the enterprise operation.</w:t>
      </w:r>
      <w:r>
        <w:rPr>
          <w:rFonts w:ascii="Arial" w:hAnsi="Arial" w:cs="Arial"/>
          <w:sz w:val="22"/>
          <w:szCs w:val="22"/>
        </w:rPr>
        <w:t xml:space="preserve"> </w:t>
      </w:r>
      <w:r w:rsidRPr="00844D64">
        <w:rPr>
          <w:rFonts w:ascii="Arial" w:hAnsi="Arial" w:cs="Arial"/>
          <w:sz w:val="22"/>
          <w:szCs w:val="22"/>
        </w:rPr>
        <w:t xml:space="preserve">The result of </w:t>
      </w:r>
      <w:r w:rsidRPr="00844D64">
        <w:rPr>
          <w:rFonts w:ascii="Arial" w:hAnsi="Arial" w:cs="Arial"/>
          <w:sz w:val="22"/>
          <w:szCs w:val="22"/>
        </w:rPr>
        <w:lastRenderedPageBreak/>
        <w:t xml:space="preserve">this legacy approach is gaps in critical workflows that consistently create discrepancies in data and necessitate manual processes, which ultimately cause issues across </w:t>
      </w:r>
      <w:r>
        <w:rPr>
          <w:rFonts w:ascii="Arial" w:hAnsi="Arial" w:cs="Arial"/>
          <w:sz w:val="22"/>
          <w:szCs w:val="22"/>
        </w:rPr>
        <w:t>the operation.</w:t>
      </w:r>
    </w:p>
    <w:p w14:paraId="19D87511" w14:textId="77777777" w:rsidR="00844D64" w:rsidRPr="00844D64" w:rsidRDefault="00844D64" w:rsidP="008C07BC">
      <w:pPr>
        <w:pStyle w:val="ListParagraph"/>
        <w:spacing w:line="276" w:lineRule="auto"/>
        <w:rPr>
          <w:rFonts w:ascii="Arial" w:hAnsi="Arial" w:cs="Arial"/>
          <w:sz w:val="22"/>
          <w:szCs w:val="22"/>
        </w:rPr>
      </w:pPr>
    </w:p>
    <w:p w14:paraId="40D119BD" w14:textId="04586E38" w:rsidR="007761ED" w:rsidRPr="00844D64" w:rsidRDefault="00844D64" w:rsidP="008C07BC">
      <w:pPr>
        <w:pStyle w:val="ListParagraph"/>
        <w:spacing w:line="276" w:lineRule="auto"/>
        <w:rPr>
          <w:rFonts w:ascii="Arial" w:hAnsi="Arial" w:cs="Arial"/>
          <w:sz w:val="22"/>
          <w:szCs w:val="22"/>
        </w:rPr>
      </w:pPr>
      <w:r w:rsidRPr="00844D64">
        <w:rPr>
          <w:rFonts w:ascii="Arial" w:hAnsi="Arial" w:cs="Arial"/>
          <w:sz w:val="22"/>
          <w:szCs w:val="22"/>
        </w:rPr>
        <w:t>To address these challenges, this project seeks to adopt a modern integration architecture leveraging the Provider's iPaaS solution. The strategic objective is for the Provider to rapidly establish a scalable, managed foundation that achieves reliable data consistency and enables robust business process automation across the enterprise.</w:t>
      </w:r>
    </w:p>
    <w:p w14:paraId="17190C09" w14:textId="77777777" w:rsidR="006822B8" w:rsidRDefault="006822B8" w:rsidP="008C07BC">
      <w:pPr>
        <w:spacing w:line="276" w:lineRule="auto"/>
        <w:rPr>
          <w:rFonts w:ascii="Arial" w:hAnsi="Arial" w:cs="Arial"/>
          <w:color w:val="000000" w:themeColor="text1"/>
          <w:sz w:val="21"/>
          <w:szCs w:val="21"/>
        </w:rPr>
      </w:pPr>
    </w:p>
    <w:p w14:paraId="709D65C5" w14:textId="6540EFD1" w:rsidR="00844D64" w:rsidRDefault="00DA1A33" w:rsidP="008C07BC">
      <w:pPr>
        <w:pStyle w:val="Heading2"/>
        <w:numPr>
          <w:ilvl w:val="0"/>
          <w:numId w:val="73"/>
        </w:numPr>
        <w:spacing w:line="276" w:lineRule="auto"/>
        <w:rPr>
          <w:rFonts w:ascii="Arial" w:hAnsi="Arial" w:cs="Arial"/>
          <w:b/>
          <w:bCs/>
          <w:color w:val="000000" w:themeColor="text1"/>
          <w:sz w:val="22"/>
          <w:szCs w:val="22"/>
        </w:rPr>
      </w:pPr>
      <w:r w:rsidRPr="00844D64">
        <w:rPr>
          <w:rFonts w:ascii="Arial" w:hAnsi="Arial" w:cs="Arial"/>
          <w:b/>
          <w:bCs/>
          <w:color w:val="000000" w:themeColor="text1"/>
          <w:sz w:val="22"/>
          <w:szCs w:val="22"/>
        </w:rPr>
        <w:t>KEY DEFINITIONS</w:t>
      </w:r>
    </w:p>
    <w:p w14:paraId="2716F61C" w14:textId="0FC89DF0" w:rsidR="00844D64" w:rsidRPr="00844D64" w:rsidRDefault="00844D64" w:rsidP="008C07BC">
      <w:pPr>
        <w:spacing w:line="276" w:lineRule="auto"/>
        <w:ind w:firstLine="360"/>
        <w:rPr>
          <w:rFonts w:ascii="Arial" w:hAnsi="Arial" w:cs="Arial"/>
          <w:sz w:val="22"/>
          <w:szCs w:val="22"/>
        </w:rPr>
      </w:pPr>
      <w:r w:rsidRPr="00844D64">
        <w:rPr>
          <w:rFonts w:ascii="Arial" w:hAnsi="Arial" w:cs="Arial"/>
          <w:sz w:val="22"/>
          <w:szCs w:val="22"/>
        </w:rPr>
        <w:t>For the purposes of this SOW, the following definitions apply:</w:t>
      </w:r>
    </w:p>
    <w:p w14:paraId="04FBD97A" w14:textId="45F69492" w:rsidR="00844D64" w:rsidRPr="00844D64" w:rsidRDefault="00844D64" w:rsidP="008C07BC">
      <w:pPr>
        <w:pStyle w:val="NormalWeb"/>
        <w:numPr>
          <w:ilvl w:val="0"/>
          <w:numId w:val="9"/>
        </w:numPr>
        <w:spacing w:line="276" w:lineRule="auto"/>
        <w:rPr>
          <w:rFonts w:ascii="Arial" w:hAnsi="Arial" w:cs="Arial"/>
          <w:sz w:val="22"/>
          <w:szCs w:val="22"/>
        </w:rPr>
      </w:pPr>
      <w:r>
        <w:rPr>
          <w:rFonts w:ascii="Arial" w:hAnsi="Arial" w:cs="Arial"/>
          <w:b/>
          <w:bCs/>
          <w:sz w:val="22"/>
          <w:szCs w:val="22"/>
        </w:rPr>
        <w:t>“</w:t>
      </w:r>
      <w:r w:rsidRPr="00844D64">
        <w:rPr>
          <w:rFonts w:ascii="Arial" w:hAnsi="Arial" w:cs="Arial"/>
          <w:b/>
          <w:bCs/>
          <w:sz w:val="22"/>
          <w:szCs w:val="22"/>
        </w:rPr>
        <w:t>Customer</w:t>
      </w:r>
      <w:r>
        <w:rPr>
          <w:rFonts w:ascii="Arial" w:hAnsi="Arial" w:cs="Arial"/>
          <w:b/>
          <w:bCs/>
          <w:sz w:val="22"/>
          <w:szCs w:val="22"/>
        </w:rPr>
        <w:t>”</w:t>
      </w:r>
      <w:r w:rsidRPr="00844D64">
        <w:rPr>
          <w:rFonts w:ascii="Arial" w:hAnsi="Arial" w:cs="Arial"/>
          <w:sz w:val="22"/>
          <w:szCs w:val="22"/>
        </w:rPr>
        <w:t xml:space="preserve"> </w:t>
      </w:r>
      <w:r>
        <w:rPr>
          <w:rFonts w:ascii="Arial" w:hAnsi="Arial" w:cs="Arial"/>
          <w:sz w:val="22"/>
          <w:szCs w:val="22"/>
        </w:rPr>
        <w:t>means</w:t>
      </w:r>
      <w:r w:rsidRPr="00844D64">
        <w:rPr>
          <w:rFonts w:ascii="Arial" w:hAnsi="Arial" w:cs="Arial"/>
          <w:sz w:val="22"/>
          <w:szCs w:val="22"/>
        </w:rPr>
        <w:t xml:space="preserve"> the entity receiving the </w:t>
      </w:r>
      <w:r w:rsidR="007C1406">
        <w:rPr>
          <w:rFonts w:ascii="Arial" w:hAnsi="Arial" w:cs="Arial"/>
          <w:sz w:val="22"/>
          <w:szCs w:val="22"/>
        </w:rPr>
        <w:t>Services</w:t>
      </w:r>
      <w:r>
        <w:rPr>
          <w:rFonts w:ascii="Arial" w:hAnsi="Arial" w:cs="Arial"/>
          <w:b/>
          <w:bCs/>
          <w:sz w:val="22"/>
          <w:szCs w:val="22"/>
        </w:rPr>
        <w:t>.</w:t>
      </w:r>
    </w:p>
    <w:p w14:paraId="4CD2C1A9" w14:textId="4B30095F" w:rsidR="00844D64" w:rsidRPr="00844D64" w:rsidRDefault="00844D64" w:rsidP="008C07BC">
      <w:pPr>
        <w:pStyle w:val="NormalWeb"/>
        <w:numPr>
          <w:ilvl w:val="0"/>
          <w:numId w:val="9"/>
        </w:numPr>
        <w:spacing w:line="276" w:lineRule="auto"/>
        <w:rPr>
          <w:rFonts w:ascii="Arial" w:hAnsi="Arial" w:cs="Arial"/>
          <w:sz w:val="22"/>
          <w:szCs w:val="22"/>
        </w:rPr>
      </w:pPr>
      <w:r>
        <w:rPr>
          <w:rFonts w:ascii="Arial" w:hAnsi="Arial" w:cs="Arial"/>
          <w:b/>
          <w:bCs/>
          <w:sz w:val="22"/>
          <w:szCs w:val="22"/>
        </w:rPr>
        <w:t>“</w:t>
      </w:r>
      <w:r w:rsidRPr="00844D64">
        <w:rPr>
          <w:rFonts w:ascii="Arial" w:hAnsi="Arial" w:cs="Arial"/>
          <w:b/>
          <w:bCs/>
          <w:sz w:val="22"/>
          <w:szCs w:val="22"/>
        </w:rPr>
        <w:t>Provider</w:t>
      </w:r>
      <w:r>
        <w:rPr>
          <w:rFonts w:ascii="Arial" w:hAnsi="Arial" w:cs="Arial"/>
          <w:b/>
          <w:bCs/>
          <w:sz w:val="22"/>
          <w:szCs w:val="22"/>
        </w:rPr>
        <w:t>”</w:t>
      </w:r>
      <w:r w:rsidRPr="00844D64">
        <w:rPr>
          <w:rFonts w:ascii="Arial" w:hAnsi="Arial" w:cs="Arial"/>
          <w:sz w:val="22"/>
          <w:szCs w:val="22"/>
        </w:rPr>
        <w:t xml:space="preserve"> </w:t>
      </w:r>
      <w:r>
        <w:rPr>
          <w:rFonts w:ascii="Arial" w:hAnsi="Arial" w:cs="Arial"/>
          <w:sz w:val="22"/>
          <w:szCs w:val="22"/>
        </w:rPr>
        <w:t>means</w:t>
      </w:r>
      <w:r w:rsidRPr="00844D64">
        <w:rPr>
          <w:rFonts w:ascii="Arial" w:hAnsi="Arial" w:cs="Arial"/>
          <w:sz w:val="22"/>
          <w:szCs w:val="22"/>
        </w:rPr>
        <w:t xml:space="preserve"> the entity performing the </w:t>
      </w:r>
      <w:r w:rsidR="007C1406">
        <w:rPr>
          <w:rFonts w:ascii="Arial" w:hAnsi="Arial" w:cs="Arial"/>
          <w:sz w:val="22"/>
          <w:szCs w:val="22"/>
        </w:rPr>
        <w:t>Services</w:t>
      </w:r>
      <w:r>
        <w:rPr>
          <w:rFonts w:ascii="Arial" w:hAnsi="Arial" w:cs="Arial"/>
          <w:b/>
          <w:bCs/>
          <w:sz w:val="22"/>
          <w:szCs w:val="22"/>
        </w:rPr>
        <w:t>.</w:t>
      </w:r>
    </w:p>
    <w:p w14:paraId="4C5C4DE8" w14:textId="5200D521" w:rsidR="00844D64" w:rsidRPr="00844D64" w:rsidRDefault="002F6952" w:rsidP="008C07BC">
      <w:pPr>
        <w:pStyle w:val="NormalWeb"/>
        <w:numPr>
          <w:ilvl w:val="0"/>
          <w:numId w:val="9"/>
        </w:numPr>
        <w:spacing w:line="276" w:lineRule="auto"/>
        <w:rPr>
          <w:rFonts w:ascii="Arial" w:hAnsi="Arial" w:cs="Arial"/>
          <w:sz w:val="22"/>
          <w:szCs w:val="22"/>
        </w:rPr>
      </w:pPr>
      <w:r>
        <w:rPr>
          <w:rFonts w:ascii="Arial" w:hAnsi="Arial" w:cs="Arial"/>
          <w:b/>
          <w:bCs/>
          <w:sz w:val="22"/>
          <w:szCs w:val="22"/>
        </w:rPr>
        <w:t>“</w:t>
      </w:r>
      <w:r w:rsidR="00844D64" w:rsidRPr="00844D64">
        <w:rPr>
          <w:rFonts w:ascii="Arial" w:hAnsi="Arial" w:cs="Arial"/>
          <w:b/>
          <w:bCs/>
          <w:sz w:val="22"/>
          <w:szCs w:val="22"/>
        </w:rPr>
        <w:t>iPaaS</w:t>
      </w:r>
      <w:r>
        <w:rPr>
          <w:rFonts w:ascii="Arial" w:hAnsi="Arial" w:cs="Arial"/>
          <w:b/>
          <w:bCs/>
          <w:sz w:val="22"/>
          <w:szCs w:val="22"/>
        </w:rPr>
        <w:t>”</w:t>
      </w:r>
      <w:r w:rsidR="00844D64" w:rsidRPr="00844D64">
        <w:rPr>
          <w:rFonts w:ascii="Arial" w:hAnsi="Arial" w:cs="Arial"/>
          <w:sz w:val="22"/>
          <w:szCs w:val="22"/>
        </w:rPr>
        <w:t xml:space="preserve"> </w:t>
      </w:r>
      <w:r w:rsidR="007C1406">
        <w:rPr>
          <w:rFonts w:ascii="Arial" w:hAnsi="Arial" w:cs="Arial"/>
          <w:sz w:val="22"/>
          <w:szCs w:val="22"/>
        </w:rPr>
        <w:t xml:space="preserve">means </w:t>
      </w:r>
      <w:r w:rsidR="007C1406" w:rsidRPr="007C1406">
        <w:rPr>
          <w:rFonts w:ascii="Arial" w:hAnsi="Arial" w:cs="Arial"/>
          <w:sz w:val="22"/>
          <w:szCs w:val="22"/>
        </w:rPr>
        <w:t>Integration Platform as a Service; the cloud-based platform used to develop, deploy, and manage the Flows.</w:t>
      </w:r>
    </w:p>
    <w:p w14:paraId="175766A1" w14:textId="603F2B09" w:rsidR="00844D64" w:rsidRDefault="002F6952" w:rsidP="008C07BC">
      <w:pPr>
        <w:pStyle w:val="NormalWeb"/>
        <w:numPr>
          <w:ilvl w:val="0"/>
          <w:numId w:val="9"/>
        </w:numPr>
        <w:spacing w:line="276" w:lineRule="auto"/>
        <w:rPr>
          <w:rFonts w:ascii="Arial" w:hAnsi="Arial" w:cs="Arial"/>
          <w:sz w:val="22"/>
          <w:szCs w:val="22"/>
        </w:rPr>
      </w:pPr>
      <w:r>
        <w:rPr>
          <w:rFonts w:ascii="Arial" w:hAnsi="Arial" w:cs="Arial"/>
          <w:b/>
          <w:bCs/>
          <w:sz w:val="22"/>
          <w:szCs w:val="22"/>
        </w:rPr>
        <w:t>“</w:t>
      </w:r>
      <w:r w:rsidR="00844D64" w:rsidRPr="00844D64">
        <w:rPr>
          <w:rFonts w:ascii="Arial" w:hAnsi="Arial" w:cs="Arial"/>
          <w:b/>
          <w:bCs/>
          <w:sz w:val="22"/>
          <w:szCs w:val="22"/>
        </w:rPr>
        <w:t>Integrations</w:t>
      </w:r>
      <w:r>
        <w:rPr>
          <w:rFonts w:ascii="Arial" w:hAnsi="Arial" w:cs="Arial"/>
          <w:b/>
          <w:bCs/>
          <w:sz w:val="22"/>
          <w:szCs w:val="22"/>
        </w:rPr>
        <w:t xml:space="preserve">” </w:t>
      </w:r>
      <w:r w:rsidR="007C1406" w:rsidRPr="007C1406">
        <w:rPr>
          <w:rFonts w:ascii="Arial" w:hAnsi="Arial" w:cs="Arial"/>
          <w:sz w:val="22"/>
          <w:szCs w:val="22"/>
        </w:rPr>
        <w:t xml:space="preserve">refer collectively to the third-party technologies and systems listed in </w:t>
      </w:r>
      <w:r w:rsidR="007C1406" w:rsidRPr="007C1406">
        <w:rPr>
          <w:rFonts w:ascii="Arial" w:hAnsi="Arial" w:cs="Arial"/>
          <w:b/>
          <w:bCs/>
          <w:sz w:val="22"/>
          <w:szCs w:val="22"/>
          <w:highlight w:val="yellow"/>
        </w:rPr>
        <w:t>Section 3.2.</w:t>
      </w:r>
      <w:r w:rsidR="008C07BC">
        <w:rPr>
          <w:rFonts w:ascii="Arial" w:hAnsi="Arial" w:cs="Arial"/>
          <w:b/>
          <w:bCs/>
          <w:sz w:val="22"/>
          <w:szCs w:val="22"/>
        </w:rPr>
        <w:t>1</w:t>
      </w:r>
      <w:r w:rsidR="007C1406" w:rsidRPr="007C1406">
        <w:rPr>
          <w:rFonts w:ascii="Arial" w:hAnsi="Arial" w:cs="Arial"/>
          <w:sz w:val="22"/>
          <w:szCs w:val="22"/>
        </w:rPr>
        <w:t>. This term is used to represent the systems themselves and the specific work performed by the Provider to configure, provision, and enable these systems for the Provider's iPaaS platform.</w:t>
      </w:r>
    </w:p>
    <w:p w14:paraId="68D6B588" w14:textId="714CD972" w:rsidR="002F6952" w:rsidRPr="00844D64" w:rsidRDefault="002F6952" w:rsidP="008C07BC">
      <w:pPr>
        <w:pStyle w:val="NormalWeb"/>
        <w:numPr>
          <w:ilvl w:val="0"/>
          <w:numId w:val="9"/>
        </w:numPr>
        <w:spacing w:line="276" w:lineRule="auto"/>
        <w:rPr>
          <w:rFonts w:ascii="Arial" w:hAnsi="Arial" w:cs="Arial"/>
          <w:sz w:val="22"/>
          <w:szCs w:val="22"/>
        </w:rPr>
      </w:pPr>
      <w:r>
        <w:rPr>
          <w:rFonts w:ascii="Arial" w:hAnsi="Arial" w:cs="Arial"/>
          <w:b/>
          <w:bCs/>
          <w:sz w:val="22"/>
          <w:szCs w:val="22"/>
        </w:rPr>
        <w:t xml:space="preserve">“Flows” </w:t>
      </w:r>
      <w:r w:rsidR="007C1406">
        <w:rPr>
          <w:rFonts w:ascii="Arial" w:hAnsi="Arial" w:cs="Arial"/>
          <w:sz w:val="22"/>
          <w:szCs w:val="22"/>
        </w:rPr>
        <w:t>mean the</w:t>
      </w:r>
      <w:r w:rsidR="007C1406" w:rsidRPr="007C1406">
        <w:rPr>
          <w:rFonts w:ascii="Arial" w:hAnsi="Arial" w:cs="Arial"/>
          <w:sz w:val="22"/>
          <w:szCs w:val="22"/>
        </w:rPr>
        <w:t xml:space="preserve"> data and process workflows developed by the Provider using the Provider's iPaaS platform to connect two or more of the enabled Integrations</w:t>
      </w:r>
      <w:r w:rsidR="008C07BC">
        <w:rPr>
          <w:rFonts w:ascii="Arial" w:hAnsi="Arial" w:cs="Arial"/>
          <w:sz w:val="22"/>
          <w:szCs w:val="22"/>
        </w:rPr>
        <w:t>.</w:t>
      </w:r>
    </w:p>
    <w:p w14:paraId="0F08E8B6" w14:textId="5C34E5B9" w:rsidR="00844D64" w:rsidRPr="00844D64" w:rsidRDefault="002F6952" w:rsidP="008C07BC">
      <w:pPr>
        <w:pStyle w:val="NormalWeb"/>
        <w:numPr>
          <w:ilvl w:val="0"/>
          <w:numId w:val="9"/>
        </w:numPr>
        <w:spacing w:line="276" w:lineRule="auto"/>
        <w:rPr>
          <w:rFonts w:ascii="Arial" w:hAnsi="Arial" w:cs="Arial"/>
          <w:sz w:val="22"/>
          <w:szCs w:val="22"/>
        </w:rPr>
      </w:pPr>
      <w:r>
        <w:rPr>
          <w:rFonts w:ascii="Arial" w:hAnsi="Arial" w:cs="Arial"/>
          <w:b/>
          <w:bCs/>
          <w:sz w:val="22"/>
          <w:szCs w:val="22"/>
        </w:rPr>
        <w:t>“</w:t>
      </w:r>
      <w:r w:rsidR="00844D64" w:rsidRPr="00844D64">
        <w:rPr>
          <w:rFonts w:ascii="Arial" w:hAnsi="Arial" w:cs="Arial"/>
          <w:b/>
          <w:bCs/>
          <w:sz w:val="22"/>
          <w:szCs w:val="22"/>
        </w:rPr>
        <w:t>User Acceptance Testing</w:t>
      </w:r>
      <w:r w:rsidR="0078198F">
        <w:rPr>
          <w:rFonts w:ascii="Arial" w:hAnsi="Arial" w:cs="Arial"/>
          <w:b/>
          <w:bCs/>
          <w:sz w:val="22"/>
          <w:szCs w:val="22"/>
        </w:rPr>
        <w:t>”, “</w:t>
      </w:r>
      <w:r w:rsidR="0078198F" w:rsidRPr="00844D64">
        <w:rPr>
          <w:rFonts w:ascii="Arial" w:hAnsi="Arial" w:cs="Arial"/>
          <w:b/>
          <w:bCs/>
          <w:sz w:val="22"/>
          <w:szCs w:val="22"/>
        </w:rPr>
        <w:t>UAT</w:t>
      </w:r>
      <w:r w:rsidR="0078198F">
        <w:rPr>
          <w:rFonts w:ascii="Arial" w:hAnsi="Arial" w:cs="Arial"/>
          <w:b/>
          <w:bCs/>
          <w:sz w:val="22"/>
          <w:szCs w:val="22"/>
        </w:rPr>
        <w:t>”</w:t>
      </w:r>
      <w:r w:rsidR="00844D64" w:rsidRPr="00844D64">
        <w:rPr>
          <w:rFonts w:ascii="Arial" w:hAnsi="Arial" w:cs="Arial"/>
          <w:sz w:val="22"/>
          <w:szCs w:val="22"/>
        </w:rPr>
        <w:t xml:space="preserve"> </w:t>
      </w:r>
      <w:r>
        <w:rPr>
          <w:rFonts w:ascii="Arial" w:hAnsi="Arial" w:cs="Arial"/>
          <w:sz w:val="22"/>
          <w:szCs w:val="22"/>
        </w:rPr>
        <w:t>mean the</w:t>
      </w:r>
      <w:r w:rsidR="00844D64" w:rsidRPr="00844D64">
        <w:rPr>
          <w:rFonts w:ascii="Arial" w:hAnsi="Arial" w:cs="Arial"/>
          <w:sz w:val="22"/>
          <w:szCs w:val="22"/>
        </w:rPr>
        <w:t xml:space="preserve"> formal process where the Customer validates that the Integrations meet the specified business requirements before deployment to Production.</w:t>
      </w:r>
    </w:p>
    <w:p w14:paraId="0275619F" w14:textId="58D07A87" w:rsidR="00844D64" w:rsidRPr="00844D64" w:rsidRDefault="00844D64" w:rsidP="008C07BC">
      <w:pPr>
        <w:pStyle w:val="NormalWeb"/>
        <w:numPr>
          <w:ilvl w:val="0"/>
          <w:numId w:val="9"/>
        </w:numPr>
        <w:spacing w:line="276" w:lineRule="auto"/>
        <w:rPr>
          <w:rStyle w:val="Strong"/>
          <w:rFonts w:ascii="Arial" w:hAnsi="Arial" w:cs="Arial"/>
          <w:b w:val="0"/>
          <w:bCs w:val="0"/>
          <w:sz w:val="22"/>
          <w:szCs w:val="22"/>
        </w:rPr>
      </w:pPr>
      <w:r w:rsidRPr="00844D64">
        <w:rPr>
          <w:rFonts w:ascii="Arial" w:hAnsi="Arial" w:cs="Arial"/>
          <w:b/>
          <w:bCs/>
          <w:sz w:val="22"/>
          <w:szCs w:val="22"/>
        </w:rPr>
        <w:t>SOW Effective Date:</w:t>
      </w:r>
      <w:r w:rsidRPr="00844D64">
        <w:rPr>
          <w:rFonts w:ascii="Arial" w:hAnsi="Arial" w:cs="Arial"/>
          <w:sz w:val="22"/>
          <w:szCs w:val="22"/>
        </w:rPr>
        <w:t xml:space="preserve"> The date upon which both the Customer and the Provider have executed this SOW, signifying the official project start.</w:t>
      </w:r>
    </w:p>
    <w:p w14:paraId="7D2B009B" w14:textId="41A1DE14" w:rsidR="007761ED" w:rsidRPr="007C1406" w:rsidRDefault="007761ED" w:rsidP="008C07BC">
      <w:pPr>
        <w:pStyle w:val="NormalWeb"/>
        <w:numPr>
          <w:ilvl w:val="0"/>
          <w:numId w:val="9"/>
        </w:numPr>
        <w:spacing w:line="276" w:lineRule="auto"/>
        <w:rPr>
          <w:rFonts w:ascii="Arial" w:hAnsi="Arial" w:cs="Arial"/>
          <w:color w:val="000000" w:themeColor="text1"/>
          <w:sz w:val="22"/>
          <w:szCs w:val="22"/>
        </w:rPr>
      </w:pPr>
      <w:r w:rsidRPr="007C1406">
        <w:rPr>
          <w:rStyle w:val="Strong"/>
          <w:rFonts w:ascii="Arial" w:hAnsi="Arial" w:cs="Arial"/>
          <w:color w:val="000000" w:themeColor="text1"/>
          <w:sz w:val="22"/>
          <w:szCs w:val="22"/>
        </w:rPr>
        <w:t>“</w:t>
      </w:r>
      <w:r w:rsidR="00E164D3" w:rsidRPr="007C1406">
        <w:rPr>
          <w:rStyle w:val="Strong"/>
          <w:rFonts w:ascii="Arial" w:hAnsi="Arial" w:cs="Arial"/>
          <w:color w:val="000000" w:themeColor="text1"/>
          <w:sz w:val="22"/>
          <w:szCs w:val="22"/>
        </w:rPr>
        <w:t>Engagement</w:t>
      </w:r>
      <w:r w:rsidRPr="007C1406">
        <w:rPr>
          <w:rStyle w:val="Strong"/>
          <w:rFonts w:ascii="Arial" w:hAnsi="Arial" w:cs="Arial"/>
          <w:color w:val="000000" w:themeColor="text1"/>
          <w:sz w:val="22"/>
          <w:szCs w:val="22"/>
        </w:rPr>
        <w:t xml:space="preserve"> Term”</w:t>
      </w:r>
      <w:r w:rsidR="00DA1A33" w:rsidRPr="007C1406">
        <w:rPr>
          <w:rFonts w:ascii="Arial" w:hAnsi="Arial" w:cs="Arial"/>
          <w:color w:val="000000" w:themeColor="text1"/>
          <w:sz w:val="22"/>
          <w:szCs w:val="22"/>
        </w:rPr>
        <w:t xml:space="preserve"> </w:t>
      </w:r>
      <w:r w:rsidR="007C1406" w:rsidRPr="007C1406">
        <w:rPr>
          <w:rFonts w:ascii="Arial" w:hAnsi="Arial" w:cs="Arial"/>
          <w:color w:val="000000" w:themeColor="text1"/>
          <w:sz w:val="22"/>
          <w:szCs w:val="22"/>
        </w:rPr>
        <w:t xml:space="preserve">The duration of the services provided under this </w:t>
      </w:r>
      <w:r w:rsidR="007C1406" w:rsidRPr="007C1406">
        <w:rPr>
          <w:rFonts w:ascii="Arial" w:hAnsi="Arial" w:cs="Arial"/>
          <w:color w:val="000000" w:themeColor="text1"/>
          <w:sz w:val="22"/>
          <w:szCs w:val="22"/>
          <w:highlight w:val="yellow"/>
        </w:rPr>
        <w:t>C-5 SOW, as specified in the Exhibit A-3 Purchase Order dated January 1, 2026.</w:t>
      </w:r>
    </w:p>
    <w:p w14:paraId="73D6E181" w14:textId="0971EEEA" w:rsidR="00342B41" w:rsidRPr="00116000" w:rsidDel="00B42660" w:rsidRDefault="00342B41" w:rsidP="008C07BC">
      <w:pPr>
        <w:pStyle w:val="NormalWeb"/>
        <w:numPr>
          <w:ilvl w:val="0"/>
          <w:numId w:val="9"/>
        </w:numPr>
        <w:spacing w:line="276" w:lineRule="auto"/>
        <w:rPr>
          <w:del w:id="4" w:author="Sergei Tokmakov, Esq." w:date="2025-12-15T03:43:00Z"/>
          <w:rFonts w:ascii="Arial" w:hAnsi="Arial" w:cs="Arial"/>
          <w:color w:val="000000" w:themeColor="text1"/>
          <w:sz w:val="22"/>
          <w:szCs w:val="22"/>
        </w:rPr>
      </w:pPr>
      <w:r w:rsidRPr="00116000">
        <w:rPr>
          <w:rStyle w:val="Strong"/>
          <w:rFonts w:ascii="Arial" w:hAnsi="Arial" w:cs="Arial"/>
          <w:color w:val="000000" w:themeColor="text1"/>
          <w:sz w:val="22"/>
          <w:szCs w:val="22"/>
        </w:rPr>
        <w:t>“Deliverables”</w:t>
      </w:r>
      <w:r w:rsidRPr="00116000">
        <w:rPr>
          <w:rFonts w:ascii="Arial" w:hAnsi="Arial" w:cs="Arial"/>
          <w:color w:val="000000" w:themeColor="text1"/>
          <w:sz w:val="22"/>
          <w:szCs w:val="22"/>
        </w:rPr>
        <w:t xml:space="preserve"> mean the work product listed in Section 6 hereto.</w:t>
      </w:r>
      <w:ins w:id="5" w:author="Sergei Tokmakov, Esq." w:date="2025-12-15T03:43:00Z">
        <w:r w:rsidR="00B42660">
          <w:rPr>
            <w:rFonts w:ascii="Arial" w:hAnsi="Arial" w:cs="Arial"/>
            <w:color w:val="000000" w:themeColor="text1"/>
            <w:sz w:val="22"/>
            <w:szCs w:val="22"/>
          </w:rPr>
          <w:t xml:space="preserve"> </w:t>
        </w:r>
      </w:ins>
    </w:p>
    <w:p w14:paraId="20F2EE97" w14:textId="77777777" w:rsidR="009502F2" w:rsidRDefault="00B04BB6">
      <w:pPr>
        <w:pStyle w:val="NormalWeb"/>
        <w:numPr>
          <w:ilvl w:val="0"/>
          <w:numId w:val="9"/>
        </w:numPr>
        <w:spacing w:line="276" w:lineRule="auto"/>
        <w:pPrChange w:id="6" w:author="Sergei Tokmakov, Esq." w:date="2025-12-15T03:43:00Z">
          <w:pPr>
            <w:pStyle w:val="ListParagraph"/>
            <w:ind w:left="360"/>
          </w:pPr>
        </w:pPrChange>
      </w:pPr>
      <w:ins w:id="7" w:author="Sergei Tokmakov, Esq." w:date="2025-12-16T09:00:00Z">
        <w:r w:rsidRPr="00B42660">
          <w:rPr>
            <w:rFonts w:ascii="Arial" w:hAnsi="Arial" w:cs="Arial"/>
            <w:b/>
            <w:bCs/>
            <w:color w:val="000000"/>
            <w:sz w:val="22"/>
            <w:szCs w:val="22"/>
            <w:rPrChange w:id="8" w:author="Sergei Tokmakov, Esq." w:date="2025-12-15T03:44:00Z">
              <w:rPr/>
            </w:rPrChange>
          </w:rPr>
          <w:t>"Exhibit D: 2026 Technical Roadmap" or "Exhibit D Roadmap"</w:t>
        </w:r>
        <w:r w:rsidRPr="00B42660">
          <w:rPr>
            <w:rFonts w:ascii="Arial" w:hAnsi="Arial" w:cs="Arial"/>
            <w:color w:val="000000"/>
            <w:sz w:val="22"/>
            <w:szCs w:val="22"/>
            <w:rPrChange w:id="9" w:author="Sergei Tokmakov, Esq." w:date="2025-12-15T03:43:00Z">
              <w:rPr/>
            </w:rPrChange>
          </w:rPr>
          <w:t xml:space="preserve"> means the detailed project implementation roadmap spreadsheet attached to this C-5 SOW as Exhibit D, which specifies the Initial Flows, implementation priorities, target milestones, and project timeline. Exhibit D is hereby incorporated into this C-5 SOW by this reference and shall be binding on the Parties subject to the Change Management Process.</w:t>
        </w:r>
      </w:ins>
    </w:p>
    <w:p w14:paraId="5A55AB9E" w14:textId="483F3964" w:rsidR="007761ED" w:rsidRPr="00116000" w:rsidRDefault="007761ED" w:rsidP="008C07BC">
      <w:pPr>
        <w:pStyle w:val="NormalWeb"/>
        <w:numPr>
          <w:ilvl w:val="0"/>
          <w:numId w:val="9"/>
        </w:numPr>
        <w:spacing w:line="276" w:lineRule="auto"/>
        <w:rPr>
          <w:rFonts w:ascii="Arial" w:hAnsi="Arial" w:cs="Arial"/>
          <w:color w:val="000000" w:themeColor="text1"/>
          <w:sz w:val="22"/>
          <w:szCs w:val="22"/>
        </w:rPr>
      </w:pPr>
      <w:r w:rsidRPr="00116000">
        <w:rPr>
          <w:rStyle w:val="Strong"/>
          <w:rFonts w:ascii="Arial" w:hAnsi="Arial" w:cs="Arial"/>
          <w:color w:val="000000" w:themeColor="text1"/>
          <w:sz w:val="22"/>
          <w:szCs w:val="22"/>
        </w:rPr>
        <w:t>“Fees”</w:t>
      </w:r>
      <w:r w:rsidR="00DA1A33" w:rsidRPr="00116000">
        <w:rPr>
          <w:rFonts w:ascii="Arial" w:hAnsi="Arial" w:cs="Arial"/>
          <w:color w:val="000000" w:themeColor="text1"/>
          <w:sz w:val="22"/>
          <w:szCs w:val="22"/>
        </w:rPr>
        <w:t xml:space="preserve"> </w:t>
      </w:r>
      <w:r w:rsidRPr="00116000">
        <w:rPr>
          <w:rFonts w:ascii="Arial" w:hAnsi="Arial" w:cs="Arial"/>
          <w:color w:val="000000" w:themeColor="text1"/>
          <w:sz w:val="22"/>
          <w:szCs w:val="22"/>
        </w:rPr>
        <w:t xml:space="preserve">mean the amounts payable under </w:t>
      </w:r>
      <w:r w:rsidRPr="007C1406">
        <w:rPr>
          <w:rFonts w:ascii="Arial" w:hAnsi="Arial" w:cs="Arial"/>
          <w:color w:val="000000" w:themeColor="text1"/>
          <w:sz w:val="22"/>
          <w:szCs w:val="22"/>
          <w:highlight w:val="yellow"/>
        </w:rPr>
        <w:t xml:space="preserve">Section </w:t>
      </w:r>
      <w:r w:rsidR="006230B0" w:rsidRPr="007C1406">
        <w:rPr>
          <w:rFonts w:ascii="Arial" w:hAnsi="Arial" w:cs="Arial"/>
          <w:color w:val="000000" w:themeColor="text1"/>
          <w:sz w:val="22"/>
          <w:szCs w:val="22"/>
          <w:highlight w:val="yellow"/>
        </w:rPr>
        <w:t>8 hereto</w:t>
      </w:r>
      <w:r w:rsidRPr="007C1406">
        <w:rPr>
          <w:rFonts w:ascii="Arial" w:hAnsi="Arial" w:cs="Arial"/>
          <w:color w:val="000000" w:themeColor="text1"/>
          <w:sz w:val="22"/>
          <w:szCs w:val="22"/>
          <w:highlight w:val="yellow"/>
        </w:rPr>
        <w:t>.</w:t>
      </w:r>
    </w:p>
    <w:p w14:paraId="24B945E7" w14:textId="53A4D7CB" w:rsidR="007761ED" w:rsidRPr="00116000" w:rsidRDefault="007761ED" w:rsidP="008C07BC">
      <w:pPr>
        <w:pStyle w:val="NormalWeb"/>
        <w:numPr>
          <w:ilvl w:val="0"/>
          <w:numId w:val="9"/>
        </w:numPr>
        <w:spacing w:line="276" w:lineRule="auto"/>
        <w:rPr>
          <w:rFonts w:ascii="Arial" w:hAnsi="Arial" w:cs="Arial"/>
          <w:color w:val="000000" w:themeColor="text1"/>
          <w:sz w:val="22"/>
          <w:szCs w:val="22"/>
        </w:rPr>
      </w:pPr>
      <w:r w:rsidRPr="00116000">
        <w:rPr>
          <w:rStyle w:val="Strong"/>
          <w:rFonts w:ascii="Arial" w:hAnsi="Arial" w:cs="Arial"/>
          <w:color w:val="000000" w:themeColor="text1"/>
          <w:sz w:val="22"/>
          <w:szCs w:val="22"/>
        </w:rPr>
        <w:t>“Services”</w:t>
      </w:r>
      <w:r w:rsidR="00DA1A33" w:rsidRPr="00116000">
        <w:rPr>
          <w:rFonts w:ascii="Arial" w:hAnsi="Arial" w:cs="Arial"/>
          <w:color w:val="000000" w:themeColor="text1"/>
          <w:sz w:val="22"/>
          <w:szCs w:val="22"/>
        </w:rPr>
        <w:t xml:space="preserve"> </w:t>
      </w:r>
      <w:r w:rsidRPr="00116000">
        <w:rPr>
          <w:rFonts w:ascii="Arial" w:hAnsi="Arial" w:cs="Arial"/>
          <w:color w:val="000000" w:themeColor="text1"/>
          <w:sz w:val="22"/>
          <w:szCs w:val="22"/>
        </w:rPr>
        <w:t>mean the activities</w:t>
      </w:r>
      <w:r w:rsidR="00660400" w:rsidRPr="00116000">
        <w:rPr>
          <w:rFonts w:ascii="Arial" w:hAnsi="Arial" w:cs="Arial"/>
          <w:color w:val="000000" w:themeColor="text1"/>
          <w:sz w:val="22"/>
          <w:szCs w:val="22"/>
        </w:rPr>
        <w:t xml:space="preserve"> described</w:t>
      </w:r>
      <w:r w:rsidRPr="00116000">
        <w:rPr>
          <w:rFonts w:ascii="Arial" w:hAnsi="Arial" w:cs="Arial"/>
          <w:color w:val="000000" w:themeColor="text1"/>
          <w:sz w:val="22"/>
          <w:szCs w:val="22"/>
        </w:rPr>
        <w:t xml:space="preserve"> in </w:t>
      </w:r>
      <w:r w:rsidRPr="007C1406">
        <w:rPr>
          <w:rFonts w:ascii="Arial" w:hAnsi="Arial" w:cs="Arial"/>
          <w:color w:val="000000" w:themeColor="text1"/>
          <w:sz w:val="22"/>
          <w:szCs w:val="22"/>
          <w:highlight w:val="yellow"/>
        </w:rPr>
        <w:t xml:space="preserve">Section </w:t>
      </w:r>
      <w:r w:rsidR="00660400" w:rsidRPr="007C1406">
        <w:rPr>
          <w:rFonts w:ascii="Arial" w:hAnsi="Arial" w:cs="Arial"/>
          <w:color w:val="000000" w:themeColor="text1"/>
          <w:sz w:val="22"/>
          <w:szCs w:val="22"/>
          <w:highlight w:val="yellow"/>
        </w:rPr>
        <w:t>4 hereto</w:t>
      </w:r>
      <w:r w:rsidRPr="007C1406">
        <w:rPr>
          <w:rFonts w:ascii="Arial" w:hAnsi="Arial" w:cs="Arial"/>
          <w:color w:val="000000" w:themeColor="text1"/>
          <w:sz w:val="22"/>
          <w:szCs w:val="22"/>
          <w:highlight w:val="yellow"/>
        </w:rPr>
        <w:t>.</w:t>
      </w:r>
    </w:p>
    <w:p w14:paraId="1DCB1F8D" w14:textId="49211046" w:rsidR="007761ED" w:rsidRPr="002F6952" w:rsidRDefault="007761ED" w:rsidP="008C07BC">
      <w:pPr>
        <w:pStyle w:val="NormalWeb"/>
        <w:numPr>
          <w:ilvl w:val="0"/>
          <w:numId w:val="9"/>
        </w:numPr>
        <w:spacing w:line="276" w:lineRule="auto"/>
        <w:rPr>
          <w:rFonts w:ascii="Arial" w:hAnsi="Arial" w:cs="Arial"/>
          <w:color w:val="000000" w:themeColor="text1"/>
          <w:sz w:val="22"/>
          <w:szCs w:val="22"/>
        </w:rPr>
      </w:pPr>
      <w:r w:rsidRPr="00116000">
        <w:rPr>
          <w:rStyle w:val="Strong"/>
          <w:rFonts w:ascii="Arial" w:hAnsi="Arial" w:cs="Arial"/>
          <w:color w:val="000000" w:themeColor="text1"/>
          <w:sz w:val="22"/>
          <w:szCs w:val="22"/>
        </w:rPr>
        <w:t>“Work Product”</w:t>
      </w:r>
      <w:r w:rsidR="00DA1A33" w:rsidRPr="00116000">
        <w:rPr>
          <w:rFonts w:ascii="Arial" w:hAnsi="Arial" w:cs="Arial"/>
          <w:color w:val="000000" w:themeColor="text1"/>
          <w:sz w:val="22"/>
          <w:szCs w:val="22"/>
        </w:rPr>
        <w:t xml:space="preserve"> </w:t>
      </w:r>
      <w:r w:rsidRPr="00116000">
        <w:rPr>
          <w:rFonts w:ascii="Arial" w:hAnsi="Arial" w:cs="Arial"/>
          <w:color w:val="000000" w:themeColor="text1"/>
          <w:sz w:val="22"/>
          <w:szCs w:val="22"/>
        </w:rPr>
        <w:t xml:space="preserve">means reports, analyses, roadmaps, prototypes, and other materials produced for </w:t>
      </w:r>
      <w:r w:rsidR="00832C19" w:rsidRPr="00116000">
        <w:rPr>
          <w:rFonts w:ascii="Arial" w:hAnsi="Arial" w:cs="Arial"/>
          <w:color w:val="000000" w:themeColor="text1"/>
          <w:sz w:val="22"/>
          <w:szCs w:val="22"/>
        </w:rPr>
        <w:t>Customer</w:t>
      </w:r>
      <w:r w:rsidRPr="00116000">
        <w:rPr>
          <w:rFonts w:ascii="Arial" w:hAnsi="Arial" w:cs="Arial"/>
          <w:color w:val="000000" w:themeColor="text1"/>
          <w:sz w:val="22"/>
          <w:szCs w:val="22"/>
        </w:rPr>
        <w:t xml:space="preserve"> under this </w:t>
      </w:r>
      <w:r w:rsidR="00D61B34">
        <w:rPr>
          <w:rFonts w:ascii="Arial" w:hAnsi="Arial" w:cs="Arial"/>
          <w:color w:val="000000" w:themeColor="text1"/>
          <w:sz w:val="22"/>
          <w:szCs w:val="22"/>
        </w:rPr>
        <w:t>C-5</w:t>
      </w:r>
      <w:r w:rsidR="00CB63A2" w:rsidRPr="00116000">
        <w:rPr>
          <w:rFonts w:ascii="Arial" w:hAnsi="Arial" w:cs="Arial"/>
          <w:color w:val="000000" w:themeColor="text1"/>
          <w:sz w:val="22"/>
          <w:szCs w:val="22"/>
        </w:rPr>
        <w:t xml:space="preserve"> SOW</w:t>
      </w:r>
      <w:r w:rsidRPr="00116000">
        <w:rPr>
          <w:rFonts w:ascii="Arial" w:hAnsi="Arial" w:cs="Arial"/>
          <w:color w:val="000000" w:themeColor="text1"/>
          <w:sz w:val="22"/>
          <w:szCs w:val="22"/>
        </w:rPr>
        <w:t>.</w:t>
      </w:r>
    </w:p>
    <w:p w14:paraId="14861B99" w14:textId="50B610CA" w:rsidR="007761ED" w:rsidRDefault="00DA1A33" w:rsidP="008C07BC">
      <w:pPr>
        <w:pStyle w:val="Heading2"/>
        <w:numPr>
          <w:ilvl w:val="0"/>
          <w:numId w:val="73"/>
        </w:numPr>
        <w:spacing w:line="276" w:lineRule="auto"/>
        <w:rPr>
          <w:rFonts w:ascii="Arial" w:hAnsi="Arial" w:cs="Arial"/>
          <w:b/>
          <w:bCs/>
          <w:color w:val="000000" w:themeColor="text1"/>
          <w:sz w:val="22"/>
          <w:szCs w:val="22"/>
        </w:rPr>
      </w:pPr>
      <w:r w:rsidRPr="002F6952">
        <w:rPr>
          <w:rFonts w:ascii="Arial" w:hAnsi="Arial" w:cs="Arial"/>
          <w:b/>
          <w:bCs/>
          <w:color w:val="000000" w:themeColor="text1"/>
          <w:sz w:val="22"/>
          <w:szCs w:val="22"/>
        </w:rPr>
        <w:t xml:space="preserve">SCOPE OF SERVICES </w:t>
      </w:r>
    </w:p>
    <w:p w14:paraId="7290CD0A" w14:textId="77777777" w:rsidR="00FE642C" w:rsidRPr="00FE642C" w:rsidRDefault="00FE642C" w:rsidP="008C07BC">
      <w:pPr>
        <w:spacing w:line="276" w:lineRule="auto"/>
      </w:pPr>
    </w:p>
    <w:p w14:paraId="3B8B5FA1" w14:textId="4E029736" w:rsidR="00DD61BC" w:rsidRPr="00FE642C" w:rsidRDefault="00A114F7" w:rsidP="008C07BC">
      <w:pPr>
        <w:pStyle w:val="ListParagraph"/>
        <w:numPr>
          <w:ilvl w:val="1"/>
          <w:numId w:val="73"/>
        </w:numPr>
        <w:spacing w:line="276" w:lineRule="auto"/>
        <w:ind w:left="720"/>
        <w:rPr>
          <w:rFonts w:ascii="Arial" w:hAnsi="Arial" w:cs="Arial"/>
          <w:b/>
          <w:bCs/>
          <w:sz w:val="22"/>
          <w:szCs w:val="22"/>
        </w:rPr>
      </w:pPr>
      <w:r w:rsidRPr="00FE642C">
        <w:rPr>
          <w:rFonts w:ascii="Arial" w:hAnsi="Arial" w:cs="Arial"/>
          <w:b/>
          <w:bCs/>
          <w:sz w:val="22"/>
          <w:szCs w:val="22"/>
        </w:rPr>
        <w:t>Project Objectives</w:t>
      </w:r>
    </w:p>
    <w:p w14:paraId="7C112BE2" w14:textId="77777777" w:rsidR="00DD61BC" w:rsidRPr="00DD61BC" w:rsidRDefault="00DD61BC" w:rsidP="008C07BC">
      <w:pPr>
        <w:pStyle w:val="ListParagraph"/>
        <w:spacing w:line="276" w:lineRule="auto"/>
        <w:rPr>
          <w:rFonts w:ascii="Arial" w:hAnsi="Arial" w:cs="Arial"/>
          <w:b/>
          <w:bCs/>
          <w:sz w:val="22"/>
          <w:szCs w:val="22"/>
        </w:rPr>
      </w:pPr>
    </w:p>
    <w:p w14:paraId="197A2A80" w14:textId="77777777" w:rsidR="002F6952" w:rsidRPr="002F6952" w:rsidRDefault="002F6952" w:rsidP="008C07BC">
      <w:pPr>
        <w:pStyle w:val="ListParagraph"/>
        <w:numPr>
          <w:ilvl w:val="0"/>
          <w:numId w:val="74"/>
        </w:numPr>
        <w:spacing w:line="276" w:lineRule="auto"/>
        <w:rPr>
          <w:rFonts w:ascii="Arial" w:hAnsi="Arial" w:cs="Arial"/>
          <w:sz w:val="22"/>
          <w:szCs w:val="22"/>
        </w:rPr>
      </w:pPr>
      <w:r w:rsidRPr="002F6952">
        <w:rPr>
          <w:rFonts w:ascii="Arial" w:hAnsi="Arial" w:cs="Arial"/>
          <w:sz w:val="22"/>
          <w:szCs w:val="22"/>
        </w:rPr>
        <w:lastRenderedPageBreak/>
        <w:t>Successful deployment and configuration of the iPaaS environment by the Provider.</w:t>
      </w:r>
    </w:p>
    <w:p w14:paraId="7543BD97" w14:textId="77777777" w:rsidR="002F6952" w:rsidRPr="002F6952" w:rsidRDefault="002F6952" w:rsidP="008C07BC">
      <w:pPr>
        <w:pStyle w:val="ListParagraph"/>
        <w:numPr>
          <w:ilvl w:val="0"/>
          <w:numId w:val="74"/>
        </w:numPr>
        <w:spacing w:line="276" w:lineRule="auto"/>
        <w:rPr>
          <w:rFonts w:ascii="Arial" w:hAnsi="Arial" w:cs="Arial"/>
          <w:sz w:val="22"/>
          <w:szCs w:val="22"/>
        </w:rPr>
      </w:pPr>
      <w:r w:rsidRPr="002F6952">
        <w:rPr>
          <w:rFonts w:ascii="Arial" w:hAnsi="Arial" w:cs="Arial"/>
          <w:sz w:val="22"/>
          <w:szCs w:val="22"/>
        </w:rPr>
        <w:t>Development, testing, and deployment of all defined Integrations.</w:t>
      </w:r>
    </w:p>
    <w:p w14:paraId="07EF24D7" w14:textId="77777777" w:rsidR="002F6952" w:rsidRPr="002F6952" w:rsidRDefault="002F6952" w:rsidP="008C07BC">
      <w:pPr>
        <w:pStyle w:val="ListParagraph"/>
        <w:numPr>
          <w:ilvl w:val="0"/>
          <w:numId w:val="74"/>
        </w:numPr>
        <w:spacing w:line="276" w:lineRule="auto"/>
        <w:rPr>
          <w:rFonts w:ascii="Arial" w:hAnsi="Arial" w:cs="Arial"/>
          <w:sz w:val="22"/>
          <w:szCs w:val="22"/>
        </w:rPr>
      </w:pPr>
      <w:r w:rsidRPr="002F6952">
        <w:rPr>
          <w:rFonts w:ascii="Arial" w:hAnsi="Arial" w:cs="Arial"/>
          <w:sz w:val="22"/>
          <w:szCs w:val="22"/>
        </w:rPr>
        <w:t>Establishment of monitoring, alerting, and logging capabilities for all Integrations.</w:t>
      </w:r>
    </w:p>
    <w:p w14:paraId="362CF3E5" w14:textId="2BC38C6E" w:rsidR="002F6952" w:rsidRPr="002F6952" w:rsidRDefault="002F6952" w:rsidP="008C07BC">
      <w:pPr>
        <w:pStyle w:val="ListParagraph"/>
        <w:numPr>
          <w:ilvl w:val="0"/>
          <w:numId w:val="74"/>
        </w:numPr>
        <w:spacing w:line="276" w:lineRule="auto"/>
        <w:rPr>
          <w:rFonts w:ascii="Arial" w:hAnsi="Arial" w:cs="Arial"/>
          <w:sz w:val="22"/>
          <w:szCs w:val="22"/>
        </w:rPr>
      </w:pPr>
      <w:r w:rsidRPr="002F6952">
        <w:rPr>
          <w:rFonts w:ascii="Arial" w:hAnsi="Arial" w:cs="Arial"/>
          <w:sz w:val="22"/>
          <w:szCs w:val="22"/>
        </w:rPr>
        <w:t>Knowledge transfer and training for the Customer's internal team.</w:t>
      </w:r>
    </w:p>
    <w:p w14:paraId="19DEC138" w14:textId="77777777" w:rsidR="00DD61BC" w:rsidRDefault="00DD61BC" w:rsidP="008C07BC">
      <w:pPr>
        <w:spacing w:line="276" w:lineRule="auto"/>
        <w:rPr>
          <w:rFonts w:ascii="Arial" w:hAnsi="Arial" w:cs="Arial"/>
          <w:sz w:val="22"/>
          <w:szCs w:val="22"/>
        </w:rPr>
      </w:pPr>
    </w:p>
    <w:p w14:paraId="034E6B20" w14:textId="77777777" w:rsidR="00744F7E" w:rsidRDefault="00FE642C" w:rsidP="008C07BC">
      <w:pPr>
        <w:pStyle w:val="ListParagraph"/>
        <w:numPr>
          <w:ilvl w:val="1"/>
          <w:numId w:val="73"/>
        </w:numPr>
        <w:spacing w:line="276" w:lineRule="auto"/>
        <w:ind w:left="720"/>
        <w:rPr>
          <w:rFonts w:ascii="Arial" w:hAnsi="Arial" w:cs="Arial"/>
          <w:b/>
          <w:bCs/>
          <w:sz w:val="22"/>
          <w:szCs w:val="22"/>
        </w:rPr>
      </w:pPr>
      <w:r>
        <w:rPr>
          <w:rFonts w:ascii="Arial" w:hAnsi="Arial" w:cs="Arial"/>
          <w:b/>
          <w:bCs/>
          <w:sz w:val="22"/>
          <w:szCs w:val="22"/>
        </w:rPr>
        <w:t>In-Scope Services</w:t>
      </w:r>
    </w:p>
    <w:p w14:paraId="502A4C8B" w14:textId="77777777" w:rsidR="00744F7E" w:rsidRDefault="00744F7E" w:rsidP="008C07BC">
      <w:pPr>
        <w:pStyle w:val="ListParagraph"/>
        <w:spacing w:line="276" w:lineRule="auto"/>
        <w:rPr>
          <w:rFonts w:ascii="Arial" w:hAnsi="Arial" w:cs="Arial"/>
          <w:b/>
          <w:bCs/>
          <w:sz w:val="22"/>
          <w:szCs w:val="22"/>
        </w:rPr>
      </w:pPr>
    </w:p>
    <w:p w14:paraId="0754B98B" w14:textId="77777777" w:rsidR="00744F7E" w:rsidRDefault="00FE642C" w:rsidP="008C07BC">
      <w:pPr>
        <w:pStyle w:val="ListParagraph"/>
        <w:numPr>
          <w:ilvl w:val="2"/>
          <w:numId w:val="73"/>
        </w:numPr>
        <w:spacing w:line="276" w:lineRule="auto"/>
        <w:ind w:firstLine="0"/>
        <w:rPr>
          <w:rFonts w:ascii="Arial" w:hAnsi="Arial" w:cs="Arial"/>
          <w:b/>
          <w:bCs/>
          <w:sz w:val="22"/>
          <w:szCs w:val="22"/>
        </w:rPr>
      </w:pPr>
      <w:r w:rsidRPr="00744F7E">
        <w:rPr>
          <w:rFonts w:ascii="Arial" w:hAnsi="Arial" w:cs="Arial"/>
          <w:b/>
          <w:bCs/>
          <w:sz w:val="22"/>
          <w:szCs w:val="22"/>
        </w:rPr>
        <w:t>Integrations (Technologies to be enabled)</w:t>
      </w:r>
    </w:p>
    <w:p w14:paraId="442AB578" w14:textId="77777777" w:rsidR="00FD7325" w:rsidRPr="00FD7325" w:rsidRDefault="00FD7325" w:rsidP="008C07BC">
      <w:pPr>
        <w:spacing w:line="276" w:lineRule="auto"/>
        <w:ind w:left="1440"/>
        <w:rPr>
          <w:rFonts w:ascii="Arial" w:hAnsi="Arial" w:cs="Arial"/>
          <w:sz w:val="22"/>
          <w:szCs w:val="22"/>
        </w:rPr>
      </w:pPr>
      <w:r w:rsidRPr="00FD7325">
        <w:rPr>
          <w:rFonts w:ascii="Arial" w:hAnsi="Arial" w:cs="Arial"/>
          <w:sz w:val="22"/>
          <w:szCs w:val="22"/>
        </w:rPr>
        <w:t xml:space="preserve">The foundation of the Providers iPaaS platform is its robust ecosystem of Integrations that securely and reliably connect to third-party systems. Integrations establish the communication required for the Customer to build and maintain automated workflows across third-party technologies. </w:t>
      </w:r>
      <w:r w:rsidRPr="00FD7325">
        <w:rPr>
          <w:rFonts w:ascii="Arial" w:hAnsi="Arial" w:cs="Arial"/>
          <w:sz w:val="22"/>
          <w:szCs w:val="22"/>
        </w:rPr>
        <w:br/>
      </w:r>
      <w:r w:rsidRPr="00FD7325">
        <w:rPr>
          <w:rFonts w:ascii="Arial" w:hAnsi="Arial" w:cs="Arial"/>
          <w:sz w:val="22"/>
          <w:szCs w:val="22"/>
        </w:rPr>
        <w:br/>
        <w:t>Listed below are a list of in-scope, approved integrations for this C-5 SOW.</w:t>
      </w:r>
    </w:p>
    <w:p w14:paraId="358087F9" w14:textId="77777777" w:rsidR="00FD7325" w:rsidRPr="00364752" w:rsidRDefault="00FD7325" w:rsidP="008C07BC">
      <w:pPr>
        <w:pStyle w:val="ListParagraph"/>
        <w:spacing w:line="276" w:lineRule="auto"/>
        <w:ind w:left="360"/>
        <w:rPr>
          <w:rFonts w:ascii="Arial" w:hAnsi="Arial" w:cs="Arial"/>
          <w:sz w:val="22"/>
          <w:szCs w:val="22"/>
        </w:rPr>
      </w:pPr>
    </w:p>
    <w:tbl>
      <w:tblPr>
        <w:tblStyle w:val="TableGrid"/>
        <w:tblW w:w="7706" w:type="dxa"/>
        <w:tblInd w:w="1435" w:type="dxa"/>
        <w:tblLook w:val="04A0" w:firstRow="1" w:lastRow="0" w:firstColumn="1" w:lastColumn="0" w:noHBand="0" w:noVBand="1"/>
      </w:tblPr>
      <w:tblGrid>
        <w:gridCol w:w="1620"/>
        <w:gridCol w:w="2200"/>
        <w:gridCol w:w="3886"/>
      </w:tblGrid>
      <w:tr w:rsidR="00FD7325" w14:paraId="78F36A19" w14:textId="77777777" w:rsidTr="00AC1AC0">
        <w:trPr>
          <w:trHeight w:val="360"/>
        </w:trPr>
        <w:tc>
          <w:tcPr>
            <w:tcW w:w="1620" w:type="dxa"/>
            <w:shd w:val="clear" w:color="auto" w:fill="E7E6E6" w:themeFill="background2"/>
            <w:vAlign w:val="center"/>
          </w:tcPr>
          <w:p w14:paraId="1EED2AF5" w14:textId="77777777" w:rsidR="00FD7325" w:rsidRPr="00FE642C" w:rsidRDefault="00FD7325" w:rsidP="008C07BC">
            <w:pPr>
              <w:pStyle w:val="ListParagraph"/>
              <w:spacing w:line="276" w:lineRule="auto"/>
              <w:ind w:left="0"/>
              <w:rPr>
                <w:rFonts w:ascii="Arial" w:hAnsi="Arial" w:cs="Arial"/>
                <w:sz w:val="20"/>
                <w:szCs w:val="20"/>
              </w:rPr>
            </w:pPr>
            <w:r w:rsidRPr="00FE642C">
              <w:rPr>
                <w:rStyle w:val="Strong"/>
                <w:rFonts w:ascii="Arial" w:hAnsi="Arial" w:cs="Arial"/>
                <w:color w:val="1F1F1F"/>
                <w:sz w:val="20"/>
                <w:szCs w:val="20"/>
                <w:bdr w:val="none" w:sz="0" w:space="0" w:color="auto" w:frame="1"/>
              </w:rPr>
              <w:t>I</w:t>
            </w:r>
            <w:r w:rsidRPr="00FE642C">
              <w:rPr>
                <w:rStyle w:val="Strong"/>
                <w:rFonts w:ascii="Arial" w:hAnsi="Arial" w:cs="Arial"/>
                <w:sz w:val="20"/>
                <w:szCs w:val="20"/>
              </w:rPr>
              <w:t>ntegration</w:t>
            </w:r>
            <w:r w:rsidRPr="00FE642C">
              <w:rPr>
                <w:rStyle w:val="Strong"/>
                <w:rFonts w:ascii="Arial" w:hAnsi="Arial" w:cs="Arial"/>
                <w:color w:val="1F1F1F"/>
                <w:sz w:val="20"/>
                <w:szCs w:val="20"/>
                <w:bdr w:val="none" w:sz="0" w:space="0" w:color="auto" w:frame="1"/>
              </w:rPr>
              <w:t xml:space="preserve"> ID</w:t>
            </w:r>
          </w:p>
        </w:tc>
        <w:tc>
          <w:tcPr>
            <w:tcW w:w="2200" w:type="dxa"/>
            <w:shd w:val="clear" w:color="auto" w:fill="E7E6E6" w:themeFill="background2"/>
            <w:vAlign w:val="center"/>
          </w:tcPr>
          <w:p w14:paraId="0B95C822" w14:textId="77777777" w:rsidR="00FD7325" w:rsidRPr="00FE642C" w:rsidRDefault="00FD7325" w:rsidP="008C07BC">
            <w:pPr>
              <w:pStyle w:val="ListParagraph"/>
              <w:spacing w:line="276" w:lineRule="auto"/>
              <w:ind w:left="0"/>
              <w:rPr>
                <w:rFonts w:ascii="Arial" w:hAnsi="Arial" w:cs="Arial"/>
                <w:sz w:val="20"/>
                <w:szCs w:val="20"/>
              </w:rPr>
            </w:pPr>
            <w:r w:rsidRPr="00FE642C">
              <w:rPr>
                <w:rStyle w:val="Strong"/>
                <w:rFonts w:ascii="Arial" w:hAnsi="Arial" w:cs="Arial"/>
                <w:color w:val="1F1F1F"/>
                <w:sz w:val="20"/>
                <w:szCs w:val="20"/>
                <w:bdr w:val="none" w:sz="0" w:space="0" w:color="auto" w:frame="1"/>
              </w:rPr>
              <w:t>Integration Name</w:t>
            </w:r>
          </w:p>
        </w:tc>
        <w:tc>
          <w:tcPr>
            <w:tcW w:w="3886" w:type="dxa"/>
            <w:shd w:val="clear" w:color="auto" w:fill="E7E6E6" w:themeFill="background2"/>
            <w:vAlign w:val="center"/>
          </w:tcPr>
          <w:p w14:paraId="0C2B6CA3" w14:textId="77777777" w:rsidR="00FD7325" w:rsidRPr="00FE642C" w:rsidRDefault="00FD7325" w:rsidP="008C07BC">
            <w:pPr>
              <w:pStyle w:val="ListParagraph"/>
              <w:spacing w:line="276" w:lineRule="auto"/>
              <w:ind w:left="0"/>
              <w:rPr>
                <w:rFonts w:ascii="Arial" w:hAnsi="Arial" w:cs="Arial"/>
                <w:sz w:val="20"/>
                <w:szCs w:val="20"/>
              </w:rPr>
            </w:pPr>
            <w:r w:rsidRPr="00FE642C">
              <w:rPr>
                <w:rStyle w:val="Strong"/>
                <w:rFonts w:ascii="Arial" w:hAnsi="Arial" w:cs="Arial"/>
                <w:color w:val="1F1F1F"/>
                <w:sz w:val="20"/>
                <w:szCs w:val="20"/>
                <w:bdr w:val="none" w:sz="0" w:space="0" w:color="auto" w:frame="1"/>
              </w:rPr>
              <w:t>Category/Function</w:t>
            </w:r>
          </w:p>
        </w:tc>
      </w:tr>
      <w:tr w:rsidR="00FD7325" w14:paraId="60AB3324" w14:textId="77777777" w:rsidTr="00AC1AC0">
        <w:trPr>
          <w:trHeight w:val="360"/>
        </w:trPr>
        <w:tc>
          <w:tcPr>
            <w:tcW w:w="1620" w:type="dxa"/>
            <w:vAlign w:val="center"/>
          </w:tcPr>
          <w:p w14:paraId="2D3A4CD3"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b/>
                <w:bCs/>
                <w:color w:val="1F1F1F"/>
                <w:sz w:val="20"/>
                <w:szCs w:val="20"/>
                <w:bdr w:val="none" w:sz="0" w:space="0" w:color="auto" w:frame="1"/>
              </w:rPr>
              <w:t>INT</w:t>
            </w:r>
            <w:r w:rsidRPr="00FE642C">
              <w:rPr>
                <w:rFonts w:ascii="Arial" w:hAnsi="Arial" w:cs="Arial"/>
                <w:b/>
                <w:bCs/>
                <w:color w:val="1F1F1F"/>
                <w:sz w:val="20"/>
                <w:szCs w:val="20"/>
                <w:bdr w:val="none" w:sz="0" w:space="0" w:color="auto" w:frame="1"/>
              </w:rPr>
              <w:t>-01</w:t>
            </w:r>
          </w:p>
        </w:tc>
        <w:tc>
          <w:tcPr>
            <w:tcW w:w="2200" w:type="dxa"/>
            <w:vAlign w:val="center"/>
          </w:tcPr>
          <w:p w14:paraId="30A20B5A"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Dutchie</w:t>
            </w:r>
          </w:p>
        </w:tc>
        <w:tc>
          <w:tcPr>
            <w:tcW w:w="3886" w:type="dxa"/>
            <w:vAlign w:val="center"/>
          </w:tcPr>
          <w:p w14:paraId="539A4739"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color w:val="1F1F1F"/>
                <w:sz w:val="20"/>
                <w:szCs w:val="20"/>
                <w:bdr w:val="none" w:sz="0" w:space="0" w:color="auto" w:frame="1"/>
              </w:rPr>
              <w:t>ec</w:t>
            </w:r>
            <w:r w:rsidRPr="00FE642C">
              <w:rPr>
                <w:rFonts w:ascii="Arial" w:hAnsi="Arial" w:cs="Arial"/>
                <w:color w:val="1F1F1F"/>
                <w:sz w:val="20"/>
                <w:szCs w:val="20"/>
                <w:bdr w:val="none" w:sz="0" w:space="0" w:color="auto" w:frame="1"/>
              </w:rPr>
              <w:t>ommerce/POS</w:t>
            </w:r>
          </w:p>
        </w:tc>
      </w:tr>
      <w:tr w:rsidR="00FD7325" w14:paraId="01DFD5B6" w14:textId="77777777" w:rsidTr="00AC1AC0">
        <w:trPr>
          <w:trHeight w:val="360"/>
        </w:trPr>
        <w:tc>
          <w:tcPr>
            <w:tcW w:w="1620" w:type="dxa"/>
            <w:vAlign w:val="center"/>
          </w:tcPr>
          <w:p w14:paraId="22D5D953"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b/>
                <w:bCs/>
                <w:color w:val="1F1F1F"/>
                <w:sz w:val="20"/>
                <w:szCs w:val="20"/>
                <w:bdr w:val="none" w:sz="0" w:space="0" w:color="auto" w:frame="1"/>
              </w:rPr>
              <w:t>INT</w:t>
            </w:r>
            <w:r w:rsidRPr="00FE642C">
              <w:rPr>
                <w:rFonts w:ascii="Arial" w:hAnsi="Arial" w:cs="Arial"/>
                <w:b/>
                <w:bCs/>
                <w:color w:val="1F1F1F"/>
                <w:sz w:val="20"/>
                <w:szCs w:val="20"/>
                <w:bdr w:val="none" w:sz="0" w:space="0" w:color="auto" w:frame="1"/>
              </w:rPr>
              <w:t>-02</w:t>
            </w:r>
          </w:p>
        </w:tc>
        <w:tc>
          <w:tcPr>
            <w:tcW w:w="2200" w:type="dxa"/>
            <w:vAlign w:val="center"/>
          </w:tcPr>
          <w:p w14:paraId="00FF188D"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Treez</w:t>
            </w:r>
          </w:p>
        </w:tc>
        <w:tc>
          <w:tcPr>
            <w:tcW w:w="3886" w:type="dxa"/>
            <w:vAlign w:val="center"/>
          </w:tcPr>
          <w:p w14:paraId="555D9311"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 xml:space="preserve">Cannabis </w:t>
            </w:r>
            <w:r>
              <w:rPr>
                <w:rFonts w:ascii="Arial" w:hAnsi="Arial" w:cs="Arial"/>
                <w:color w:val="1F1F1F"/>
                <w:sz w:val="20"/>
                <w:szCs w:val="20"/>
                <w:bdr w:val="none" w:sz="0" w:space="0" w:color="auto" w:frame="1"/>
              </w:rPr>
              <w:t>c</w:t>
            </w:r>
            <w:r w:rsidRPr="00FE642C">
              <w:rPr>
                <w:rFonts w:ascii="Arial" w:hAnsi="Arial" w:cs="Arial"/>
                <w:color w:val="1F1F1F"/>
                <w:sz w:val="20"/>
                <w:szCs w:val="20"/>
                <w:bdr w:val="none" w:sz="0" w:space="0" w:color="auto" w:frame="1"/>
              </w:rPr>
              <w:t>ompliance/POS</w:t>
            </w:r>
            <w:r>
              <w:rPr>
                <w:rFonts w:ascii="Arial" w:hAnsi="Arial" w:cs="Arial"/>
                <w:color w:val="1F1F1F"/>
                <w:sz w:val="20"/>
                <w:szCs w:val="20"/>
                <w:bdr w:val="none" w:sz="0" w:space="0" w:color="auto" w:frame="1"/>
              </w:rPr>
              <w:t>/ecommerce</w:t>
            </w:r>
          </w:p>
        </w:tc>
      </w:tr>
      <w:tr w:rsidR="00FD7325" w14:paraId="32F71B1A" w14:textId="77777777" w:rsidTr="00AC1AC0">
        <w:trPr>
          <w:trHeight w:val="360"/>
        </w:trPr>
        <w:tc>
          <w:tcPr>
            <w:tcW w:w="1620" w:type="dxa"/>
            <w:vAlign w:val="center"/>
          </w:tcPr>
          <w:p w14:paraId="03166097"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b/>
                <w:bCs/>
                <w:color w:val="1F1F1F"/>
                <w:sz w:val="20"/>
                <w:szCs w:val="20"/>
                <w:bdr w:val="none" w:sz="0" w:space="0" w:color="auto" w:frame="1"/>
              </w:rPr>
              <w:t>INT</w:t>
            </w:r>
            <w:r w:rsidRPr="00FE642C">
              <w:rPr>
                <w:rFonts w:ascii="Arial" w:hAnsi="Arial" w:cs="Arial"/>
                <w:b/>
                <w:bCs/>
                <w:color w:val="1F1F1F"/>
                <w:sz w:val="20"/>
                <w:szCs w:val="20"/>
                <w:bdr w:val="none" w:sz="0" w:space="0" w:color="auto" w:frame="1"/>
              </w:rPr>
              <w:t>-03</w:t>
            </w:r>
          </w:p>
        </w:tc>
        <w:tc>
          <w:tcPr>
            <w:tcW w:w="2200" w:type="dxa"/>
            <w:vAlign w:val="center"/>
          </w:tcPr>
          <w:p w14:paraId="0C84408D"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Springbig</w:t>
            </w:r>
          </w:p>
        </w:tc>
        <w:tc>
          <w:tcPr>
            <w:tcW w:w="3886" w:type="dxa"/>
            <w:vAlign w:val="center"/>
          </w:tcPr>
          <w:p w14:paraId="48AD1478"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Marketing/</w:t>
            </w:r>
            <w:r>
              <w:rPr>
                <w:rFonts w:ascii="Arial" w:hAnsi="Arial" w:cs="Arial"/>
                <w:color w:val="1F1F1F"/>
                <w:sz w:val="20"/>
                <w:szCs w:val="20"/>
                <w:bdr w:val="none" w:sz="0" w:space="0" w:color="auto" w:frame="1"/>
              </w:rPr>
              <w:t>l</w:t>
            </w:r>
            <w:r w:rsidRPr="00FE642C">
              <w:rPr>
                <w:rFonts w:ascii="Arial" w:hAnsi="Arial" w:cs="Arial"/>
                <w:color w:val="1F1F1F"/>
                <w:sz w:val="20"/>
                <w:szCs w:val="20"/>
                <w:bdr w:val="none" w:sz="0" w:space="0" w:color="auto" w:frame="1"/>
              </w:rPr>
              <w:t>oyalty</w:t>
            </w:r>
          </w:p>
        </w:tc>
      </w:tr>
      <w:tr w:rsidR="00FD7325" w14:paraId="27535F3C" w14:textId="77777777" w:rsidTr="00AC1AC0">
        <w:trPr>
          <w:trHeight w:val="360"/>
        </w:trPr>
        <w:tc>
          <w:tcPr>
            <w:tcW w:w="1620" w:type="dxa"/>
            <w:vAlign w:val="center"/>
          </w:tcPr>
          <w:p w14:paraId="4CD77E19"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b/>
                <w:bCs/>
                <w:color w:val="1F1F1F"/>
                <w:sz w:val="20"/>
                <w:szCs w:val="20"/>
                <w:bdr w:val="none" w:sz="0" w:space="0" w:color="auto" w:frame="1"/>
              </w:rPr>
              <w:t>INT</w:t>
            </w:r>
            <w:r w:rsidRPr="00FE642C">
              <w:rPr>
                <w:rFonts w:ascii="Arial" w:hAnsi="Arial" w:cs="Arial"/>
                <w:b/>
                <w:bCs/>
                <w:color w:val="1F1F1F"/>
                <w:sz w:val="20"/>
                <w:szCs w:val="20"/>
                <w:bdr w:val="none" w:sz="0" w:space="0" w:color="auto" w:frame="1"/>
              </w:rPr>
              <w:t>-04</w:t>
            </w:r>
          </w:p>
        </w:tc>
        <w:tc>
          <w:tcPr>
            <w:tcW w:w="2200" w:type="dxa"/>
            <w:vAlign w:val="center"/>
          </w:tcPr>
          <w:p w14:paraId="020D7421"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Klaviyo</w:t>
            </w:r>
          </w:p>
        </w:tc>
        <w:tc>
          <w:tcPr>
            <w:tcW w:w="3886" w:type="dxa"/>
            <w:vAlign w:val="center"/>
          </w:tcPr>
          <w:p w14:paraId="592CD0CE"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 xml:space="preserve">Email </w:t>
            </w:r>
            <w:r>
              <w:rPr>
                <w:rFonts w:ascii="Arial" w:hAnsi="Arial" w:cs="Arial"/>
                <w:color w:val="1F1F1F"/>
                <w:sz w:val="20"/>
                <w:szCs w:val="20"/>
                <w:bdr w:val="none" w:sz="0" w:space="0" w:color="auto" w:frame="1"/>
              </w:rPr>
              <w:t>m</w:t>
            </w:r>
            <w:r w:rsidRPr="00FE642C">
              <w:rPr>
                <w:rFonts w:ascii="Arial" w:hAnsi="Arial" w:cs="Arial"/>
                <w:color w:val="1F1F1F"/>
                <w:sz w:val="20"/>
                <w:szCs w:val="20"/>
                <w:bdr w:val="none" w:sz="0" w:space="0" w:color="auto" w:frame="1"/>
              </w:rPr>
              <w:t>arketing</w:t>
            </w:r>
            <w:r>
              <w:rPr>
                <w:rFonts w:ascii="Arial" w:hAnsi="Arial" w:cs="Arial"/>
                <w:color w:val="1F1F1F"/>
                <w:sz w:val="20"/>
                <w:szCs w:val="20"/>
                <w:bdr w:val="none" w:sz="0" w:space="0" w:color="auto" w:frame="1"/>
              </w:rPr>
              <w:t>/customer segmentation</w:t>
            </w:r>
          </w:p>
        </w:tc>
      </w:tr>
      <w:tr w:rsidR="00FD7325" w14:paraId="2151A741" w14:textId="77777777" w:rsidTr="00AC1AC0">
        <w:trPr>
          <w:trHeight w:val="360"/>
        </w:trPr>
        <w:tc>
          <w:tcPr>
            <w:tcW w:w="1620" w:type="dxa"/>
            <w:vAlign w:val="center"/>
          </w:tcPr>
          <w:p w14:paraId="44793698"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b/>
                <w:bCs/>
                <w:color w:val="1F1F1F"/>
                <w:sz w:val="20"/>
                <w:szCs w:val="20"/>
                <w:bdr w:val="none" w:sz="0" w:space="0" w:color="auto" w:frame="1"/>
              </w:rPr>
              <w:t>INT</w:t>
            </w:r>
            <w:r w:rsidRPr="00FE642C">
              <w:rPr>
                <w:rFonts w:ascii="Arial" w:hAnsi="Arial" w:cs="Arial"/>
                <w:b/>
                <w:bCs/>
                <w:color w:val="1F1F1F"/>
                <w:sz w:val="20"/>
                <w:szCs w:val="20"/>
                <w:bdr w:val="none" w:sz="0" w:space="0" w:color="auto" w:frame="1"/>
              </w:rPr>
              <w:t>-05</w:t>
            </w:r>
          </w:p>
        </w:tc>
        <w:tc>
          <w:tcPr>
            <w:tcW w:w="2200" w:type="dxa"/>
            <w:vAlign w:val="center"/>
          </w:tcPr>
          <w:p w14:paraId="79304F17"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Sage</w:t>
            </w:r>
          </w:p>
        </w:tc>
        <w:tc>
          <w:tcPr>
            <w:tcW w:w="3886" w:type="dxa"/>
            <w:vAlign w:val="center"/>
          </w:tcPr>
          <w:p w14:paraId="4D571872"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ERP/</w:t>
            </w:r>
            <w:r>
              <w:rPr>
                <w:rFonts w:ascii="Arial" w:hAnsi="Arial" w:cs="Arial"/>
                <w:color w:val="1F1F1F"/>
                <w:sz w:val="20"/>
                <w:szCs w:val="20"/>
                <w:bdr w:val="none" w:sz="0" w:space="0" w:color="auto" w:frame="1"/>
              </w:rPr>
              <w:t>a</w:t>
            </w:r>
            <w:r w:rsidRPr="00FE642C">
              <w:rPr>
                <w:rFonts w:ascii="Arial" w:hAnsi="Arial" w:cs="Arial"/>
                <w:color w:val="1F1F1F"/>
                <w:sz w:val="20"/>
                <w:szCs w:val="20"/>
                <w:bdr w:val="none" w:sz="0" w:space="0" w:color="auto" w:frame="1"/>
              </w:rPr>
              <w:t>ccounting</w:t>
            </w:r>
          </w:p>
        </w:tc>
      </w:tr>
      <w:tr w:rsidR="00FD7325" w14:paraId="4EE901C3" w14:textId="77777777" w:rsidTr="00AC1AC0">
        <w:trPr>
          <w:trHeight w:val="360"/>
        </w:trPr>
        <w:tc>
          <w:tcPr>
            <w:tcW w:w="1620" w:type="dxa"/>
            <w:vAlign w:val="center"/>
          </w:tcPr>
          <w:p w14:paraId="548A3A49"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b/>
                <w:bCs/>
                <w:color w:val="1F1F1F"/>
                <w:sz w:val="20"/>
                <w:szCs w:val="20"/>
                <w:bdr w:val="none" w:sz="0" w:space="0" w:color="auto" w:frame="1"/>
              </w:rPr>
              <w:t>INT</w:t>
            </w:r>
            <w:r w:rsidRPr="00FE642C">
              <w:rPr>
                <w:rFonts w:ascii="Arial" w:hAnsi="Arial" w:cs="Arial"/>
                <w:b/>
                <w:bCs/>
                <w:color w:val="1F1F1F"/>
                <w:sz w:val="20"/>
                <w:szCs w:val="20"/>
                <w:bdr w:val="none" w:sz="0" w:space="0" w:color="auto" w:frame="1"/>
              </w:rPr>
              <w:t>-06</w:t>
            </w:r>
          </w:p>
        </w:tc>
        <w:tc>
          <w:tcPr>
            <w:tcW w:w="2200" w:type="dxa"/>
            <w:vAlign w:val="center"/>
          </w:tcPr>
          <w:p w14:paraId="55EADBE8"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Precoro</w:t>
            </w:r>
          </w:p>
        </w:tc>
        <w:tc>
          <w:tcPr>
            <w:tcW w:w="3886" w:type="dxa"/>
            <w:vAlign w:val="center"/>
          </w:tcPr>
          <w:p w14:paraId="2E0347DF"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Procurement/P2P</w:t>
            </w:r>
          </w:p>
        </w:tc>
      </w:tr>
      <w:tr w:rsidR="00FD7325" w14:paraId="4C1CCC4E" w14:textId="77777777" w:rsidTr="00AC1AC0">
        <w:trPr>
          <w:trHeight w:val="360"/>
        </w:trPr>
        <w:tc>
          <w:tcPr>
            <w:tcW w:w="1620" w:type="dxa"/>
            <w:vAlign w:val="center"/>
          </w:tcPr>
          <w:p w14:paraId="5BF5882E"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b/>
                <w:bCs/>
                <w:color w:val="1F1F1F"/>
                <w:sz w:val="20"/>
                <w:szCs w:val="20"/>
                <w:bdr w:val="none" w:sz="0" w:space="0" w:color="auto" w:frame="1"/>
              </w:rPr>
              <w:t>INT</w:t>
            </w:r>
            <w:r w:rsidRPr="00FE642C">
              <w:rPr>
                <w:rFonts w:ascii="Arial" w:hAnsi="Arial" w:cs="Arial"/>
                <w:b/>
                <w:bCs/>
                <w:color w:val="1F1F1F"/>
                <w:sz w:val="20"/>
                <w:szCs w:val="20"/>
                <w:bdr w:val="none" w:sz="0" w:space="0" w:color="auto" w:frame="1"/>
              </w:rPr>
              <w:t>-07</w:t>
            </w:r>
          </w:p>
        </w:tc>
        <w:tc>
          <w:tcPr>
            <w:tcW w:w="2200" w:type="dxa"/>
            <w:vAlign w:val="center"/>
          </w:tcPr>
          <w:p w14:paraId="75762D97" w14:textId="5A0086F1"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LeafTrade</w:t>
            </w:r>
          </w:p>
        </w:tc>
        <w:tc>
          <w:tcPr>
            <w:tcW w:w="3886" w:type="dxa"/>
            <w:vAlign w:val="center"/>
          </w:tcPr>
          <w:p w14:paraId="51BFF4BD"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B2B</w:t>
            </w:r>
            <w:r>
              <w:rPr>
                <w:rFonts w:ascii="Arial" w:hAnsi="Arial" w:cs="Arial"/>
                <w:color w:val="1F1F1F"/>
                <w:sz w:val="20"/>
                <w:szCs w:val="20"/>
                <w:bdr w:val="none" w:sz="0" w:space="0" w:color="auto" w:frame="1"/>
              </w:rPr>
              <w:t xml:space="preserve"> w</w:t>
            </w:r>
            <w:r w:rsidRPr="00FE642C">
              <w:rPr>
                <w:rFonts w:ascii="Arial" w:hAnsi="Arial" w:cs="Arial"/>
                <w:color w:val="1F1F1F"/>
                <w:sz w:val="20"/>
                <w:szCs w:val="20"/>
                <w:bdr w:val="none" w:sz="0" w:space="0" w:color="auto" w:frame="1"/>
              </w:rPr>
              <w:t>holesale</w:t>
            </w:r>
          </w:p>
        </w:tc>
      </w:tr>
      <w:tr w:rsidR="00FD7325" w14:paraId="388EEA89" w14:textId="77777777" w:rsidTr="00AC1AC0">
        <w:trPr>
          <w:trHeight w:val="360"/>
        </w:trPr>
        <w:tc>
          <w:tcPr>
            <w:tcW w:w="1620" w:type="dxa"/>
            <w:vAlign w:val="center"/>
          </w:tcPr>
          <w:p w14:paraId="07D6976B"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b/>
                <w:bCs/>
                <w:color w:val="1F1F1F"/>
                <w:sz w:val="20"/>
                <w:szCs w:val="20"/>
                <w:bdr w:val="none" w:sz="0" w:space="0" w:color="auto" w:frame="1"/>
              </w:rPr>
              <w:t>INT</w:t>
            </w:r>
            <w:r w:rsidRPr="00FE642C">
              <w:rPr>
                <w:rFonts w:ascii="Arial" w:hAnsi="Arial" w:cs="Arial"/>
                <w:b/>
                <w:bCs/>
                <w:color w:val="1F1F1F"/>
                <w:sz w:val="20"/>
                <w:szCs w:val="20"/>
                <w:bdr w:val="none" w:sz="0" w:space="0" w:color="auto" w:frame="1"/>
              </w:rPr>
              <w:t>-08</w:t>
            </w:r>
          </w:p>
        </w:tc>
        <w:tc>
          <w:tcPr>
            <w:tcW w:w="2200" w:type="dxa"/>
            <w:vAlign w:val="center"/>
          </w:tcPr>
          <w:p w14:paraId="4E7B977F"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Canix</w:t>
            </w:r>
          </w:p>
        </w:tc>
        <w:tc>
          <w:tcPr>
            <w:tcW w:w="3886" w:type="dxa"/>
            <w:vAlign w:val="center"/>
          </w:tcPr>
          <w:p w14:paraId="766FC2BE"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Seed-to-</w:t>
            </w:r>
            <w:r>
              <w:rPr>
                <w:rFonts w:ascii="Arial" w:hAnsi="Arial" w:cs="Arial"/>
                <w:color w:val="1F1F1F"/>
                <w:sz w:val="20"/>
                <w:szCs w:val="20"/>
                <w:bdr w:val="none" w:sz="0" w:space="0" w:color="auto" w:frame="1"/>
              </w:rPr>
              <w:t>s</w:t>
            </w:r>
            <w:r w:rsidRPr="00FE642C">
              <w:rPr>
                <w:rFonts w:ascii="Arial" w:hAnsi="Arial" w:cs="Arial"/>
                <w:color w:val="1F1F1F"/>
                <w:sz w:val="20"/>
                <w:szCs w:val="20"/>
                <w:bdr w:val="none" w:sz="0" w:space="0" w:color="auto" w:frame="1"/>
              </w:rPr>
              <w:t xml:space="preserve">ale </w:t>
            </w:r>
            <w:r>
              <w:rPr>
                <w:rFonts w:ascii="Arial" w:hAnsi="Arial" w:cs="Arial"/>
                <w:color w:val="1F1F1F"/>
                <w:sz w:val="20"/>
                <w:szCs w:val="20"/>
                <w:bdr w:val="none" w:sz="0" w:space="0" w:color="auto" w:frame="1"/>
              </w:rPr>
              <w:t>t</w:t>
            </w:r>
            <w:r w:rsidRPr="00FE642C">
              <w:rPr>
                <w:rFonts w:ascii="Arial" w:hAnsi="Arial" w:cs="Arial"/>
                <w:color w:val="1F1F1F"/>
                <w:sz w:val="20"/>
                <w:szCs w:val="20"/>
                <w:bdr w:val="none" w:sz="0" w:space="0" w:color="auto" w:frame="1"/>
              </w:rPr>
              <w:t>racking</w:t>
            </w:r>
          </w:p>
        </w:tc>
      </w:tr>
      <w:tr w:rsidR="00FD7325" w14:paraId="478FF073" w14:textId="77777777" w:rsidTr="00AC1AC0">
        <w:trPr>
          <w:trHeight w:val="360"/>
        </w:trPr>
        <w:tc>
          <w:tcPr>
            <w:tcW w:w="1620" w:type="dxa"/>
            <w:vAlign w:val="center"/>
          </w:tcPr>
          <w:p w14:paraId="5DC858D1"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b/>
                <w:bCs/>
                <w:color w:val="1F1F1F"/>
                <w:sz w:val="20"/>
                <w:szCs w:val="20"/>
                <w:bdr w:val="none" w:sz="0" w:space="0" w:color="auto" w:frame="1"/>
              </w:rPr>
              <w:t>INT</w:t>
            </w:r>
            <w:r w:rsidRPr="00FE642C">
              <w:rPr>
                <w:rFonts w:ascii="Arial" w:hAnsi="Arial" w:cs="Arial"/>
                <w:b/>
                <w:bCs/>
                <w:color w:val="1F1F1F"/>
                <w:sz w:val="20"/>
                <w:szCs w:val="20"/>
                <w:bdr w:val="none" w:sz="0" w:space="0" w:color="auto" w:frame="1"/>
              </w:rPr>
              <w:t>-09</w:t>
            </w:r>
          </w:p>
        </w:tc>
        <w:tc>
          <w:tcPr>
            <w:tcW w:w="2200" w:type="dxa"/>
            <w:vAlign w:val="center"/>
          </w:tcPr>
          <w:p w14:paraId="6A043BF7"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Order.co</w:t>
            </w:r>
          </w:p>
        </w:tc>
        <w:tc>
          <w:tcPr>
            <w:tcW w:w="3886" w:type="dxa"/>
            <w:vAlign w:val="center"/>
          </w:tcPr>
          <w:p w14:paraId="3F7D5E1A" w14:textId="77777777" w:rsidR="00FD7325" w:rsidRPr="00FE642C" w:rsidRDefault="00FD7325" w:rsidP="008C07BC">
            <w:pPr>
              <w:pStyle w:val="ListParagraph"/>
              <w:spacing w:line="276" w:lineRule="auto"/>
              <w:ind w:left="0"/>
              <w:rPr>
                <w:rFonts w:ascii="Arial" w:hAnsi="Arial" w:cs="Arial"/>
                <w:sz w:val="20"/>
                <w:szCs w:val="20"/>
              </w:rPr>
            </w:pPr>
            <w:r w:rsidRPr="00FE642C">
              <w:rPr>
                <w:rFonts w:ascii="Arial" w:hAnsi="Arial" w:cs="Arial"/>
                <w:color w:val="1F1F1F"/>
                <w:sz w:val="20"/>
                <w:szCs w:val="20"/>
                <w:bdr w:val="none" w:sz="0" w:space="0" w:color="auto" w:frame="1"/>
              </w:rPr>
              <w:t xml:space="preserve">Purchasing </w:t>
            </w:r>
            <w:r>
              <w:rPr>
                <w:rFonts w:ascii="Arial" w:hAnsi="Arial" w:cs="Arial"/>
                <w:color w:val="1F1F1F"/>
                <w:sz w:val="20"/>
                <w:szCs w:val="20"/>
                <w:bdr w:val="none" w:sz="0" w:space="0" w:color="auto" w:frame="1"/>
              </w:rPr>
              <w:t>a</w:t>
            </w:r>
            <w:r w:rsidRPr="00FE642C">
              <w:rPr>
                <w:rFonts w:ascii="Arial" w:hAnsi="Arial" w:cs="Arial"/>
                <w:color w:val="1F1F1F"/>
                <w:sz w:val="20"/>
                <w:szCs w:val="20"/>
                <w:bdr w:val="none" w:sz="0" w:space="0" w:color="auto" w:frame="1"/>
              </w:rPr>
              <w:t>utomation</w:t>
            </w:r>
          </w:p>
        </w:tc>
      </w:tr>
      <w:tr w:rsidR="00FD7325" w14:paraId="734C3859" w14:textId="77777777" w:rsidTr="00AC1AC0">
        <w:trPr>
          <w:trHeight w:val="360"/>
        </w:trPr>
        <w:tc>
          <w:tcPr>
            <w:tcW w:w="1620" w:type="dxa"/>
            <w:vAlign w:val="center"/>
          </w:tcPr>
          <w:p w14:paraId="78083FEB"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b/>
                <w:bCs/>
                <w:color w:val="1F1F1F"/>
                <w:sz w:val="20"/>
                <w:szCs w:val="20"/>
                <w:bdr w:val="none" w:sz="0" w:space="0" w:color="auto" w:frame="1"/>
              </w:rPr>
              <w:t>INT</w:t>
            </w:r>
            <w:r w:rsidRPr="00FE642C">
              <w:rPr>
                <w:rFonts w:ascii="Arial" w:hAnsi="Arial" w:cs="Arial"/>
                <w:b/>
                <w:bCs/>
                <w:color w:val="1F1F1F"/>
                <w:sz w:val="20"/>
                <w:szCs w:val="20"/>
                <w:bdr w:val="none" w:sz="0" w:space="0" w:color="auto" w:frame="1"/>
              </w:rPr>
              <w:t>-10</w:t>
            </w:r>
          </w:p>
        </w:tc>
        <w:tc>
          <w:tcPr>
            <w:tcW w:w="2200" w:type="dxa"/>
            <w:vAlign w:val="center"/>
          </w:tcPr>
          <w:p w14:paraId="6F8919E5"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color w:val="1F1F1F"/>
                <w:sz w:val="20"/>
                <w:szCs w:val="20"/>
                <w:bdr w:val="none" w:sz="0" w:space="0" w:color="auto" w:frame="1"/>
              </w:rPr>
              <w:t>SMS Provider [TBD]</w:t>
            </w:r>
          </w:p>
        </w:tc>
        <w:tc>
          <w:tcPr>
            <w:tcW w:w="3886" w:type="dxa"/>
            <w:vAlign w:val="center"/>
          </w:tcPr>
          <w:p w14:paraId="79B36C3C" w14:textId="77777777" w:rsidR="00FD7325" w:rsidRPr="00FE642C" w:rsidRDefault="00FD7325" w:rsidP="008C07BC">
            <w:pPr>
              <w:pStyle w:val="ListParagraph"/>
              <w:spacing w:line="276" w:lineRule="auto"/>
              <w:ind w:left="0"/>
              <w:rPr>
                <w:rFonts w:ascii="Arial" w:hAnsi="Arial" w:cs="Arial"/>
                <w:sz w:val="20"/>
                <w:szCs w:val="20"/>
              </w:rPr>
            </w:pPr>
            <w:r>
              <w:rPr>
                <w:rFonts w:ascii="Arial" w:hAnsi="Arial" w:cs="Arial"/>
                <w:color w:val="1F1F1F"/>
                <w:sz w:val="20"/>
                <w:szCs w:val="20"/>
                <w:bdr w:val="none" w:sz="0" w:space="0" w:color="auto" w:frame="1"/>
              </w:rPr>
              <w:t>Text messaging</w:t>
            </w:r>
          </w:p>
        </w:tc>
      </w:tr>
    </w:tbl>
    <w:p w14:paraId="425D1C4B" w14:textId="77777777" w:rsidR="00FD7325" w:rsidRDefault="00FD7325" w:rsidP="008C07BC">
      <w:pPr>
        <w:pStyle w:val="ListParagraph"/>
        <w:spacing w:line="276" w:lineRule="auto"/>
        <w:ind w:left="1440"/>
        <w:rPr>
          <w:rFonts w:ascii="Arial" w:hAnsi="Arial" w:cs="Arial"/>
          <w:b/>
          <w:bCs/>
          <w:sz w:val="22"/>
          <w:szCs w:val="22"/>
        </w:rPr>
      </w:pPr>
    </w:p>
    <w:p w14:paraId="59C3F30F" w14:textId="45F1299C" w:rsidR="00CE1E85" w:rsidRDefault="00CE1E85" w:rsidP="008C07BC">
      <w:pPr>
        <w:pStyle w:val="ListParagraph"/>
        <w:numPr>
          <w:ilvl w:val="3"/>
          <w:numId w:val="73"/>
        </w:numPr>
        <w:spacing w:line="276" w:lineRule="auto"/>
        <w:ind w:firstLine="720"/>
        <w:rPr>
          <w:rFonts w:ascii="Arial" w:hAnsi="Arial" w:cs="Arial"/>
          <w:b/>
          <w:bCs/>
          <w:sz w:val="22"/>
          <w:szCs w:val="22"/>
        </w:rPr>
      </w:pPr>
      <w:r>
        <w:rPr>
          <w:rFonts w:ascii="Arial" w:hAnsi="Arial" w:cs="Arial"/>
          <w:b/>
          <w:bCs/>
          <w:sz w:val="22"/>
          <w:szCs w:val="22"/>
        </w:rPr>
        <w:t xml:space="preserve"> </w:t>
      </w:r>
      <w:r w:rsidR="00FD7325">
        <w:rPr>
          <w:rFonts w:ascii="Arial" w:hAnsi="Arial" w:cs="Arial"/>
          <w:b/>
          <w:bCs/>
          <w:sz w:val="22"/>
          <w:szCs w:val="22"/>
        </w:rPr>
        <w:t>Two-Way API Connection</w:t>
      </w:r>
    </w:p>
    <w:p w14:paraId="05CB020A" w14:textId="4D86C2EF" w:rsidR="00CE1E85" w:rsidRPr="00CE1E85" w:rsidRDefault="00CE1E85" w:rsidP="008C07BC">
      <w:pPr>
        <w:pStyle w:val="ListParagraph"/>
        <w:spacing w:line="276" w:lineRule="auto"/>
        <w:ind w:left="1440"/>
        <w:rPr>
          <w:rFonts w:ascii="Arial" w:hAnsi="Arial" w:cs="Arial"/>
          <w:sz w:val="22"/>
          <w:szCs w:val="22"/>
        </w:rPr>
      </w:pPr>
      <w:r w:rsidRPr="00CE1E85">
        <w:rPr>
          <w:rFonts w:ascii="Arial" w:hAnsi="Arial" w:cs="Arial"/>
          <w:sz w:val="22"/>
          <w:szCs w:val="22"/>
        </w:rPr>
        <w:t xml:space="preserve">To enable the creation and execution of Flows, Provider facilitates a bi-directional (two-way) </w:t>
      </w:r>
      <w:r>
        <w:rPr>
          <w:rFonts w:ascii="Arial" w:hAnsi="Arial" w:cs="Arial"/>
          <w:sz w:val="22"/>
          <w:szCs w:val="22"/>
        </w:rPr>
        <w:t xml:space="preserve">Integration </w:t>
      </w:r>
      <w:r w:rsidRPr="00CE1E85">
        <w:rPr>
          <w:rFonts w:ascii="Arial" w:hAnsi="Arial" w:cs="Arial"/>
          <w:sz w:val="22"/>
          <w:szCs w:val="22"/>
        </w:rPr>
        <w:t>AP</w:t>
      </w:r>
      <w:r>
        <w:rPr>
          <w:rFonts w:ascii="Arial" w:hAnsi="Arial" w:cs="Arial"/>
          <w:sz w:val="22"/>
          <w:szCs w:val="22"/>
        </w:rPr>
        <w:t>I</w:t>
      </w:r>
      <w:r w:rsidRPr="00CE1E85">
        <w:rPr>
          <w:rFonts w:ascii="Arial" w:hAnsi="Arial" w:cs="Arial"/>
          <w:sz w:val="22"/>
          <w:szCs w:val="22"/>
        </w:rPr>
        <w:t>. This process involves:</w:t>
      </w:r>
    </w:p>
    <w:p w14:paraId="5819F0DB" w14:textId="77777777" w:rsidR="00CE1E85" w:rsidRPr="00CE1E85" w:rsidRDefault="00CE1E85" w:rsidP="008C07BC">
      <w:pPr>
        <w:pStyle w:val="NormalWeb"/>
        <w:numPr>
          <w:ilvl w:val="0"/>
          <w:numId w:val="82"/>
        </w:numPr>
        <w:tabs>
          <w:tab w:val="clear" w:pos="720"/>
          <w:tab w:val="num" w:pos="2160"/>
        </w:tabs>
        <w:spacing w:line="276" w:lineRule="auto"/>
        <w:ind w:left="2160"/>
        <w:rPr>
          <w:rFonts w:ascii="Arial" w:hAnsi="Arial" w:cs="Arial"/>
          <w:sz w:val="22"/>
          <w:szCs w:val="22"/>
        </w:rPr>
      </w:pPr>
      <w:r w:rsidRPr="00CE1E85">
        <w:rPr>
          <w:rFonts w:ascii="Arial" w:hAnsi="Arial" w:cs="Arial"/>
          <w:b/>
          <w:bCs/>
          <w:sz w:val="22"/>
          <w:szCs w:val="22"/>
        </w:rPr>
        <w:t>Secure Authentication:</w:t>
      </w:r>
      <w:r w:rsidRPr="00CE1E85">
        <w:rPr>
          <w:rFonts w:ascii="Arial" w:hAnsi="Arial" w:cs="Arial"/>
          <w:sz w:val="22"/>
          <w:szCs w:val="22"/>
        </w:rPr>
        <w:t xml:space="preserve"> Establishing and managing credentials (such as OAuth tokens or API keys) securely within the iPaaS platform.</w:t>
      </w:r>
      <w:r>
        <w:rPr>
          <w:rFonts w:ascii="Arial" w:hAnsi="Arial" w:cs="Arial"/>
          <w:sz w:val="22"/>
          <w:szCs w:val="22"/>
        </w:rPr>
        <w:br/>
      </w:r>
    </w:p>
    <w:p w14:paraId="7639D660" w14:textId="77777777" w:rsidR="00CE1E85" w:rsidRPr="00CE1E85" w:rsidRDefault="00CE1E85" w:rsidP="008C07BC">
      <w:pPr>
        <w:pStyle w:val="NormalWeb"/>
        <w:numPr>
          <w:ilvl w:val="0"/>
          <w:numId w:val="82"/>
        </w:numPr>
        <w:tabs>
          <w:tab w:val="clear" w:pos="720"/>
          <w:tab w:val="num" w:pos="2160"/>
        </w:tabs>
        <w:spacing w:line="276" w:lineRule="auto"/>
        <w:ind w:left="2160"/>
        <w:rPr>
          <w:rFonts w:ascii="Arial" w:hAnsi="Arial" w:cs="Arial"/>
          <w:sz w:val="22"/>
          <w:szCs w:val="22"/>
        </w:rPr>
      </w:pPr>
      <w:r w:rsidRPr="00CE1E85">
        <w:rPr>
          <w:rFonts w:ascii="Arial" w:hAnsi="Arial" w:cs="Arial"/>
          <w:b/>
          <w:bCs/>
          <w:sz w:val="22"/>
          <w:szCs w:val="22"/>
        </w:rPr>
        <w:t>Data Ingress:</w:t>
      </w:r>
      <w:r w:rsidRPr="00CE1E85">
        <w:rPr>
          <w:rFonts w:ascii="Arial" w:hAnsi="Arial" w:cs="Arial"/>
          <w:sz w:val="22"/>
          <w:szCs w:val="22"/>
        </w:rPr>
        <w:t xml:space="preserve"> Allowing the iPaaS to receive real-time data or events from the third-party system to initiate Flows.</w:t>
      </w:r>
      <w:r>
        <w:rPr>
          <w:rFonts w:ascii="Arial" w:hAnsi="Arial" w:cs="Arial"/>
          <w:sz w:val="22"/>
          <w:szCs w:val="22"/>
        </w:rPr>
        <w:br/>
      </w:r>
    </w:p>
    <w:p w14:paraId="6BC1E26A" w14:textId="31F79597" w:rsidR="00CE1E85" w:rsidRPr="00CE1E85" w:rsidRDefault="00CE1E85" w:rsidP="008C07BC">
      <w:pPr>
        <w:pStyle w:val="NormalWeb"/>
        <w:numPr>
          <w:ilvl w:val="0"/>
          <w:numId w:val="82"/>
        </w:numPr>
        <w:tabs>
          <w:tab w:val="clear" w:pos="720"/>
          <w:tab w:val="num" w:pos="2160"/>
        </w:tabs>
        <w:spacing w:line="276" w:lineRule="auto"/>
        <w:ind w:left="2160"/>
        <w:rPr>
          <w:rFonts w:ascii="Arial" w:hAnsi="Arial" w:cs="Arial"/>
          <w:sz w:val="22"/>
          <w:szCs w:val="22"/>
        </w:rPr>
      </w:pPr>
      <w:r w:rsidRPr="00CE1E85">
        <w:rPr>
          <w:rFonts w:ascii="Arial" w:hAnsi="Arial" w:cs="Arial"/>
          <w:b/>
          <w:bCs/>
          <w:sz w:val="22"/>
          <w:szCs w:val="22"/>
        </w:rPr>
        <w:t>Action Egress:</w:t>
      </w:r>
      <w:r w:rsidRPr="00CE1E85">
        <w:rPr>
          <w:rFonts w:ascii="Arial" w:hAnsi="Arial" w:cs="Arial"/>
          <w:sz w:val="22"/>
          <w:szCs w:val="22"/>
        </w:rPr>
        <w:t xml:space="preserve"> Allowing the iPaaS to send commands and data updates to the third-party system to complete Flow actions.</w:t>
      </w:r>
    </w:p>
    <w:p w14:paraId="715E6889" w14:textId="4FD616E5" w:rsidR="00CE1E85" w:rsidRDefault="00CE1E85" w:rsidP="008C07BC">
      <w:pPr>
        <w:pStyle w:val="ListParagraph"/>
        <w:numPr>
          <w:ilvl w:val="3"/>
          <w:numId w:val="73"/>
        </w:numPr>
        <w:spacing w:line="276" w:lineRule="auto"/>
        <w:ind w:firstLine="720"/>
        <w:rPr>
          <w:rFonts w:ascii="Arial" w:hAnsi="Arial" w:cs="Arial"/>
          <w:b/>
          <w:bCs/>
          <w:sz w:val="22"/>
          <w:szCs w:val="22"/>
        </w:rPr>
      </w:pPr>
      <w:r>
        <w:rPr>
          <w:rFonts w:ascii="Arial" w:hAnsi="Arial" w:cs="Arial"/>
          <w:b/>
          <w:bCs/>
          <w:sz w:val="22"/>
          <w:szCs w:val="22"/>
        </w:rPr>
        <w:t xml:space="preserve">  Integration Availability </w:t>
      </w:r>
    </w:p>
    <w:p w14:paraId="0B57B24A" w14:textId="5B1DFC5D" w:rsidR="00CE1E85" w:rsidRPr="00CE1E85" w:rsidRDefault="00CE1E85" w:rsidP="008C07BC">
      <w:pPr>
        <w:pStyle w:val="ListParagraph"/>
        <w:spacing w:line="276" w:lineRule="auto"/>
        <w:ind w:left="1440"/>
        <w:rPr>
          <w:rFonts w:ascii="Arial" w:hAnsi="Arial" w:cs="Arial"/>
          <w:sz w:val="22"/>
          <w:szCs w:val="22"/>
        </w:rPr>
      </w:pPr>
      <w:r w:rsidRPr="00CE1E85">
        <w:rPr>
          <w:rFonts w:ascii="Arial" w:hAnsi="Arial" w:cs="Arial"/>
          <w:sz w:val="22"/>
          <w:szCs w:val="22"/>
        </w:rPr>
        <w:lastRenderedPageBreak/>
        <w:t>Upon authentication, the Provider makes the third-party system's Integration API readily accessible within the iPaaS interface.</w:t>
      </w:r>
      <w:r w:rsidRPr="00CE1E85">
        <w:rPr>
          <w:rFonts w:ascii="Arial" w:hAnsi="Arial" w:cs="Arial"/>
          <w:sz w:val="22"/>
          <w:szCs w:val="22"/>
        </w:rPr>
        <w:br/>
      </w:r>
    </w:p>
    <w:p w14:paraId="3E5F68D2" w14:textId="77777777" w:rsidR="00CE1E85" w:rsidRPr="00CE1E85" w:rsidRDefault="00CE1E85" w:rsidP="008C07BC">
      <w:pPr>
        <w:pStyle w:val="ListParagraph"/>
        <w:numPr>
          <w:ilvl w:val="0"/>
          <w:numId w:val="83"/>
        </w:numPr>
        <w:spacing w:line="276" w:lineRule="auto"/>
        <w:rPr>
          <w:rFonts w:ascii="Arial" w:hAnsi="Arial" w:cs="Arial"/>
          <w:sz w:val="22"/>
          <w:szCs w:val="22"/>
        </w:rPr>
      </w:pPr>
      <w:r w:rsidRPr="00CE1E85">
        <w:rPr>
          <w:rFonts w:ascii="Arial" w:hAnsi="Arial" w:cs="Arial"/>
          <w:b/>
          <w:bCs/>
          <w:sz w:val="22"/>
          <w:szCs w:val="22"/>
        </w:rPr>
        <w:t>Action Catalog:</w:t>
      </w:r>
      <w:r w:rsidRPr="00CE1E85">
        <w:rPr>
          <w:rFonts w:ascii="Arial" w:hAnsi="Arial" w:cs="Arial"/>
          <w:sz w:val="22"/>
          <w:szCs w:val="22"/>
        </w:rPr>
        <w:t xml:space="preserve"> All available API actions (e.g., Create Record, Update Status, Search Item) are exposed and categorized for selection when building a Flow.</w:t>
      </w:r>
    </w:p>
    <w:p w14:paraId="4C76C085" w14:textId="6224B994" w:rsidR="00CE1E85" w:rsidRPr="00CE1E85" w:rsidRDefault="00CE1E85" w:rsidP="008C07BC">
      <w:pPr>
        <w:pStyle w:val="ListParagraph"/>
        <w:numPr>
          <w:ilvl w:val="0"/>
          <w:numId w:val="83"/>
        </w:numPr>
        <w:spacing w:line="276" w:lineRule="auto"/>
        <w:rPr>
          <w:rFonts w:ascii="Arial" w:hAnsi="Arial" w:cs="Arial"/>
          <w:sz w:val="22"/>
          <w:szCs w:val="22"/>
        </w:rPr>
      </w:pPr>
      <w:r w:rsidRPr="00CE1E85">
        <w:rPr>
          <w:rFonts w:ascii="Arial" w:hAnsi="Arial" w:cs="Arial"/>
          <w:b/>
          <w:bCs/>
          <w:sz w:val="22"/>
          <w:szCs w:val="22"/>
        </w:rPr>
        <w:t>Data Model Discovery:</w:t>
      </w:r>
      <w:r w:rsidRPr="00CE1E85">
        <w:rPr>
          <w:rFonts w:ascii="Arial" w:hAnsi="Arial" w:cs="Arial"/>
          <w:sz w:val="22"/>
          <w:szCs w:val="22"/>
        </w:rPr>
        <w:t xml:space="preserve"> The API's data structure, including all relevant objects and fields, is consumed by the iPaaS, allowing for precise configuration and data mapping in the Flow builder.</w:t>
      </w:r>
    </w:p>
    <w:p w14:paraId="5878AC9D" w14:textId="77777777" w:rsidR="00CE1E85" w:rsidRDefault="00CE1E85" w:rsidP="008C07BC">
      <w:pPr>
        <w:pStyle w:val="ListParagraph"/>
        <w:spacing w:line="276" w:lineRule="auto"/>
        <w:rPr>
          <w:rFonts w:ascii="Arial" w:hAnsi="Arial" w:cs="Arial"/>
          <w:b/>
          <w:bCs/>
          <w:sz w:val="22"/>
          <w:szCs w:val="22"/>
        </w:rPr>
      </w:pPr>
    </w:p>
    <w:p w14:paraId="564A5E75" w14:textId="4CD2792B" w:rsidR="00744F7E" w:rsidRDefault="00744F7E" w:rsidP="008C07BC">
      <w:pPr>
        <w:pStyle w:val="ListParagraph"/>
        <w:numPr>
          <w:ilvl w:val="2"/>
          <w:numId w:val="73"/>
        </w:numPr>
        <w:spacing w:line="276" w:lineRule="auto"/>
        <w:ind w:firstLine="0"/>
        <w:rPr>
          <w:rFonts w:ascii="Arial" w:hAnsi="Arial" w:cs="Arial"/>
          <w:b/>
          <w:bCs/>
          <w:sz w:val="22"/>
          <w:szCs w:val="22"/>
        </w:rPr>
      </w:pPr>
      <w:r>
        <w:rPr>
          <w:rFonts w:ascii="Arial" w:hAnsi="Arial" w:cs="Arial"/>
          <w:b/>
          <w:bCs/>
          <w:sz w:val="22"/>
          <w:szCs w:val="22"/>
        </w:rPr>
        <w:t>Initial Flow Implementation</w:t>
      </w:r>
    </w:p>
    <w:p w14:paraId="196E5040" w14:textId="5D51D58A" w:rsidR="00744F7E" w:rsidRDefault="00744F7E" w:rsidP="008C07BC">
      <w:pPr>
        <w:pStyle w:val="ListParagraph"/>
        <w:spacing w:line="276" w:lineRule="auto"/>
        <w:ind w:left="1440"/>
        <w:rPr>
          <w:rFonts w:ascii="Arial" w:hAnsi="Arial" w:cs="Arial"/>
          <w:sz w:val="22"/>
          <w:szCs w:val="22"/>
        </w:rPr>
      </w:pPr>
      <w:r>
        <w:rPr>
          <w:rFonts w:ascii="Arial" w:hAnsi="Arial" w:cs="Arial"/>
          <w:sz w:val="22"/>
          <w:szCs w:val="22"/>
        </w:rPr>
        <w:t xml:space="preserve">As a part of this SOW, the Provider will implement a set of initial Flows meant to enable the movement of data and process workflows developed by the Parties using the Provider's iPaaS platform to connect two or more of the enabled Integrations, </w:t>
      </w:r>
      <w:del w:id="10" w:author="Sergei Tokmakov, Esq." w:date="2025-12-16T09:00:00Z">
        <w:r>
          <w:rPr>
            <w:rFonts w:ascii="Arial" w:hAnsi="Arial" w:cs="Arial"/>
            <w:sz w:val="22"/>
            <w:szCs w:val="22"/>
          </w:rPr>
          <w:delText>as specifically detailed in Section 3.2.1</w:delText>
        </w:r>
      </w:del>
      <w:ins w:id="11" w:author="Sergei Tokmakov, Esq." w:date="2025-12-16T09:00:00Z">
        <w:r>
          <w:rPr>
            <w:rFonts w:ascii="Arial" w:hAnsi="Arial" w:cs="Arial"/>
            <w:sz w:val="22"/>
            <w:szCs w:val="22"/>
          </w:rPr>
          <w:t>as specifically detailed in Exhibit D: 2026 Technical Roadmap (the "Exhibit D Roadmap"), which is attached hereto and incorporated herein by this reference</w:t>
        </w:r>
      </w:ins>
      <w:r>
        <w:rPr>
          <w:rFonts w:ascii="Arial" w:hAnsi="Arial" w:cs="Arial"/>
          <w:sz w:val="22"/>
          <w:szCs w:val="22"/>
        </w:rPr>
        <w:t>.</w:t>
      </w:r>
    </w:p>
    <w:p w14:paraId="280237F1" w14:textId="77777777" w:rsidR="00744F7E" w:rsidRPr="00744F7E" w:rsidRDefault="00744F7E" w:rsidP="008C07BC">
      <w:pPr>
        <w:pStyle w:val="ListParagraph"/>
        <w:spacing w:line="276" w:lineRule="auto"/>
        <w:ind w:left="1440"/>
        <w:rPr>
          <w:rFonts w:ascii="Arial" w:hAnsi="Arial" w:cs="Arial"/>
          <w:b/>
          <w:bCs/>
          <w:sz w:val="22"/>
          <w:szCs w:val="22"/>
        </w:rPr>
      </w:pPr>
    </w:p>
    <w:p w14:paraId="3F3DE5C9" w14:textId="3AE968BA" w:rsidR="008E5B86" w:rsidRDefault="00744F7E" w:rsidP="008C07BC">
      <w:pPr>
        <w:pStyle w:val="ListParagraph"/>
        <w:numPr>
          <w:ilvl w:val="1"/>
          <w:numId w:val="9"/>
        </w:numPr>
        <w:spacing w:line="276" w:lineRule="auto"/>
        <w:rPr>
          <w:rFonts w:ascii="Arial" w:hAnsi="Arial" w:cs="Arial"/>
          <w:b/>
          <w:bCs/>
          <w:sz w:val="22"/>
          <w:szCs w:val="22"/>
        </w:rPr>
      </w:pPr>
      <w:r>
        <w:rPr>
          <w:rFonts w:ascii="Arial" w:hAnsi="Arial" w:cs="Arial"/>
          <w:b/>
          <w:bCs/>
          <w:sz w:val="22"/>
          <w:szCs w:val="22"/>
        </w:rPr>
        <w:t>F</w:t>
      </w:r>
      <w:r w:rsidRPr="00744F7E">
        <w:rPr>
          <w:rFonts w:ascii="Arial" w:hAnsi="Arial" w:cs="Arial"/>
          <w:b/>
          <w:bCs/>
          <w:sz w:val="22"/>
          <w:szCs w:val="22"/>
        </w:rPr>
        <w:t>low Capabilities</w:t>
      </w:r>
    </w:p>
    <w:p w14:paraId="302BE206" w14:textId="3C2DC6B9" w:rsidR="008E5B86" w:rsidRPr="00C87C8B" w:rsidRDefault="00C87C8B" w:rsidP="008C07BC">
      <w:pPr>
        <w:pStyle w:val="ListParagraph"/>
        <w:spacing w:line="276" w:lineRule="auto"/>
        <w:ind w:left="1440"/>
        <w:rPr>
          <w:rFonts w:ascii="Arial" w:hAnsi="Arial" w:cs="Arial"/>
          <w:sz w:val="22"/>
          <w:szCs w:val="22"/>
        </w:rPr>
      </w:pPr>
      <w:r w:rsidRPr="00C87C8B">
        <w:rPr>
          <w:rFonts w:ascii="Arial" w:hAnsi="Arial" w:cs="Arial"/>
          <w:sz w:val="22"/>
          <w:szCs w:val="22"/>
        </w:rPr>
        <w:t>All integration workflows provisioned within the platform will have access to the full scope of actions and inherent capabilities provided by the integrated system's Application Programming Interfaces (APIs). Beyond these integrations, the Provider shall make the following core capabilities available to the Customer for Flow customization and orchestration:</w:t>
      </w:r>
      <w:r>
        <w:rPr>
          <w:rFonts w:ascii="Arial" w:hAnsi="Arial" w:cs="Arial"/>
          <w:sz w:val="22"/>
          <w:szCs w:val="22"/>
        </w:rPr>
        <w:br/>
      </w:r>
    </w:p>
    <w:tbl>
      <w:tblPr>
        <w:tblStyle w:val="TableGrid"/>
        <w:tblW w:w="7706" w:type="dxa"/>
        <w:tblInd w:w="1435" w:type="dxa"/>
        <w:tblLook w:val="04A0" w:firstRow="1" w:lastRow="0" w:firstColumn="1" w:lastColumn="0" w:noHBand="0" w:noVBand="1"/>
      </w:tblPr>
      <w:tblGrid>
        <w:gridCol w:w="1620"/>
        <w:gridCol w:w="2200"/>
        <w:gridCol w:w="3886"/>
      </w:tblGrid>
      <w:tr w:rsidR="00A67770" w14:paraId="440EF389" w14:textId="77777777" w:rsidTr="00A67770">
        <w:trPr>
          <w:trHeight w:val="360"/>
        </w:trPr>
        <w:tc>
          <w:tcPr>
            <w:tcW w:w="7706" w:type="dxa"/>
            <w:gridSpan w:val="3"/>
            <w:shd w:val="clear" w:color="auto" w:fill="000000" w:themeFill="text1"/>
            <w:vAlign w:val="center"/>
          </w:tcPr>
          <w:p w14:paraId="5BE6E5E9" w14:textId="06C97703" w:rsidR="00A67770" w:rsidRPr="00A67770" w:rsidRDefault="00A67770" w:rsidP="008C07BC">
            <w:pPr>
              <w:pStyle w:val="ListParagraph"/>
              <w:spacing w:line="276" w:lineRule="auto"/>
              <w:ind w:left="0"/>
              <w:rPr>
                <w:rStyle w:val="Strong"/>
                <w:rFonts w:ascii="Arial" w:hAnsi="Arial" w:cs="Arial"/>
                <w:color w:val="1F1F1F"/>
                <w:sz w:val="20"/>
                <w:szCs w:val="20"/>
                <w:bdr w:val="none" w:sz="0" w:space="0" w:color="auto" w:frame="1"/>
              </w:rPr>
            </w:pPr>
            <w:r w:rsidRPr="00A67770">
              <w:rPr>
                <w:rStyle w:val="Strong"/>
                <w:rFonts w:ascii="Arial" w:hAnsi="Arial" w:cs="Arial"/>
                <w:color w:val="FFFFFF" w:themeColor="background1"/>
                <w:sz w:val="20"/>
                <w:szCs w:val="20"/>
                <w:bdr w:val="none" w:sz="0" w:space="0" w:color="auto" w:frame="1"/>
              </w:rPr>
              <w:t>Flow Initiation &amp; Triggers</w:t>
            </w:r>
          </w:p>
        </w:tc>
      </w:tr>
      <w:tr w:rsidR="008E5B86" w14:paraId="347FBB1C" w14:textId="77777777" w:rsidTr="00AC1AC0">
        <w:trPr>
          <w:trHeight w:val="360"/>
        </w:trPr>
        <w:tc>
          <w:tcPr>
            <w:tcW w:w="1620" w:type="dxa"/>
            <w:shd w:val="clear" w:color="auto" w:fill="E7E6E6" w:themeFill="background2"/>
            <w:vAlign w:val="center"/>
          </w:tcPr>
          <w:p w14:paraId="51F91F90" w14:textId="1029CC9B" w:rsidR="008E5B86" w:rsidRPr="008E5B86" w:rsidRDefault="008E5B86" w:rsidP="008C07BC">
            <w:pPr>
              <w:pStyle w:val="ListParagraph"/>
              <w:spacing w:line="276" w:lineRule="auto"/>
              <w:ind w:left="0"/>
              <w:rPr>
                <w:rFonts w:ascii="Arial" w:hAnsi="Arial" w:cs="Arial"/>
                <w:sz w:val="20"/>
                <w:szCs w:val="20"/>
              </w:rPr>
            </w:pPr>
            <w:r w:rsidRPr="008E5B86">
              <w:rPr>
                <w:rStyle w:val="Strong"/>
                <w:rFonts w:ascii="Arial" w:hAnsi="Arial" w:cs="Arial"/>
                <w:color w:val="1F1F1F"/>
                <w:sz w:val="20"/>
                <w:szCs w:val="20"/>
                <w:bdr w:val="none" w:sz="0" w:space="0" w:color="auto" w:frame="1"/>
              </w:rPr>
              <w:t>Category</w:t>
            </w:r>
          </w:p>
        </w:tc>
        <w:tc>
          <w:tcPr>
            <w:tcW w:w="2200" w:type="dxa"/>
            <w:shd w:val="clear" w:color="auto" w:fill="E7E6E6" w:themeFill="background2"/>
            <w:vAlign w:val="center"/>
          </w:tcPr>
          <w:p w14:paraId="5D3CB845" w14:textId="48056A34" w:rsidR="008E5B86" w:rsidRPr="00A67770" w:rsidRDefault="008E5B86" w:rsidP="008C07BC">
            <w:pPr>
              <w:pStyle w:val="ListParagraph"/>
              <w:spacing w:line="276" w:lineRule="auto"/>
              <w:ind w:left="0"/>
              <w:rPr>
                <w:rFonts w:ascii="Arial" w:hAnsi="Arial" w:cs="Arial"/>
                <w:sz w:val="20"/>
                <w:szCs w:val="20"/>
              </w:rPr>
            </w:pPr>
            <w:r w:rsidRPr="00A67770">
              <w:rPr>
                <w:rStyle w:val="Strong"/>
                <w:rFonts w:ascii="Arial" w:hAnsi="Arial" w:cs="Arial"/>
                <w:color w:val="1F1F1F"/>
                <w:sz w:val="20"/>
                <w:szCs w:val="20"/>
                <w:bdr w:val="none" w:sz="0" w:space="0" w:color="auto" w:frame="1"/>
              </w:rPr>
              <w:t>Capability</w:t>
            </w:r>
          </w:p>
        </w:tc>
        <w:tc>
          <w:tcPr>
            <w:tcW w:w="3886" w:type="dxa"/>
            <w:shd w:val="clear" w:color="auto" w:fill="E7E6E6" w:themeFill="background2"/>
            <w:vAlign w:val="center"/>
          </w:tcPr>
          <w:p w14:paraId="7D760A8D" w14:textId="2BD685CC" w:rsidR="008E5B86" w:rsidRPr="00A67770" w:rsidRDefault="00A67770" w:rsidP="008C07BC">
            <w:pPr>
              <w:pStyle w:val="ListParagraph"/>
              <w:spacing w:line="276" w:lineRule="auto"/>
              <w:ind w:left="0"/>
              <w:rPr>
                <w:rFonts w:ascii="Arial" w:hAnsi="Arial" w:cs="Arial"/>
                <w:sz w:val="20"/>
                <w:szCs w:val="20"/>
              </w:rPr>
            </w:pPr>
            <w:r w:rsidRPr="00A67770">
              <w:rPr>
                <w:rStyle w:val="Strong"/>
                <w:rFonts w:ascii="Arial" w:hAnsi="Arial" w:cs="Arial"/>
                <w:color w:val="1F1F1F"/>
                <w:sz w:val="20"/>
                <w:szCs w:val="20"/>
                <w:bdr w:val="none" w:sz="0" w:space="0" w:color="auto" w:frame="1"/>
              </w:rPr>
              <w:t>Description</w:t>
            </w:r>
          </w:p>
        </w:tc>
      </w:tr>
      <w:tr w:rsidR="008E5B86" w14:paraId="60A653BA" w14:textId="77777777" w:rsidTr="00A67770">
        <w:trPr>
          <w:trHeight w:val="1080"/>
        </w:trPr>
        <w:tc>
          <w:tcPr>
            <w:tcW w:w="1620" w:type="dxa"/>
          </w:tcPr>
          <w:p w14:paraId="2339ECA0" w14:textId="245807E8" w:rsidR="008E5B86" w:rsidRPr="00A67770" w:rsidRDefault="00A67770" w:rsidP="008C07BC">
            <w:pPr>
              <w:pStyle w:val="ListParagraph"/>
              <w:spacing w:line="276" w:lineRule="auto"/>
              <w:ind w:left="0"/>
              <w:rPr>
                <w:rFonts w:ascii="Arial" w:hAnsi="Arial" w:cs="Arial"/>
                <w:b/>
                <w:bCs/>
                <w:sz w:val="20"/>
                <w:szCs w:val="20"/>
              </w:rPr>
            </w:pPr>
            <w:r w:rsidRPr="00A67770">
              <w:rPr>
                <w:rFonts w:ascii="Arial" w:hAnsi="Arial" w:cs="Arial"/>
                <w:b/>
                <w:bCs/>
                <w:color w:val="1F1F1F"/>
                <w:sz w:val="20"/>
                <w:szCs w:val="20"/>
                <w:bdr w:val="none" w:sz="0" w:space="0" w:color="auto" w:frame="1"/>
              </w:rPr>
              <w:t>S</w:t>
            </w:r>
            <w:r w:rsidRPr="00A67770">
              <w:rPr>
                <w:rFonts w:ascii="Arial" w:hAnsi="Arial" w:cs="Arial"/>
                <w:b/>
                <w:bCs/>
                <w:sz w:val="20"/>
                <w:szCs w:val="20"/>
              </w:rPr>
              <w:t>cheduled</w:t>
            </w:r>
          </w:p>
        </w:tc>
        <w:tc>
          <w:tcPr>
            <w:tcW w:w="2200" w:type="dxa"/>
          </w:tcPr>
          <w:p w14:paraId="00378C99" w14:textId="60AE38DC" w:rsidR="008E5B86" w:rsidRPr="00FE642C" w:rsidRDefault="00A67770" w:rsidP="008C07BC">
            <w:pPr>
              <w:pStyle w:val="ListParagraph"/>
              <w:spacing w:line="276" w:lineRule="auto"/>
              <w:ind w:left="0"/>
              <w:rPr>
                <w:rFonts w:ascii="Arial" w:hAnsi="Arial" w:cs="Arial"/>
                <w:sz w:val="20"/>
                <w:szCs w:val="20"/>
              </w:rPr>
            </w:pPr>
            <w:r>
              <w:rPr>
                <w:rFonts w:ascii="Arial" w:hAnsi="Arial" w:cs="Arial"/>
                <w:color w:val="1F1F1F"/>
                <w:sz w:val="20"/>
                <w:szCs w:val="20"/>
                <w:bdr w:val="none" w:sz="0" w:space="0" w:color="auto" w:frame="1"/>
              </w:rPr>
              <w:t>Batch/Scheduled Events</w:t>
            </w:r>
          </w:p>
        </w:tc>
        <w:tc>
          <w:tcPr>
            <w:tcW w:w="3886" w:type="dxa"/>
          </w:tcPr>
          <w:p w14:paraId="6E196E38" w14:textId="44E8D7AF" w:rsidR="008E5B86" w:rsidRPr="00FE642C" w:rsidRDefault="00A67770" w:rsidP="008C07BC">
            <w:pPr>
              <w:pStyle w:val="ListParagraph"/>
              <w:spacing w:line="276" w:lineRule="auto"/>
              <w:ind w:left="0"/>
              <w:rPr>
                <w:rFonts w:ascii="Arial" w:hAnsi="Arial" w:cs="Arial"/>
                <w:sz w:val="20"/>
                <w:szCs w:val="20"/>
              </w:rPr>
            </w:pPr>
            <w:r w:rsidRPr="00A67770">
              <w:rPr>
                <w:rFonts w:ascii="Arial" w:hAnsi="Arial" w:cs="Arial"/>
                <w:color w:val="1F1F1F"/>
                <w:sz w:val="20"/>
                <w:szCs w:val="20"/>
                <w:bdr w:val="none" w:sz="0" w:space="0" w:color="auto" w:frame="1"/>
              </w:rPr>
              <w:t>Ability to initiate flows on defined recurring intervals (e.g., hourly, daily) for processing large sets of records.</w:t>
            </w:r>
          </w:p>
        </w:tc>
      </w:tr>
      <w:tr w:rsidR="008E5B86" w14:paraId="4C222759" w14:textId="77777777" w:rsidTr="00A67770">
        <w:trPr>
          <w:trHeight w:val="1080"/>
        </w:trPr>
        <w:tc>
          <w:tcPr>
            <w:tcW w:w="1620" w:type="dxa"/>
          </w:tcPr>
          <w:p w14:paraId="67E6F8AF" w14:textId="03797DFB" w:rsidR="008E5B86" w:rsidRPr="00A67770" w:rsidRDefault="00A67770" w:rsidP="008C07BC">
            <w:pPr>
              <w:pStyle w:val="ListParagraph"/>
              <w:spacing w:line="276" w:lineRule="auto"/>
              <w:ind w:left="0"/>
              <w:rPr>
                <w:rFonts w:ascii="Arial" w:hAnsi="Arial" w:cs="Arial"/>
                <w:b/>
                <w:bCs/>
                <w:sz w:val="20"/>
                <w:szCs w:val="20"/>
              </w:rPr>
            </w:pPr>
            <w:r w:rsidRPr="00A67770">
              <w:rPr>
                <w:rFonts w:ascii="Arial" w:hAnsi="Arial" w:cs="Arial"/>
                <w:b/>
                <w:bCs/>
                <w:sz w:val="20"/>
                <w:szCs w:val="20"/>
              </w:rPr>
              <w:t>Triggered</w:t>
            </w:r>
          </w:p>
        </w:tc>
        <w:tc>
          <w:tcPr>
            <w:tcW w:w="2200" w:type="dxa"/>
          </w:tcPr>
          <w:p w14:paraId="22DF43EB" w14:textId="6384EBCA" w:rsidR="008E5B86" w:rsidRPr="00FE642C" w:rsidRDefault="00A67770" w:rsidP="008C07BC">
            <w:pPr>
              <w:pStyle w:val="ListParagraph"/>
              <w:spacing w:line="276" w:lineRule="auto"/>
              <w:ind w:left="0"/>
              <w:rPr>
                <w:rFonts w:ascii="Arial" w:hAnsi="Arial" w:cs="Arial"/>
                <w:sz w:val="20"/>
                <w:szCs w:val="20"/>
              </w:rPr>
            </w:pPr>
            <w:r>
              <w:rPr>
                <w:rFonts w:ascii="Arial" w:hAnsi="Arial" w:cs="Arial"/>
                <w:color w:val="1F1F1F"/>
                <w:sz w:val="20"/>
                <w:szCs w:val="20"/>
                <w:bdr w:val="none" w:sz="0" w:space="0" w:color="auto" w:frame="1"/>
              </w:rPr>
              <w:t>Instant Events</w:t>
            </w:r>
          </w:p>
        </w:tc>
        <w:tc>
          <w:tcPr>
            <w:tcW w:w="3886" w:type="dxa"/>
          </w:tcPr>
          <w:p w14:paraId="6A3D48E3" w14:textId="76AD8B97" w:rsidR="008E5B86" w:rsidRPr="00FE642C" w:rsidRDefault="00A67770" w:rsidP="008C07BC">
            <w:pPr>
              <w:pStyle w:val="ListParagraph"/>
              <w:spacing w:line="276" w:lineRule="auto"/>
              <w:ind w:left="0"/>
              <w:rPr>
                <w:rFonts w:ascii="Arial" w:hAnsi="Arial" w:cs="Arial"/>
                <w:sz w:val="20"/>
                <w:szCs w:val="20"/>
              </w:rPr>
            </w:pPr>
            <w:r w:rsidRPr="00A67770">
              <w:rPr>
                <w:rFonts w:ascii="Arial" w:hAnsi="Arial" w:cs="Arial"/>
                <w:color w:val="1F1F1F"/>
                <w:sz w:val="20"/>
                <w:szCs w:val="20"/>
                <w:bdr w:val="none" w:sz="0" w:space="0" w:color="auto" w:frame="1"/>
              </w:rPr>
              <w:t>Ability to initiate flows immediately upon an event occurring in a connected application via webhooks or streaming.</w:t>
            </w:r>
          </w:p>
        </w:tc>
      </w:tr>
    </w:tbl>
    <w:p w14:paraId="5976F1D4" w14:textId="77777777" w:rsidR="008E5B86" w:rsidRDefault="008E5B86" w:rsidP="008C07BC">
      <w:pPr>
        <w:pStyle w:val="ListParagraph"/>
        <w:spacing w:line="276" w:lineRule="auto"/>
        <w:rPr>
          <w:rFonts w:ascii="Arial" w:hAnsi="Arial" w:cs="Arial"/>
          <w:b/>
          <w:bCs/>
          <w:sz w:val="22"/>
          <w:szCs w:val="22"/>
        </w:rPr>
      </w:pPr>
    </w:p>
    <w:p w14:paraId="564DD462" w14:textId="77777777" w:rsidR="00A67770" w:rsidRDefault="00A67770" w:rsidP="008C07BC">
      <w:pPr>
        <w:pStyle w:val="ListParagraph"/>
        <w:spacing w:line="276" w:lineRule="auto"/>
        <w:ind w:left="1800"/>
        <w:rPr>
          <w:rFonts w:ascii="Arial" w:hAnsi="Arial" w:cs="Arial"/>
          <w:b/>
          <w:bCs/>
          <w:sz w:val="22"/>
          <w:szCs w:val="22"/>
        </w:rPr>
      </w:pPr>
    </w:p>
    <w:tbl>
      <w:tblPr>
        <w:tblStyle w:val="TableGrid"/>
        <w:tblW w:w="7706" w:type="dxa"/>
        <w:tblInd w:w="1435" w:type="dxa"/>
        <w:tblLook w:val="04A0" w:firstRow="1" w:lastRow="0" w:firstColumn="1" w:lastColumn="0" w:noHBand="0" w:noVBand="1"/>
      </w:tblPr>
      <w:tblGrid>
        <w:gridCol w:w="1683"/>
        <w:gridCol w:w="2181"/>
        <w:gridCol w:w="3842"/>
      </w:tblGrid>
      <w:tr w:rsidR="00A67770" w14:paraId="720AD794" w14:textId="77777777" w:rsidTr="00A67770">
        <w:trPr>
          <w:trHeight w:val="360"/>
        </w:trPr>
        <w:tc>
          <w:tcPr>
            <w:tcW w:w="7706" w:type="dxa"/>
            <w:gridSpan w:val="3"/>
            <w:shd w:val="clear" w:color="auto" w:fill="000000" w:themeFill="text1"/>
            <w:vAlign w:val="center"/>
          </w:tcPr>
          <w:p w14:paraId="02D9A13A" w14:textId="60294610" w:rsidR="00A67770" w:rsidRPr="00A67770" w:rsidRDefault="00A67770" w:rsidP="008C07BC">
            <w:pPr>
              <w:pStyle w:val="ListParagraph"/>
              <w:spacing w:line="276" w:lineRule="auto"/>
              <w:ind w:left="0"/>
              <w:rPr>
                <w:rStyle w:val="Strong"/>
                <w:rFonts w:ascii="Arial" w:hAnsi="Arial" w:cs="Arial"/>
                <w:color w:val="FFFFFF" w:themeColor="background1"/>
                <w:sz w:val="20"/>
                <w:szCs w:val="20"/>
                <w:bdr w:val="none" w:sz="0" w:space="0" w:color="auto" w:frame="1"/>
              </w:rPr>
            </w:pPr>
            <w:r w:rsidRPr="00A67770">
              <w:rPr>
                <w:rStyle w:val="Strong"/>
                <w:rFonts w:ascii="Arial" w:hAnsi="Arial" w:cs="Arial"/>
                <w:color w:val="FFFFFF" w:themeColor="background1"/>
                <w:sz w:val="20"/>
                <w:szCs w:val="20"/>
                <w:bdr w:val="none" w:sz="0" w:space="0" w:color="auto" w:frame="1"/>
              </w:rPr>
              <w:t>F</w:t>
            </w:r>
            <w:r w:rsidRPr="00A67770">
              <w:rPr>
                <w:rStyle w:val="Strong"/>
                <w:rFonts w:ascii="Arial" w:hAnsi="Arial" w:cs="Arial"/>
                <w:color w:val="FFFFFF" w:themeColor="background1"/>
                <w:sz w:val="20"/>
                <w:szCs w:val="20"/>
              </w:rPr>
              <w:t>low Execution &amp; Logic</w:t>
            </w:r>
          </w:p>
        </w:tc>
      </w:tr>
      <w:tr w:rsidR="00A67770" w14:paraId="0056DE5B" w14:textId="77777777" w:rsidTr="00AC1AC0">
        <w:trPr>
          <w:trHeight w:val="360"/>
        </w:trPr>
        <w:tc>
          <w:tcPr>
            <w:tcW w:w="1620" w:type="dxa"/>
            <w:shd w:val="clear" w:color="auto" w:fill="E7E6E6" w:themeFill="background2"/>
            <w:vAlign w:val="center"/>
          </w:tcPr>
          <w:p w14:paraId="24FD3ABC" w14:textId="77777777" w:rsidR="00A67770" w:rsidRPr="008E5B86" w:rsidRDefault="00A67770" w:rsidP="008C07BC">
            <w:pPr>
              <w:pStyle w:val="ListParagraph"/>
              <w:spacing w:line="276" w:lineRule="auto"/>
              <w:ind w:left="0"/>
              <w:rPr>
                <w:rFonts w:ascii="Arial" w:hAnsi="Arial" w:cs="Arial"/>
                <w:sz w:val="20"/>
                <w:szCs w:val="20"/>
              </w:rPr>
            </w:pPr>
            <w:r w:rsidRPr="008E5B86">
              <w:rPr>
                <w:rStyle w:val="Strong"/>
                <w:rFonts w:ascii="Arial" w:hAnsi="Arial" w:cs="Arial"/>
                <w:color w:val="1F1F1F"/>
                <w:sz w:val="20"/>
                <w:szCs w:val="20"/>
                <w:bdr w:val="none" w:sz="0" w:space="0" w:color="auto" w:frame="1"/>
              </w:rPr>
              <w:t>Category</w:t>
            </w:r>
          </w:p>
        </w:tc>
        <w:tc>
          <w:tcPr>
            <w:tcW w:w="2200" w:type="dxa"/>
            <w:shd w:val="clear" w:color="auto" w:fill="E7E6E6" w:themeFill="background2"/>
            <w:vAlign w:val="center"/>
          </w:tcPr>
          <w:p w14:paraId="21C31358" w14:textId="77777777" w:rsidR="00A67770" w:rsidRPr="00A67770" w:rsidRDefault="00A67770" w:rsidP="008C07BC">
            <w:pPr>
              <w:pStyle w:val="ListParagraph"/>
              <w:spacing w:line="276" w:lineRule="auto"/>
              <w:ind w:left="0"/>
              <w:rPr>
                <w:rFonts w:ascii="Arial" w:hAnsi="Arial" w:cs="Arial"/>
                <w:sz w:val="20"/>
                <w:szCs w:val="20"/>
              </w:rPr>
            </w:pPr>
            <w:r w:rsidRPr="00A67770">
              <w:rPr>
                <w:rStyle w:val="Strong"/>
                <w:rFonts w:ascii="Arial" w:hAnsi="Arial" w:cs="Arial"/>
                <w:color w:val="1F1F1F"/>
                <w:sz w:val="20"/>
                <w:szCs w:val="20"/>
                <w:bdr w:val="none" w:sz="0" w:space="0" w:color="auto" w:frame="1"/>
              </w:rPr>
              <w:t>Capability</w:t>
            </w:r>
          </w:p>
        </w:tc>
        <w:tc>
          <w:tcPr>
            <w:tcW w:w="3886" w:type="dxa"/>
            <w:shd w:val="clear" w:color="auto" w:fill="E7E6E6" w:themeFill="background2"/>
            <w:vAlign w:val="center"/>
          </w:tcPr>
          <w:p w14:paraId="53C9D0AA" w14:textId="77777777" w:rsidR="00A67770" w:rsidRPr="00A67770" w:rsidRDefault="00A67770" w:rsidP="008C07BC">
            <w:pPr>
              <w:pStyle w:val="ListParagraph"/>
              <w:spacing w:line="276" w:lineRule="auto"/>
              <w:ind w:left="0"/>
              <w:rPr>
                <w:rFonts w:ascii="Arial" w:hAnsi="Arial" w:cs="Arial"/>
                <w:sz w:val="20"/>
                <w:szCs w:val="20"/>
              </w:rPr>
            </w:pPr>
            <w:r w:rsidRPr="00A67770">
              <w:rPr>
                <w:rStyle w:val="Strong"/>
                <w:rFonts w:ascii="Arial" w:hAnsi="Arial" w:cs="Arial"/>
                <w:color w:val="1F1F1F"/>
                <w:sz w:val="20"/>
                <w:szCs w:val="20"/>
                <w:bdr w:val="none" w:sz="0" w:space="0" w:color="auto" w:frame="1"/>
              </w:rPr>
              <w:t>Description</w:t>
            </w:r>
          </w:p>
        </w:tc>
      </w:tr>
      <w:tr w:rsidR="00A67770" w14:paraId="26A3B0F3" w14:textId="77777777" w:rsidTr="00AC1AC0">
        <w:trPr>
          <w:trHeight w:val="1080"/>
        </w:trPr>
        <w:tc>
          <w:tcPr>
            <w:tcW w:w="1620" w:type="dxa"/>
          </w:tcPr>
          <w:p w14:paraId="1F9CFF4F" w14:textId="3261DAFD" w:rsidR="00A67770" w:rsidRPr="00A67770" w:rsidRDefault="00A67770" w:rsidP="008C07BC">
            <w:pPr>
              <w:pStyle w:val="ListParagraph"/>
              <w:spacing w:line="276" w:lineRule="auto"/>
              <w:ind w:left="0"/>
              <w:rPr>
                <w:rFonts w:ascii="Arial" w:hAnsi="Arial" w:cs="Arial"/>
                <w:b/>
                <w:bCs/>
                <w:sz w:val="20"/>
                <w:szCs w:val="20"/>
              </w:rPr>
            </w:pPr>
            <w:r>
              <w:rPr>
                <w:rFonts w:ascii="Arial" w:hAnsi="Arial" w:cs="Arial"/>
                <w:b/>
                <w:bCs/>
                <w:color w:val="1F1F1F"/>
                <w:sz w:val="20"/>
                <w:szCs w:val="20"/>
                <w:bdr w:val="none" w:sz="0" w:space="0" w:color="auto" w:frame="1"/>
              </w:rPr>
              <w:t>Data Action</w:t>
            </w:r>
          </w:p>
        </w:tc>
        <w:tc>
          <w:tcPr>
            <w:tcW w:w="2200" w:type="dxa"/>
          </w:tcPr>
          <w:p w14:paraId="64FB40A8" w14:textId="67891900" w:rsidR="00A67770" w:rsidRPr="00FE642C" w:rsidRDefault="00A67770" w:rsidP="008C07BC">
            <w:pPr>
              <w:pStyle w:val="ListParagraph"/>
              <w:spacing w:line="276" w:lineRule="auto"/>
              <w:ind w:left="0"/>
              <w:rPr>
                <w:rFonts w:ascii="Arial" w:hAnsi="Arial" w:cs="Arial"/>
                <w:sz w:val="20"/>
                <w:szCs w:val="20"/>
              </w:rPr>
            </w:pPr>
            <w:r>
              <w:rPr>
                <w:rFonts w:ascii="Arial" w:hAnsi="Arial" w:cs="Arial"/>
                <w:color w:val="1F1F1F"/>
                <w:sz w:val="20"/>
                <w:szCs w:val="20"/>
                <w:bdr w:val="none" w:sz="0" w:space="0" w:color="auto" w:frame="1"/>
              </w:rPr>
              <w:t>Sync Actions</w:t>
            </w:r>
          </w:p>
        </w:tc>
        <w:tc>
          <w:tcPr>
            <w:tcW w:w="3886" w:type="dxa"/>
          </w:tcPr>
          <w:p w14:paraId="15EC55C9" w14:textId="2FEAA587" w:rsidR="00A67770" w:rsidRPr="00FE642C" w:rsidRDefault="00A67770" w:rsidP="008C07BC">
            <w:pPr>
              <w:pStyle w:val="ListParagraph"/>
              <w:spacing w:line="276" w:lineRule="auto"/>
              <w:ind w:left="0"/>
              <w:rPr>
                <w:rFonts w:ascii="Arial" w:hAnsi="Arial" w:cs="Arial"/>
                <w:sz w:val="20"/>
                <w:szCs w:val="20"/>
              </w:rPr>
            </w:pPr>
            <w:r w:rsidRPr="00A67770">
              <w:rPr>
                <w:rFonts w:ascii="Arial" w:hAnsi="Arial" w:cs="Arial"/>
                <w:color w:val="1F1F1F"/>
                <w:sz w:val="20"/>
                <w:szCs w:val="20"/>
                <w:bdr w:val="none" w:sz="0" w:space="0" w:color="auto" w:frame="1"/>
              </w:rPr>
              <w:t>Capabilities for creating, updating, or deleting records to achieve data synchronization between systems.</w:t>
            </w:r>
          </w:p>
        </w:tc>
      </w:tr>
      <w:tr w:rsidR="00A67770" w14:paraId="3F3837B5" w14:textId="77777777" w:rsidTr="00AC1AC0">
        <w:trPr>
          <w:trHeight w:val="1080"/>
        </w:trPr>
        <w:tc>
          <w:tcPr>
            <w:tcW w:w="1620" w:type="dxa"/>
          </w:tcPr>
          <w:p w14:paraId="70C82534" w14:textId="53A89F06" w:rsidR="00A67770" w:rsidRPr="00A67770" w:rsidRDefault="00A67770" w:rsidP="008C07BC">
            <w:pPr>
              <w:pStyle w:val="ListParagraph"/>
              <w:spacing w:line="276" w:lineRule="auto"/>
              <w:ind w:left="0"/>
              <w:rPr>
                <w:rFonts w:ascii="Arial" w:hAnsi="Arial" w:cs="Arial"/>
                <w:b/>
                <w:bCs/>
                <w:sz w:val="20"/>
                <w:szCs w:val="20"/>
              </w:rPr>
            </w:pPr>
            <w:r>
              <w:rPr>
                <w:rFonts w:ascii="Arial" w:hAnsi="Arial" w:cs="Arial"/>
                <w:b/>
                <w:bCs/>
                <w:sz w:val="20"/>
                <w:szCs w:val="20"/>
              </w:rPr>
              <w:t>Control Flow</w:t>
            </w:r>
          </w:p>
        </w:tc>
        <w:tc>
          <w:tcPr>
            <w:tcW w:w="2200" w:type="dxa"/>
          </w:tcPr>
          <w:p w14:paraId="49482E4E" w14:textId="79EF124B" w:rsidR="00A67770" w:rsidRPr="00FE642C" w:rsidRDefault="00A67770" w:rsidP="008C07BC">
            <w:pPr>
              <w:pStyle w:val="ListParagraph"/>
              <w:spacing w:line="276" w:lineRule="auto"/>
              <w:ind w:left="0"/>
              <w:rPr>
                <w:rFonts w:ascii="Arial" w:hAnsi="Arial" w:cs="Arial"/>
                <w:sz w:val="20"/>
                <w:szCs w:val="20"/>
              </w:rPr>
            </w:pPr>
            <w:r>
              <w:rPr>
                <w:rFonts w:ascii="Arial" w:hAnsi="Arial" w:cs="Arial"/>
                <w:color w:val="1F1F1F"/>
                <w:sz w:val="20"/>
                <w:szCs w:val="20"/>
                <w:bdr w:val="none" w:sz="0" w:space="0" w:color="auto" w:frame="1"/>
              </w:rPr>
              <w:t>Conditional Logic</w:t>
            </w:r>
          </w:p>
        </w:tc>
        <w:tc>
          <w:tcPr>
            <w:tcW w:w="3886" w:type="dxa"/>
          </w:tcPr>
          <w:p w14:paraId="71254E42" w14:textId="41960A70" w:rsidR="00A67770" w:rsidRPr="00A67770" w:rsidRDefault="00A67770" w:rsidP="008C07BC">
            <w:pPr>
              <w:pStyle w:val="ListParagraph"/>
              <w:spacing w:line="276" w:lineRule="auto"/>
              <w:ind w:left="0"/>
              <w:rPr>
                <w:rFonts w:ascii="Arial" w:hAnsi="Arial" w:cs="Arial"/>
                <w:sz w:val="20"/>
                <w:szCs w:val="20"/>
              </w:rPr>
            </w:pPr>
            <w:r w:rsidRPr="00A67770">
              <w:rPr>
                <w:rFonts w:ascii="Arial" w:hAnsi="Arial" w:cs="Arial"/>
                <w:sz w:val="20"/>
                <w:szCs w:val="20"/>
              </w:rPr>
              <w:t>Ability to define if/then/else branching within the workflow based on data values and criteria.</w:t>
            </w:r>
          </w:p>
        </w:tc>
      </w:tr>
      <w:tr w:rsidR="00A67770" w14:paraId="7F2F4345" w14:textId="77777777" w:rsidTr="00AC1AC0">
        <w:trPr>
          <w:trHeight w:val="1080"/>
        </w:trPr>
        <w:tc>
          <w:tcPr>
            <w:tcW w:w="1620" w:type="dxa"/>
          </w:tcPr>
          <w:p w14:paraId="783EBB71" w14:textId="66C53666" w:rsidR="00A67770" w:rsidRPr="00A67770" w:rsidRDefault="00A67770" w:rsidP="008C07BC">
            <w:pPr>
              <w:pStyle w:val="ListParagraph"/>
              <w:spacing w:line="276" w:lineRule="auto"/>
              <w:ind w:left="0"/>
              <w:rPr>
                <w:rFonts w:ascii="Arial" w:hAnsi="Arial" w:cs="Arial"/>
                <w:b/>
                <w:bCs/>
                <w:sz w:val="20"/>
                <w:szCs w:val="20"/>
              </w:rPr>
            </w:pPr>
            <w:r>
              <w:rPr>
                <w:rFonts w:ascii="Arial" w:hAnsi="Arial" w:cs="Arial"/>
                <w:b/>
                <w:bCs/>
                <w:sz w:val="20"/>
                <w:szCs w:val="20"/>
              </w:rPr>
              <w:lastRenderedPageBreak/>
              <w:t>Transformation</w:t>
            </w:r>
          </w:p>
        </w:tc>
        <w:tc>
          <w:tcPr>
            <w:tcW w:w="2200" w:type="dxa"/>
          </w:tcPr>
          <w:p w14:paraId="19A9CD79" w14:textId="0A267F2D" w:rsidR="00A67770" w:rsidRDefault="00A67770" w:rsidP="008C07BC">
            <w:pPr>
              <w:pStyle w:val="ListParagraph"/>
              <w:spacing w:line="276" w:lineRule="auto"/>
              <w:ind w:left="0"/>
              <w:rPr>
                <w:rFonts w:ascii="Arial" w:hAnsi="Arial" w:cs="Arial"/>
                <w:color w:val="1F1F1F"/>
                <w:sz w:val="20"/>
                <w:szCs w:val="20"/>
                <w:bdr w:val="none" w:sz="0" w:space="0" w:color="auto" w:frame="1"/>
              </w:rPr>
            </w:pPr>
            <w:r>
              <w:rPr>
                <w:rFonts w:ascii="Arial" w:hAnsi="Arial" w:cs="Arial"/>
                <w:color w:val="1F1F1F"/>
                <w:sz w:val="20"/>
                <w:szCs w:val="20"/>
                <w:bdr w:val="none" w:sz="0" w:space="0" w:color="auto" w:frame="1"/>
              </w:rPr>
              <w:t>Data Mappings</w:t>
            </w:r>
          </w:p>
        </w:tc>
        <w:tc>
          <w:tcPr>
            <w:tcW w:w="3886" w:type="dxa"/>
          </w:tcPr>
          <w:p w14:paraId="223C5255" w14:textId="3844E43E" w:rsidR="00A67770" w:rsidRPr="00A67770" w:rsidRDefault="00A67770" w:rsidP="008C07BC">
            <w:pPr>
              <w:pStyle w:val="ListParagraph"/>
              <w:spacing w:line="276" w:lineRule="auto"/>
              <w:ind w:left="0"/>
              <w:rPr>
                <w:rFonts w:ascii="Arial" w:hAnsi="Arial" w:cs="Arial"/>
                <w:color w:val="1F1F1F"/>
                <w:sz w:val="20"/>
                <w:szCs w:val="20"/>
                <w:bdr w:val="none" w:sz="0" w:space="0" w:color="auto" w:frame="1"/>
              </w:rPr>
            </w:pPr>
            <w:r w:rsidRPr="00A67770">
              <w:rPr>
                <w:rFonts w:ascii="Arial" w:hAnsi="Arial" w:cs="Arial"/>
                <w:color w:val="1F1F1F"/>
                <w:sz w:val="20"/>
                <w:szCs w:val="20"/>
                <w:bdr w:val="none" w:sz="0" w:space="0" w:color="auto" w:frame="1"/>
              </w:rPr>
              <w:t>Tools for visually linking and transforming source data fields to match target system fields and formats.</w:t>
            </w:r>
          </w:p>
        </w:tc>
      </w:tr>
      <w:tr w:rsidR="00A67770" w14:paraId="2D754DDB" w14:textId="77777777" w:rsidTr="00AC1AC0">
        <w:trPr>
          <w:trHeight w:val="1080"/>
        </w:trPr>
        <w:tc>
          <w:tcPr>
            <w:tcW w:w="1620" w:type="dxa"/>
          </w:tcPr>
          <w:p w14:paraId="30FF2F3A" w14:textId="3A200EE3" w:rsidR="00A67770" w:rsidRPr="00A67770" w:rsidRDefault="00A67770" w:rsidP="008C07BC">
            <w:pPr>
              <w:pStyle w:val="ListParagraph"/>
              <w:spacing w:line="276" w:lineRule="auto"/>
              <w:ind w:left="0"/>
              <w:rPr>
                <w:rFonts w:ascii="Arial" w:hAnsi="Arial" w:cs="Arial"/>
                <w:b/>
                <w:bCs/>
                <w:sz w:val="20"/>
                <w:szCs w:val="20"/>
              </w:rPr>
            </w:pPr>
            <w:r>
              <w:rPr>
                <w:rFonts w:ascii="Arial" w:hAnsi="Arial" w:cs="Arial"/>
                <w:b/>
                <w:bCs/>
                <w:sz w:val="20"/>
                <w:szCs w:val="20"/>
              </w:rPr>
              <w:t>Modeling</w:t>
            </w:r>
          </w:p>
        </w:tc>
        <w:tc>
          <w:tcPr>
            <w:tcW w:w="2200" w:type="dxa"/>
          </w:tcPr>
          <w:p w14:paraId="48C3918C" w14:textId="59901945" w:rsidR="00A67770" w:rsidRDefault="00A67770" w:rsidP="008C07BC">
            <w:pPr>
              <w:pStyle w:val="ListParagraph"/>
              <w:spacing w:line="276" w:lineRule="auto"/>
              <w:ind w:left="0"/>
              <w:rPr>
                <w:rFonts w:ascii="Arial" w:hAnsi="Arial" w:cs="Arial"/>
                <w:color w:val="1F1F1F"/>
                <w:sz w:val="20"/>
                <w:szCs w:val="20"/>
                <w:bdr w:val="none" w:sz="0" w:space="0" w:color="auto" w:frame="1"/>
              </w:rPr>
            </w:pPr>
            <w:r>
              <w:rPr>
                <w:rFonts w:ascii="Arial" w:hAnsi="Arial" w:cs="Arial"/>
                <w:color w:val="1F1F1F"/>
                <w:sz w:val="20"/>
                <w:szCs w:val="20"/>
                <w:bdr w:val="none" w:sz="0" w:space="0" w:color="auto" w:frame="1"/>
              </w:rPr>
              <w:t>Visual Builder with Testing</w:t>
            </w:r>
          </w:p>
        </w:tc>
        <w:tc>
          <w:tcPr>
            <w:tcW w:w="3886" w:type="dxa"/>
          </w:tcPr>
          <w:p w14:paraId="11B37AA9" w14:textId="4F4F61DE" w:rsidR="00A67770" w:rsidRPr="00A67770" w:rsidRDefault="00A67770" w:rsidP="008C07BC">
            <w:pPr>
              <w:pStyle w:val="ListParagraph"/>
              <w:spacing w:line="276" w:lineRule="auto"/>
              <w:ind w:left="0"/>
              <w:rPr>
                <w:rFonts w:ascii="Arial" w:hAnsi="Arial" w:cs="Arial"/>
                <w:color w:val="1F1F1F"/>
                <w:sz w:val="20"/>
                <w:szCs w:val="20"/>
                <w:bdr w:val="none" w:sz="0" w:space="0" w:color="auto" w:frame="1"/>
              </w:rPr>
            </w:pPr>
            <w:r w:rsidRPr="00A67770">
              <w:rPr>
                <w:rFonts w:ascii="Arial" w:hAnsi="Arial" w:cs="Arial"/>
                <w:color w:val="1F1F1F"/>
                <w:sz w:val="20"/>
                <w:szCs w:val="20"/>
                <w:bdr w:val="none" w:sz="0" w:space="0" w:color="auto" w:frame="1"/>
              </w:rPr>
              <w:t>A low-code graphical interface for designing, configuring, and executing flows, including built-in testing features before deployment.</w:t>
            </w:r>
          </w:p>
        </w:tc>
      </w:tr>
    </w:tbl>
    <w:p w14:paraId="6ABDECA6" w14:textId="77777777" w:rsidR="00A67770" w:rsidRDefault="00A67770" w:rsidP="008C07BC">
      <w:pPr>
        <w:pStyle w:val="ListParagraph"/>
        <w:spacing w:line="276" w:lineRule="auto"/>
        <w:rPr>
          <w:rFonts w:ascii="Arial" w:hAnsi="Arial" w:cs="Arial"/>
          <w:b/>
          <w:bCs/>
          <w:sz w:val="22"/>
          <w:szCs w:val="22"/>
        </w:rPr>
      </w:pPr>
    </w:p>
    <w:p w14:paraId="132C8A9A" w14:textId="77777777" w:rsidR="00A67770" w:rsidRPr="008E5B86" w:rsidRDefault="00A67770" w:rsidP="008C07BC">
      <w:pPr>
        <w:pStyle w:val="ListParagraph"/>
        <w:spacing w:line="276" w:lineRule="auto"/>
        <w:ind w:left="1800"/>
        <w:rPr>
          <w:rFonts w:ascii="Arial" w:hAnsi="Arial" w:cs="Arial"/>
          <w:b/>
          <w:bCs/>
          <w:sz w:val="22"/>
          <w:szCs w:val="22"/>
        </w:rPr>
      </w:pPr>
    </w:p>
    <w:tbl>
      <w:tblPr>
        <w:tblStyle w:val="TableGrid"/>
        <w:tblW w:w="7706" w:type="dxa"/>
        <w:tblInd w:w="1435" w:type="dxa"/>
        <w:tblLook w:val="04A0" w:firstRow="1" w:lastRow="0" w:firstColumn="1" w:lastColumn="0" w:noHBand="0" w:noVBand="1"/>
      </w:tblPr>
      <w:tblGrid>
        <w:gridCol w:w="1620"/>
        <w:gridCol w:w="2200"/>
        <w:gridCol w:w="3886"/>
      </w:tblGrid>
      <w:tr w:rsidR="00A67770" w14:paraId="7F0E8538" w14:textId="77777777" w:rsidTr="00AC1AC0">
        <w:trPr>
          <w:trHeight w:val="360"/>
        </w:trPr>
        <w:tc>
          <w:tcPr>
            <w:tcW w:w="7706" w:type="dxa"/>
            <w:gridSpan w:val="3"/>
            <w:shd w:val="clear" w:color="auto" w:fill="000000" w:themeFill="text1"/>
            <w:vAlign w:val="center"/>
          </w:tcPr>
          <w:p w14:paraId="5C6A8F76" w14:textId="16DC64E1" w:rsidR="00A67770" w:rsidRPr="00A67770" w:rsidRDefault="00A67770" w:rsidP="008C07BC">
            <w:pPr>
              <w:pStyle w:val="ListParagraph"/>
              <w:spacing w:line="276" w:lineRule="auto"/>
              <w:ind w:left="0"/>
              <w:rPr>
                <w:rStyle w:val="Strong"/>
                <w:rFonts w:ascii="Arial" w:hAnsi="Arial" w:cs="Arial"/>
                <w:color w:val="1F1F1F"/>
                <w:sz w:val="20"/>
                <w:szCs w:val="20"/>
                <w:bdr w:val="none" w:sz="0" w:space="0" w:color="auto" w:frame="1"/>
              </w:rPr>
            </w:pPr>
            <w:r w:rsidRPr="00A67770">
              <w:rPr>
                <w:rStyle w:val="Strong"/>
                <w:rFonts w:ascii="Arial" w:hAnsi="Arial" w:cs="Arial"/>
                <w:color w:val="FFFFFF" w:themeColor="background1"/>
                <w:sz w:val="20"/>
                <w:szCs w:val="20"/>
                <w:bdr w:val="none" w:sz="0" w:space="0" w:color="auto" w:frame="1"/>
              </w:rPr>
              <w:t>R</w:t>
            </w:r>
            <w:r w:rsidRPr="00A67770">
              <w:rPr>
                <w:rStyle w:val="Strong"/>
                <w:rFonts w:ascii="Arial" w:hAnsi="Arial" w:cs="Arial"/>
                <w:color w:val="FFFFFF" w:themeColor="background1"/>
                <w:sz w:val="20"/>
                <w:szCs w:val="20"/>
              </w:rPr>
              <w:t>eliability &amp; Operations</w:t>
            </w:r>
          </w:p>
        </w:tc>
      </w:tr>
      <w:tr w:rsidR="00A67770" w14:paraId="30214218" w14:textId="77777777" w:rsidTr="00AC1AC0">
        <w:trPr>
          <w:trHeight w:val="360"/>
        </w:trPr>
        <w:tc>
          <w:tcPr>
            <w:tcW w:w="1620" w:type="dxa"/>
            <w:shd w:val="clear" w:color="auto" w:fill="E7E6E6" w:themeFill="background2"/>
            <w:vAlign w:val="center"/>
          </w:tcPr>
          <w:p w14:paraId="6B19B000" w14:textId="77777777" w:rsidR="00A67770" w:rsidRPr="008E5B86" w:rsidRDefault="00A67770" w:rsidP="008C07BC">
            <w:pPr>
              <w:pStyle w:val="ListParagraph"/>
              <w:spacing w:line="276" w:lineRule="auto"/>
              <w:ind w:left="0"/>
              <w:rPr>
                <w:rFonts w:ascii="Arial" w:hAnsi="Arial" w:cs="Arial"/>
                <w:sz w:val="20"/>
                <w:szCs w:val="20"/>
              </w:rPr>
            </w:pPr>
            <w:r w:rsidRPr="008E5B86">
              <w:rPr>
                <w:rStyle w:val="Strong"/>
                <w:rFonts w:ascii="Arial" w:hAnsi="Arial" w:cs="Arial"/>
                <w:color w:val="1F1F1F"/>
                <w:sz w:val="20"/>
                <w:szCs w:val="20"/>
                <w:bdr w:val="none" w:sz="0" w:space="0" w:color="auto" w:frame="1"/>
              </w:rPr>
              <w:t>Category</w:t>
            </w:r>
          </w:p>
        </w:tc>
        <w:tc>
          <w:tcPr>
            <w:tcW w:w="2200" w:type="dxa"/>
            <w:shd w:val="clear" w:color="auto" w:fill="E7E6E6" w:themeFill="background2"/>
            <w:vAlign w:val="center"/>
          </w:tcPr>
          <w:p w14:paraId="5381D72D" w14:textId="77777777" w:rsidR="00A67770" w:rsidRPr="00A67770" w:rsidRDefault="00A67770" w:rsidP="008C07BC">
            <w:pPr>
              <w:pStyle w:val="ListParagraph"/>
              <w:spacing w:line="276" w:lineRule="auto"/>
              <w:ind w:left="0"/>
              <w:rPr>
                <w:rFonts w:ascii="Arial" w:hAnsi="Arial" w:cs="Arial"/>
                <w:sz w:val="20"/>
                <w:szCs w:val="20"/>
              </w:rPr>
            </w:pPr>
            <w:r w:rsidRPr="00A67770">
              <w:rPr>
                <w:rStyle w:val="Strong"/>
                <w:rFonts w:ascii="Arial" w:hAnsi="Arial" w:cs="Arial"/>
                <w:color w:val="1F1F1F"/>
                <w:sz w:val="20"/>
                <w:szCs w:val="20"/>
                <w:bdr w:val="none" w:sz="0" w:space="0" w:color="auto" w:frame="1"/>
              </w:rPr>
              <w:t>Capability</w:t>
            </w:r>
          </w:p>
        </w:tc>
        <w:tc>
          <w:tcPr>
            <w:tcW w:w="3886" w:type="dxa"/>
            <w:shd w:val="clear" w:color="auto" w:fill="E7E6E6" w:themeFill="background2"/>
            <w:vAlign w:val="center"/>
          </w:tcPr>
          <w:p w14:paraId="3728B7D5" w14:textId="77777777" w:rsidR="00A67770" w:rsidRPr="00A67770" w:rsidRDefault="00A67770" w:rsidP="008C07BC">
            <w:pPr>
              <w:pStyle w:val="ListParagraph"/>
              <w:spacing w:line="276" w:lineRule="auto"/>
              <w:ind w:left="0"/>
              <w:rPr>
                <w:rFonts w:ascii="Arial" w:hAnsi="Arial" w:cs="Arial"/>
                <w:sz w:val="20"/>
                <w:szCs w:val="20"/>
              </w:rPr>
            </w:pPr>
            <w:r w:rsidRPr="00A67770">
              <w:rPr>
                <w:rStyle w:val="Strong"/>
                <w:rFonts w:ascii="Arial" w:hAnsi="Arial" w:cs="Arial"/>
                <w:color w:val="1F1F1F"/>
                <w:sz w:val="20"/>
                <w:szCs w:val="20"/>
                <w:bdr w:val="none" w:sz="0" w:space="0" w:color="auto" w:frame="1"/>
              </w:rPr>
              <w:t>Description</w:t>
            </w:r>
          </w:p>
        </w:tc>
      </w:tr>
      <w:tr w:rsidR="00A67770" w14:paraId="55054CB7" w14:textId="77777777" w:rsidTr="00AC1AC0">
        <w:trPr>
          <w:trHeight w:val="1080"/>
        </w:trPr>
        <w:tc>
          <w:tcPr>
            <w:tcW w:w="1620" w:type="dxa"/>
          </w:tcPr>
          <w:p w14:paraId="06F152C9" w14:textId="0CD2B7AA" w:rsidR="00A67770" w:rsidRPr="00A67770" w:rsidRDefault="00A67770" w:rsidP="008C07BC">
            <w:pPr>
              <w:pStyle w:val="ListParagraph"/>
              <w:spacing w:line="276" w:lineRule="auto"/>
              <w:ind w:left="0"/>
              <w:rPr>
                <w:rFonts w:ascii="Arial" w:hAnsi="Arial" w:cs="Arial"/>
                <w:b/>
                <w:bCs/>
                <w:sz w:val="20"/>
                <w:szCs w:val="20"/>
              </w:rPr>
            </w:pPr>
            <w:r>
              <w:rPr>
                <w:rFonts w:ascii="Arial" w:hAnsi="Arial" w:cs="Arial"/>
                <w:b/>
                <w:bCs/>
                <w:color w:val="1F1F1F"/>
                <w:sz w:val="20"/>
                <w:szCs w:val="20"/>
                <w:bdr w:val="none" w:sz="0" w:space="0" w:color="auto" w:frame="1"/>
              </w:rPr>
              <w:t>Resilience</w:t>
            </w:r>
          </w:p>
        </w:tc>
        <w:tc>
          <w:tcPr>
            <w:tcW w:w="2200" w:type="dxa"/>
          </w:tcPr>
          <w:p w14:paraId="7301A81B" w14:textId="4A12E160" w:rsidR="00A67770" w:rsidRPr="00FE642C" w:rsidRDefault="00A67770" w:rsidP="008C07BC">
            <w:pPr>
              <w:pStyle w:val="ListParagraph"/>
              <w:spacing w:line="276" w:lineRule="auto"/>
              <w:ind w:left="0"/>
              <w:rPr>
                <w:rFonts w:ascii="Arial" w:hAnsi="Arial" w:cs="Arial"/>
                <w:sz w:val="20"/>
                <w:szCs w:val="20"/>
              </w:rPr>
            </w:pPr>
            <w:r>
              <w:rPr>
                <w:rFonts w:ascii="Arial" w:hAnsi="Arial" w:cs="Arial"/>
                <w:color w:val="1F1F1F"/>
                <w:sz w:val="20"/>
                <w:szCs w:val="20"/>
                <w:bdr w:val="none" w:sz="0" w:space="0" w:color="auto" w:frame="1"/>
              </w:rPr>
              <w:t>Automated retry behavior</w:t>
            </w:r>
          </w:p>
        </w:tc>
        <w:tc>
          <w:tcPr>
            <w:tcW w:w="3886" w:type="dxa"/>
          </w:tcPr>
          <w:p w14:paraId="219B11C4" w14:textId="622F629D" w:rsidR="00A67770" w:rsidRPr="00FE642C" w:rsidRDefault="00A67770" w:rsidP="008C07BC">
            <w:pPr>
              <w:pStyle w:val="ListParagraph"/>
              <w:spacing w:line="276" w:lineRule="auto"/>
              <w:ind w:left="0"/>
              <w:rPr>
                <w:rFonts w:ascii="Arial" w:hAnsi="Arial" w:cs="Arial"/>
                <w:sz w:val="20"/>
                <w:szCs w:val="20"/>
              </w:rPr>
            </w:pPr>
            <w:r w:rsidRPr="00A67770">
              <w:rPr>
                <w:rFonts w:ascii="Arial" w:hAnsi="Arial" w:cs="Arial"/>
                <w:color w:val="1F1F1F"/>
                <w:sz w:val="20"/>
                <w:szCs w:val="20"/>
                <w:bdr w:val="none" w:sz="0" w:space="0" w:color="auto" w:frame="1"/>
              </w:rPr>
              <w:t>Automatic system logic to re-attempt failed steps or actions for a defined number of times before logging a final failure.</w:t>
            </w:r>
          </w:p>
        </w:tc>
      </w:tr>
      <w:tr w:rsidR="00A67770" w14:paraId="444EAFF5" w14:textId="77777777" w:rsidTr="00AC1AC0">
        <w:trPr>
          <w:trHeight w:val="1080"/>
        </w:trPr>
        <w:tc>
          <w:tcPr>
            <w:tcW w:w="1620" w:type="dxa"/>
          </w:tcPr>
          <w:p w14:paraId="475CF161" w14:textId="2484C6BB" w:rsidR="00A67770" w:rsidRPr="00A67770" w:rsidRDefault="00A67770" w:rsidP="008C07BC">
            <w:pPr>
              <w:pStyle w:val="ListParagraph"/>
              <w:spacing w:line="276" w:lineRule="auto"/>
              <w:ind w:left="0"/>
              <w:rPr>
                <w:rFonts w:ascii="Arial" w:hAnsi="Arial" w:cs="Arial"/>
                <w:b/>
                <w:bCs/>
                <w:sz w:val="20"/>
                <w:szCs w:val="20"/>
              </w:rPr>
            </w:pPr>
            <w:r>
              <w:rPr>
                <w:rFonts w:ascii="Arial" w:hAnsi="Arial" w:cs="Arial"/>
                <w:b/>
                <w:bCs/>
                <w:sz w:val="20"/>
                <w:szCs w:val="20"/>
              </w:rPr>
              <w:t>Notifications</w:t>
            </w:r>
          </w:p>
        </w:tc>
        <w:tc>
          <w:tcPr>
            <w:tcW w:w="2200" w:type="dxa"/>
          </w:tcPr>
          <w:p w14:paraId="53A4FB77" w14:textId="20C73291" w:rsidR="00A67770" w:rsidRPr="00FE642C" w:rsidRDefault="00A67770" w:rsidP="008C07BC">
            <w:pPr>
              <w:pStyle w:val="ListParagraph"/>
              <w:spacing w:line="276" w:lineRule="auto"/>
              <w:ind w:left="0"/>
              <w:rPr>
                <w:rFonts w:ascii="Arial" w:hAnsi="Arial" w:cs="Arial"/>
                <w:sz w:val="20"/>
                <w:szCs w:val="20"/>
              </w:rPr>
            </w:pPr>
            <w:r>
              <w:rPr>
                <w:rFonts w:ascii="Arial" w:hAnsi="Arial" w:cs="Arial"/>
                <w:color w:val="1F1F1F"/>
                <w:sz w:val="20"/>
                <w:szCs w:val="20"/>
                <w:bdr w:val="none" w:sz="0" w:space="0" w:color="auto" w:frame="1"/>
              </w:rPr>
              <w:t>Failure and outage alerting</w:t>
            </w:r>
          </w:p>
        </w:tc>
        <w:tc>
          <w:tcPr>
            <w:tcW w:w="3886" w:type="dxa"/>
          </w:tcPr>
          <w:p w14:paraId="7B4FED47" w14:textId="74FCDE21" w:rsidR="00A67770" w:rsidRPr="00A67770" w:rsidRDefault="00A67770" w:rsidP="008C07BC">
            <w:pPr>
              <w:pStyle w:val="ListParagraph"/>
              <w:spacing w:line="276" w:lineRule="auto"/>
              <w:ind w:left="0"/>
              <w:rPr>
                <w:rFonts w:ascii="Arial" w:hAnsi="Arial" w:cs="Arial"/>
                <w:sz w:val="20"/>
                <w:szCs w:val="20"/>
              </w:rPr>
            </w:pPr>
            <w:r w:rsidRPr="00A67770">
              <w:rPr>
                <w:rFonts w:ascii="Arial" w:hAnsi="Arial" w:cs="Arial"/>
                <w:color w:val="1F1F1F"/>
                <w:sz w:val="20"/>
                <w:szCs w:val="20"/>
                <w:bdr w:val="none" w:sz="0" w:space="0" w:color="auto" w:frame="1"/>
              </w:rPr>
              <w:t>System to send proactive alerts (e.g., email, SMS) when flows fail, systems are unreachable, or defined performance thresholds are breached.</w:t>
            </w:r>
          </w:p>
        </w:tc>
      </w:tr>
    </w:tbl>
    <w:p w14:paraId="74F2325B" w14:textId="77777777" w:rsidR="008E5B86" w:rsidRPr="00A67770" w:rsidRDefault="008E5B86" w:rsidP="008C07BC">
      <w:pPr>
        <w:spacing w:line="276" w:lineRule="auto"/>
        <w:rPr>
          <w:rFonts w:ascii="Arial" w:hAnsi="Arial" w:cs="Arial"/>
          <w:b/>
          <w:bCs/>
          <w:sz w:val="22"/>
          <w:szCs w:val="22"/>
        </w:rPr>
      </w:pPr>
    </w:p>
    <w:p w14:paraId="7FFCB483" w14:textId="77777777" w:rsidR="00744F7E" w:rsidRDefault="00744F7E" w:rsidP="008C07BC">
      <w:pPr>
        <w:pStyle w:val="ListParagraph"/>
        <w:spacing w:line="276" w:lineRule="auto"/>
        <w:ind w:left="1080"/>
        <w:rPr>
          <w:rFonts w:ascii="Arial" w:hAnsi="Arial" w:cs="Arial"/>
          <w:b/>
          <w:bCs/>
          <w:sz w:val="22"/>
          <w:szCs w:val="22"/>
        </w:rPr>
      </w:pPr>
    </w:p>
    <w:tbl>
      <w:tblPr>
        <w:tblStyle w:val="TableGrid"/>
        <w:tblW w:w="7706" w:type="dxa"/>
        <w:tblInd w:w="1435" w:type="dxa"/>
        <w:tblLook w:val="04A0" w:firstRow="1" w:lastRow="0" w:firstColumn="1" w:lastColumn="0" w:noHBand="0" w:noVBand="1"/>
      </w:tblPr>
      <w:tblGrid>
        <w:gridCol w:w="1762"/>
        <w:gridCol w:w="2161"/>
        <w:gridCol w:w="3783"/>
      </w:tblGrid>
      <w:tr w:rsidR="00A67770" w14:paraId="75376084" w14:textId="77777777" w:rsidTr="00AC1AC0">
        <w:trPr>
          <w:trHeight w:val="360"/>
        </w:trPr>
        <w:tc>
          <w:tcPr>
            <w:tcW w:w="7706" w:type="dxa"/>
            <w:gridSpan w:val="3"/>
            <w:shd w:val="clear" w:color="auto" w:fill="000000" w:themeFill="text1"/>
            <w:vAlign w:val="center"/>
          </w:tcPr>
          <w:p w14:paraId="68CF5687" w14:textId="2CE1A086" w:rsidR="00A67770" w:rsidRPr="00A67770" w:rsidRDefault="00A67770" w:rsidP="008C07BC">
            <w:pPr>
              <w:pStyle w:val="ListParagraph"/>
              <w:spacing w:line="276" w:lineRule="auto"/>
              <w:ind w:left="0"/>
              <w:rPr>
                <w:rStyle w:val="Strong"/>
                <w:rFonts w:ascii="Arial" w:hAnsi="Arial" w:cs="Arial"/>
                <w:color w:val="FFFFFF" w:themeColor="background1"/>
                <w:sz w:val="20"/>
                <w:szCs w:val="20"/>
                <w:bdr w:val="none" w:sz="0" w:space="0" w:color="auto" w:frame="1"/>
              </w:rPr>
            </w:pPr>
            <w:r w:rsidRPr="00A67770">
              <w:rPr>
                <w:rStyle w:val="Strong"/>
                <w:rFonts w:ascii="Arial" w:hAnsi="Arial" w:cs="Arial"/>
                <w:color w:val="FFFFFF" w:themeColor="background1"/>
                <w:sz w:val="20"/>
                <w:szCs w:val="20"/>
                <w:bdr w:val="none" w:sz="0" w:space="0" w:color="auto" w:frame="1"/>
              </w:rPr>
              <w:t>M</w:t>
            </w:r>
            <w:r w:rsidRPr="00A67770">
              <w:rPr>
                <w:rStyle w:val="Strong"/>
                <w:rFonts w:ascii="Arial" w:hAnsi="Arial" w:cs="Arial"/>
                <w:color w:val="FFFFFF" w:themeColor="background1"/>
                <w:sz w:val="20"/>
                <w:szCs w:val="20"/>
              </w:rPr>
              <w:t>onitoring &amp; Governance</w:t>
            </w:r>
          </w:p>
        </w:tc>
      </w:tr>
      <w:tr w:rsidR="00A67770" w14:paraId="4871045D" w14:textId="77777777" w:rsidTr="00AC1AC0">
        <w:trPr>
          <w:trHeight w:val="360"/>
        </w:trPr>
        <w:tc>
          <w:tcPr>
            <w:tcW w:w="1620" w:type="dxa"/>
            <w:shd w:val="clear" w:color="auto" w:fill="E7E6E6" w:themeFill="background2"/>
            <w:vAlign w:val="center"/>
          </w:tcPr>
          <w:p w14:paraId="687EA23C" w14:textId="77777777" w:rsidR="00A67770" w:rsidRPr="008E5B86" w:rsidRDefault="00A67770" w:rsidP="008C07BC">
            <w:pPr>
              <w:pStyle w:val="ListParagraph"/>
              <w:spacing w:line="276" w:lineRule="auto"/>
              <w:ind w:left="0"/>
              <w:rPr>
                <w:rFonts w:ascii="Arial" w:hAnsi="Arial" w:cs="Arial"/>
                <w:sz w:val="20"/>
                <w:szCs w:val="20"/>
              </w:rPr>
            </w:pPr>
            <w:r w:rsidRPr="008E5B86">
              <w:rPr>
                <w:rStyle w:val="Strong"/>
                <w:rFonts w:ascii="Arial" w:hAnsi="Arial" w:cs="Arial"/>
                <w:color w:val="1F1F1F"/>
                <w:sz w:val="20"/>
                <w:szCs w:val="20"/>
                <w:bdr w:val="none" w:sz="0" w:space="0" w:color="auto" w:frame="1"/>
              </w:rPr>
              <w:t>Category</w:t>
            </w:r>
          </w:p>
        </w:tc>
        <w:tc>
          <w:tcPr>
            <w:tcW w:w="2200" w:type="dxa"/>
            <w:shd w:val="clear" w:color="auto" w:fill="E7E6E6" w:themeFill="background2"/>
            <w:vAlign w:val="center"/>
          </w:tcPr>
          <w:p w14:paraId="5D22C26B" w14:textId="77777777" w:rsidR="00A67770" w:rsidRPr="00A67770" w:rsidRDefault="00A67770" w:rsidP="008C07BC">
            <w:pPr>
              <w:pStyle w:val="ListParagraph"/>
              <w:spacing w:line="276" w:lineRule="auto"/>
              <w:ind w:left="0"/>
              <w:rPr>
                <w:rFonts w:ascii="Arial" w:hAnsi="Arial" w:cs="Arial"/>
                <w:sz w:val="20"/>
                <w:szCs w:val="20"/>
              </w:rPr>
            </w:pPr>
            <w:r w:rsidRPr="00A67770">
              <w:rPr>
                <w:rStyle w:val="Strong"/>
                <w:rFonts w:ascii="Arial" w:hAnsi="Arial" w:cs="Arial"/>
                <w:color w:val="1F1F1F"/>
                <w:sz w:val="20"/>
                <w:szCs w:val="20"/>
                <w:bdr w:val="none" w:sz="0" w:space="0" w:color="auto" w:frame="1"/>
              </w:rPr>
              <w:t>Capability</w:t>
            </w:r>
          </w:p>
        </w:tc>
        <w:tc>
          <w:tcPr>
            <w:tcW w:w="3886" w:type="dxa"/>
            <w:shd w:val="clear" w:color="auto" w:fill="E7E6E6" w:themeFill="background2"/>
            <w:vAlign w:val="center"/>
          </w:tcPr>
          <w:p w14:paraId="19896EEC" w14:textId="77777777" w:rsidR="00A67770" w:rsidRPr="00A67770" w:rsidRDefault="00A67770" w:rsidP="008C07BC">
            <w:pPr>
              <w:pStyle w:val="ListParagraph"/>
              <w:spacing w:line="276" w:lineRule="auto"/>
              <w:ind w:left="0"/>
              <w:rPr>
                <w:rFonts w:ascii="Arial" w:hAnsi="Arial" w:cs="Arial"/>
                <w:sz w:val="20"/>
                <w:szCs w:val="20"/>
              </w:rPr>
            </w:pPr>
            <w:r w:rsidRPr="00A67770">
              <w:rPr>
                <w:rStyle w:val="Strong"/>
                <w:rFonts w:ascii="Arial" w:hAnsi="Arial" w:cs="Arial"/>
                <w:color w:val="1F1F1F"/>
                <w:sz w:val="20"/>
                <w:szCs w:val="20"/>
                <w:bdr w:val="none" w:sz="0" w:space="0" w:color="auto" w:frame="1"/>
              </w:rPr>
              <w:t>Description</w:t>
            </w:r>
          </w:p>
        </w:tc>
      </w:tr>
      <w:tr w:rsidR="00A67770" w14:paraId="5461F3C3" w14:textId="77777777" w:rsidTr="00AC1AC0">
        <w:trPr>
          <w:trHeight w:val="1080"/>
        </w:trPr>
        <w:tc>
          <w:tcPr>
            <w:tcW w:w="1620" w:type="dxa"/>
          </w:tcPr>
          <w:p w14:paraId="32C13934" w14:textId="307E8410" w:rsidR="00A67770" w:rsidRPr="00C87C8B" w:rsidRDefault="00C87C8B" w:rsidP="008C07BC">
            <w:pPr>
              <w:pStyle w:val="ListParagraph"/>
              <w:spacing w:line="276" w:lineRule="auto"/>
              <w:ind w:left="0"/>
              <w:rPr>
                <w:rFonts w:ascii="Arial" w:hAnsi="Arial" w:cs="Arial"/>
                <w:b/>
                <w:bCs/>
                <w:sz w:val="20"/>
                <w:szCs w:val="20"/>
              </w:rPr>
            </w:pPr>
            <w:r w:rsidRPr="00C87C8B">
              <w:rPr>
                <w:rFonts w:ascii="Arial" w:hAnsi="Arial" w:cs="Arial"/>
                <w:b/>
                <w:bCs/>
                <w:color w:val="1F1F1F"/>
                <w:sz w:val="20"/>
                <w:szCs w:val="20"/>
                <w:bdr w:val="none" w:sz="0" w:space="0" w:color="auto" w:frame="1"/>
              </w:rPr>
              <w:t>Audit Trail</w:t>
            </w:r>
          </w:p>
        </w:tc>
        <w:tc>
          <w:tcPr>
            <w:tcW w:w="2200" w:type="dxa"/>
          </w:tcPr>
          <w:p w14:paraId="39BC5C6E" w14:textId="39E15BF9" w:rsidR="00A67770" w:rsidRPr="00FE642C" w:rsidRDefault="00C87C8B" w:rsidP="008C07BC">
            <w:pPr>
              <w:pStyle w:val="ListParagraph"/>
              <w:spacing w:line="276" w:lineRule="auto"/>
              <w:ind w:left="0"/>
              <w:rPr>
                <w:rFonts w:ascii="Arial" w:hAnsi="Arial" w:cs="Arial"/>
                <w:sz w:val="20"/>
                <w:szCs w:val="20"/>
              </w:rPr>
            </w:pPr>
            <w:r>
              <w:rPr>
                <w:rFonts w:ascii="Arial" w:hAnsi="Arial" w:cs="Arial"/>
                <w:color w:val="1F1F1F"/>
                <w:sz w:val="20"/>
                <w:szCs w:val="20"/>
                <w:bdr w:val="none" w:sz="0" w:space="0" w:color="auto" w:frame="1"/>
              </w:rPr>
              <w:t>Activity logging (including failures)</w:t>
            </w:r>
          </w:p>
        </w:tc>
        <w:tc>
          <w:tcPr>
            <w:tcW w:w="3886" w:type="dxa"/>
          </w:tcPr>
          <w:p w14:paraId="0A32A7F4" w14:textId="0991B716" w:rsidR="00A67770" w:rsidRPr="00FE642C" w:rsidRDefault="00C87C8B" w:rsidP="008C07BC">
            <w:pPr>
              <w:pStyle w:val="ListParagraph"/>
              <w:spacing w:line="276" w:lineRule="auto"/>
              <w:ind w:left="0"/>
              <w:rPr>
                <w:rFonts w:ascii="Arial" w:hAnsi="Arial" w:cs="Arial"/>
                <w:sz w:val="20"/>
                <w:szCs w:val="20"/>
              </w:rPr>
            </w:pPr>
            <w:r w:rsidRPr="00C87C8B">
              <w:rPr>
                <w:rFonts w:ascii="Arial" w:hAnsi="Arial" w:cs="Arial"/>
                <w:color w:val="1F1F1F"/>
                <w:sz w:val="20"/>
                <w:szCs w:val="20"/>
                <w:bdr w:val="none" w:sz="0" w:space="0" w:color="auto" w:frame="1"/>
              </w:rPr>
              <w:t>Detailed recording of every step and data change within a flow execution, specifically capturing error messages and failure details.</w:t>
            </w:r>
          </w:p>
        </w:tc>
      </w:tr>
      <w:tr w:rsidR="00A67770" w14:paraId="4931C111" w14:textId="77777777" w:rsidTr="00AC1AC0">
        <w:trPr>
          <w:trHeight w:val="1080"/>
        </w:trPr>
        <w:tc>
          <w:tcPr>
            <w:tcW w:w="1620" w:type="dxa"/>
          </w:tcPr>
          <w:p w14:paraId="4CD15B8D" w14:textId="75C1D080" w:rsidR="00A67770" w:rsidRPr="00C87C8B" w:rsidRDefault="00C87C8B" w:rsidP="008C07BC">
            <w:pPr>
              <w:pStyle w:val="ListParagraph"/>
              <w:spacing w:line="276" w:lineRule="auto"/>
              <w:ind w:left="0"/>
              <w:rPr>
                <w:rFonts w:ascii="Arial" w:hAnsi="Arial" w:cs="Arial"/>
                <w:b/>
                <w:bCs/>
                <w:sz w:val="20"/>
                <w:szCs w:val="20"/>
              </w:rPr>
            </w:pPr>
            <w:r w:rsidRPr="00C87C8B">
              <w:rPr>
                <w:rFonts w:ascii="Arial" w:hAnsi="Arial" w:cs="Arial"/>
                <w:b/>
                <w:bCs/>
                <w:sz w:val="20"/>
                <w:szCs w:val="20"/>
              </w:rPr>
              <w:t>Transparency</w:t>
            </w:r>
          </w:p>
        </w:tc>
        <w:tc>
          <w:tcPr>
            <w:tcW w:w="2200" w:type="dxa"/>
          </w:tcPr>
          <w:p w14:paraId="16B216A7" w14:textId="5E21B1D4" w:rsidR="00A67770" w:rsidRPr="00FE642C" w:rsidRDefault="00C87C8B" w:rsidP="008C07BC">
            <w:pPr>
              <w:pStyle w:val="ListParagraph"/>
              <w:spacing w:line="276" w:lineRule="auto"/>
              <w:ind w:left="0"/>
              <w:rPr>
                <w:rFonts w:ascii="Arial" w:hAnsi="Arial" w:cs="Arial"/>
                <w:sz w:val="20"/>
                <w:szCs w:val="20"/>
              </w:rPr>
            </w:pPr>
            <w:r>
              <w:rPr>
                <w:rFonts w:ascii="Arial" w:hAnsi="Arial" w:cs="Arial"/>
                <w:color w:val="1F1F1F"/>
                <w:sz w:val="20"/>
                <w:szCs w:val="20"/>
                <w:bdr w:val="none" w:sz="0" w:space="0" w:color="auto" w:frame="1"/>
              </w:rPr>
              <w:t>Read-only data views</w:t>
            </w:r>
          </w:p>
        </w:tc>
        <w:tc>
          <w:tcPr>
            <w:tcW w:w="3886" w:type="dxa"/>
          </w:tcPr>
          <w:p w14:paraId="491BC3C2" w14:textId="1498BB43" w:rsidR="00A67770" w:rsidRPr="00A67770" w:rsidRDefault="00C87C8B" w:rsidP="008C07BC">
            <w:pPr>
              <w:pStyle w:val="ListParagraph"/>
              <w:spacing w:line="276" w:lineRule="auto"/>
              <w:ind w:left="0"/>
              <w:rPr>
                <w:rFonts w:ascii="Arial" w:hAnsi="Arial" w:cs="Arial"/>
                <w:sz w:val="20"/>
                <w:szCs w:val="20"/>
              </w:rPr>
            </w:pPr>
            <w:r w:rsidRPr="00C87C8B">
              <w:rPr>
                <w:rFonts w:ascii="Arial" w:hAnsi="Arial" w:cs="Arial"/>
                <w:sz w:val="20"/>
                <w:szCs w:val="20"/>
              </w:rPr>
              <w:t>The ability for users to inspect the data payload (input and output) at various stages of the flow without the ability to modify it.</w:t>
            </w:r>
          </w:p>
        </w:tc>
      </w:tr>
      <w:tr w:rsidR="00A67770" w14:paraId="4B511DC2" w14:textId="77777777" w:rsidTr="00AC1AC0">
        <w:trPr>
          <w:trHeight w:val="1080"/>
        </w:trPr>
        <w:tc>
          <w:tcPr>
            <w:tcW w:w="1620" w:type="dxa"/>
          </w:tcPr>
          <w:p w14:paraId="14C88FFB" w14:textId="0B57E921" w:rsidR="00A67770" w:rsidRPr="00C87C8B" w:rsidRDefault="00C87C8B" w:rsidP="008C07BC">
            <w:pPr>
              <w:pStyle w:val="ListParagraph"/>
              <w:spacing w:line="276" w:lineRule="auto"/>
              <w:ind w:left="0"/>
              <w:rPr>
                <w:rFonts w:ascii="Arial" w:hAnsi="Arial" w:cs="Arial"/>
                <w:b/>
                <w:bCs/>
                <w:sz w:val="20"/>
                <w:szCs w:val="20"/>
              </w:rPr>
            </w:pPr>
            <w:r w:rsidRPr="00C87C8B">
              <w:rPr>
                <w:rFonts w:ascii="Arial" w:hAnsi="Arial" w:cs="Arial"/>
                <w:b/>
                <w:bCs/>
                <w:sz w:val="20"/>
                <w:szCs w:val="20"/>
              </w:rPr>
              <w:t>Reporting</w:t>
            </w:r>
          </w:p>
        </w:tc>
        <w:tc>
          <w:tcPr>
            <w:tcW w:w="2200" w:type="dxa"/>
          </w:tcPr>
          <w:p w14:paraId="6D484BC0" w14:textId="7F016EC6" w:rsidR="00A67770" w:rsidRDefault="00C87C8B" w:rsidP="008C07BC">
            <w:pPr>
              <w:pStyle w:val="ListParagraph"/>
              <w:spacing w:line="276" w:lineRule="auto"/>
              <w:ind w:left="0"/>
              <w:rPr>
                <w:rFonts w:ascii="Arial" w:hAnsi="Arial" w:cs="Arial"/>
                <w:color w:val="1F1F1F"/>
                <w:sz w:val="20"/>
                <w:szCs w:val="20"/>
                <w:bdr w:val="none" w:sz="0" w:space="0" w:color="auto" w:frame="1"/>
              </w:rPr>
            </w:pPr>
            <w:r>
              <w:rPr>
                <w:rFonts w:ascii="Arial" w:hAnsi="Arial" w:cs="Arial"/>
                <w:color w:val="1F1F1F"/>
                <w:sz w:val="20"/>
                <w:szCs w:val="20"/>
                <w:bdr w:val="none" w:sz="0" w:space="0" w:color="auto" w:frame="1"/>
              </w:rPr>
              <w:t>Basic monitoring and usage reports</w:t>
            </w:r>
          </w:p>
        </w:tc>
        <w:tc>
          <w:tcPr>
            <w:tcW w:w="3886" w:type="dxa"/>
          </w:tcPr>
          <w:p w14:paraId="098EEE1A" w14:textId="5196FABE" w:rsidR="00A67770" w:rsidRPr="00A67770" w:rsidRDefault="00C87C8B" w:rsidP="008C07BC">
            <w:pPr>
              <w:pStyle w:val="ListParagraph"/>
              <w:spacing w:line="276" w:lineRule="auto"/>
              <w:ind w:left="0"/>
              <w:rPr>
                <w:rFonts w:ascii="Arial" w:hAnsi="Arial" w:cs="Arial"/>
                <w:color w:val="1F1F1F"/>
                <w:sz w:val="20"/>
                <w:szCs w:val="20"/>
                <w:bdr w:val="none" w:sz="0" w:space="0" w:color="auto" w:frame="1"/>
              </w:rPr>
            </w:pPr>
            <w:r w:rsidRPr="00C87C8B">
              <w:rPr>
                <w:rFonts w:ascii="Arial" w:hAnsi="Arial" w:cs="Arial"/>
                <w:color w:val="1F1F1F"/>
                <w:sz w:val="20"/>
                <w:szCs w:val="20"/>
                <w:bdr w:val="none" w:sz="0" w:space="0" w:color="auto" w:frame="1"/>
              </w:rPr>
              <w:t>Dashboards and reports showing flow status, success/failure rates, volume, and latency, including the option for scheduled delivery (e.g., emailed reports).</w:t>
            </w:r>
          </w:p>
        </w:tc>
      </w:tr>
      <w:tr w:rsidR="00A67770" w14:paraId="4E691B6F" w14:textId="77777777" w:rsidTr="00AC1AC0">
        <w:trPr>
          <w:trHeight w:val="1080"/>
        </w:trPr>
        <w:tc>
          <w:tcPr>
            <w:tcW w:w="1620" w:type="dxa"/>
          </w:tcPr>
          <w:p w14:paraId="01EF6BCE" w14:textId="28CFFCCA" w:rsidR="00A67770" w:rsidRPr="00C87C8B" w:rsidRDefault="00C87C8B" w:rsidP="008C07BC">
            <w:pPr>
              <w:pStyle w:val="ListParagraph"/>
              <w:spacing w:line="276" w:lineRule="auto"/>
              <w:ind w:left="0"/>
              <w:rPr>
                <w:rFonts w:ascii="Arial" w:hAnsi="Arial" w:cs="Arial"/>
                <w:b/>
                <w:bCs/>
                <w:sz w:val="20"/>
                <w:szCs w:val="20"/>
              </w:rPr>
            </w:pPr>
            <w:r w:rsidRPr="00C87C8B">
              <w:rPr>
                <w:rFonts w:ascii="Arial" w:hAnsi="Arial" w:cs="Arial"/>
                <w:b/>
                <w:bCs/>
                <w:sz w:val="20"/>
                <w:szCs w:val="20"/>
              </w:rPr>
              <w:t>Security/Access</w:t>
            </w:r>
          </w:p>
        </w:tc>
        <w:tc>
          <w:tcPr>
            <w:tcW w:w="2200" w:type="dxa"/>
          </w:tcPr>
          <w:p w14:paraId="59076685" w14:textId="7A09F2FE" w:rsidR="00A67770" w:rsidRDefault="00C87C8B" w:rsidP="008C07BC">
            <w:pPr>
              <w:pStyle w:val="ListParagraph"/>
              <w:spacing w:line="276" w:lineRule="auto"/>
              <w:ind w:left="0"/>
              <w:rPr>
                <w:rFonts w:ascii="Arial" w:hAnsi="Arial" w:cs="Arial"/>
                <w:color w:val="1F1F1F"/>
                <w:sz w:val="20"/>
                <w:szCs w:val="20"/>
                <w:bdr w:val="none" w:sz="0" w:space="0" w:color="auto" w:frame="1"/>
              </w:rPr>
            </w:pPr>
            <w:r>
              <w:rPr>
                <w:rFonts w:ascii="Arial" w:hAnsi="Arial" w:cs="Arial"/>
                <w:color w:val="1F1F1F"/>
                <w:sz w:val="20"/>
                <w:szCs w:val="20"/>
                <w:bdr w:val="none" w:sz="0" w:space="0" w:color="auto" w:frame="1"/>
              </w:rPr>
              <w:t>Permissions and governance</w:t>
            </w:r>
          </w:p>
        </w:tc>
        <w:tc>
          <w:tcPr>
            <w:tcW w:w="3886" w:type="dxa"/>
          </w:tcPr>
          <w:p w14:paraId="0BF4EE5D" w14:textId="2CFB994E" w:rsidR="00A67770" w:rsidRPr="00A67770" w:rsidRDefault="00C87C8B" w:rsidP="008C07BC">
            <w:pPr>
              <w:pStyle w:val="ListParagraph"/>
              <w:spacing w:line="276" w:lineRule="auto"/>
              <w:ind w:left="0"/>
              <w:rPr>
                <w:rFonts w:ascii="Arial" w:hAnsi="Arial" w:cs="Arial"/>
                <w:color w:val="1F1F1F"/>
                <w:sz w:val="20"/>
                <w:szCs w:val="20"/>
                <w:bdr w:val="none" w:sz="0" w:space="0" w:color="auto" w:frame="1"/>
              </w:rPr>
            </w:pPr>
            <w:r w:rsidRPr="00C87C8B">
              <w:rPr>
                <w:rFonts w:ascii="Arial" w:hAnsi="Arial" w:cs="Arial"/>
                <w:color w:val="1F1F1F"/>
                <w:sz w:val="20"/>
                <w:szCs w:val="20"/>
                <w:bdr w:val="none" w:sz="0" w:space="0" w:color="auto" w:frame="1"/>
              </w:rPr>
              <w:t>Granular control over user access, defining who can create/edit workflows, and who can view/edit specific records or fields within the platform.</w:t>
            </w:r>
          </w:p>
        </w:tc>
      </w:tr>
    </w:tbl>
    <w:p w14:paraId="314E4D43" w14:textId="77777777" w:rsidR="00A67770" w:rsidRDefault="00A67770" w:rsidP="008C07BC">
      <w:pPr>
        <w:pStyle w:val="ListParagraph"/>
        <w:spacing w:line="276" w:lineRule="auto"/>
        <w:rPr>
          <w:rFonts w:ascii="Arial" w:hAnsi="Arial" w:cs="Arial"/>
          <w:b/>
          <w:bCs/>
          <w:sz w:val="22"/>
          <w:szCs w:val="22"/>
        </w:rPr>
      </w:pPr>
    </w:p>
    <w:tbl>
      <w:tblPr>
        <w:tblStyle w:val="TableGrid"/>
        <w:tblW w:w="7706" w:type="dxa"/>
        <w:tblInd w:w="1435" w:type="dxa"/>
        <w:tblLook w:val="04A0" w:firstRow="1" w:lastRow="0" w:firstColumn="1" w:lastColumn="0" w:noHBand="0" w:noVBand="1"/>
      </w:tblPr>
      <w:tblGrid>
        <w:gridCol w:w="1620"/>
        <w:gridCol w:w="2200"/>
        <w:gridCol w:w="3886"/>
      </w:tblGrid>
      <w:tr w:rsidR="00C87C8B" w14:paraId="4D563F20" w14:textId="77777777" w:rsidTr="00AC1AC0">
        <w:trPr>
          <w:trHeight w:val="360"/>
        </w:trPr>
        <w:tc>
          <w:tcPr>
            <w:tcW w:w="7706" w:type="dxa"/>
            <w:gridSpan w:val="3"/>
            <w:shd w:val="clear" w:color="auto" w:fill="000000" w:themeFill="text1"/>
            <w:vAlign w:val="center"/>
          </w:tcPr>
          <w:p w14:paraId="4E311DEF" w14:textId="53AC3C94" w:rsidR="00C87C8B" w:rsidRPr="00A67770" w:rsidRDefault="00C87C8B" w:rsidP="008C07BC">
            <w:pPr>
              <w:pStyle w:val="ListParagraph"/>
              <w:spacing w:line="276" w:lineRule="auto"/>
              <w:ind w:left="0"/>
              <w:rPr>
                <w:rStyle w:val="Strong"/>
                <w:rFonts w:ascii="Arial" w:hAnsi="Arial" w:cs="Arial"/>
                <w:color w:val="1F1F1F"/>
                <w:sz w:val="20"/>
                <w:szCs w:val="20"/>
                <w:bdr w:val="none" w:sz="0" w:space="0" w:color="auto" w:frame="1"/>
              </w:rPr>
            </w:pPr>
            <w:r>
              <w:rPr>
                <w:rStyle w:val="Strong"/>
                <w:rFonts w:ascii="Arial" w:hAnsi="Arial" w:cs="Arial"/>
                <w:color w:val="FFFFFF" w:themeColor="background1"/>
                <w:sz w:val="20"/>
                <w:szCs w:val="20"/>
                <w:bdr w:val="none" w:sz="0" w:space="0" w:color="auto" w:frame="1"/>
              </w:rPr>
              <w:t>Checks &amp; Balances</w:t>
            </w:r>
            <w:r>
              <w:rPr>
                <w:rStyle w:val="Strong"/>
                <w:color w:val="FFFFFF" w:themeColor="background1"/>
              </w:rPr>
              <w:t xml:space="preserve"> </w:t>
            </w:r>
          </w:p>
        </w:tc>
      </w:tr>
      <w:tr w:rsidR="00C87C8B" w14:paraId="22DEA569" w14:textId="77777777" w:rsidTr="00AC1AC0">
        <w:trPr>
          <w:trHeight w:val="360"/>
        </w:trPr>
        <w:tc>
          <w:tcPr>
            <w:tcW w:w="1620" w:type="dxa"/>
            <w:shd w:val="clear" w:color="auto" w:fill="E7E6E6" w:themeFill="background2"/>
            <w:vAlign w:val="center"/>
          </w:tcPr>
          <w:p w14:paraId="00C09EA6" w14:textId="77777777" w:rsidR="00C87C8B" w:rsidRPr="008E5B86" w:rsidRDefault="00C87C8B" w:rsidP="008C07BC">
            <w:pPr>
              <w:pStyle w:val="ListParagraph"/>
              <w:spacing w:line="276" w:lineRule="auto"/>
              <w:ind w:left="0"/>
              <w:rPr>
                <w:rFonts w:ascii="Arial" w:hAnsi="Arial" w:cs="Arial"/>
                <w:sz w:val="20"/>
                <w:szCs w:val="20"/>
              </w:rPr>
            </w:pPr>
            <w:r w:rsidRPr="008E5B86">
              <w:rPr>
                <w:rStyle w:val="Strong"/>
                <w:rFonts w:ascii="Arial" w:hAnsi="Arial" w:cs="Arial"/>
                <w:color w:val="1F1F1F"/>
                <w:sz w:val="20"/>
                <w:szCs w:val="20"/>
                <w:bdr w:val="none" w:sz="0" w:space="0" w:color="auto" w:frame="1"/>
              </w:rPr>
              <w:t>Category</w:t>
            </w:r>
          </w:p>
        </w:tc>
        <w:tc>
          <w:tcPr>
            <w:tcW w:w="2200" w:type="dxa"/>
            <w:shd w:val="clear" w:color="auto" w:fill="E7E6E6" w:themeFill="background2"/>
            <w:vAlign w:val="center"/>
          </w:tcPr>
          <w:p w14:paraId="7892E89E" w14:textId="77777777" w:rsidR="00C87C8B" w:rsidRPr="00A67770" w:rsidRDefault="00C87C8B" w:rsidP="008C07BC">
            <w:pPr>
              <w:pStyle w:val="ListParagraph"/>
              <w:spacing w:line="276" w:lineRule="auto"/>
              <w:ind w:left="0"/>
              <w:rPr>
                <w:rFonts w:ascii="Arial" w:hAnsi="Arial" w:cs="Arial"/>
                <w:sz w:val="20"/>
                <w:szCs w:val="20"/>
              </w:rPr>
            </w:pPr>
            <w:r w:rsidRPr="00A67770">
              <w:rPr>
                <w:rStyle w:val="Strong"/>
                <w:rFonts w:ascii="Arial" w:hAnsi="Arial" w:cs="Arial"/>
                <w:color w:val="1F1F1F"/>
                <w:sz w:val="20"/>
                <w:szCs w:val="20"/>
                <w:bdr w:val="none" w:sz="0" w:space="0" w:color="auto" w:frame="1"/>
              </w:rPr>
              <w:t>Capability</w:t>
            </w:r>
          </w:p>
        </w:tc>
        <w:tc>
          <w:tcPr>
            <w:tcW w:w="3886" w:type="dxa"/>
            <w:shd w:val="clear" w:color="auto" w:fill="E7E6E6" w:themeFill="background2"/>
            <w:vAlign w:val="center"/>
          </w:tcPr>
          <w:p w14:paraId="36F2FCF2" w14:textId="77777777" w:rsidR="00C87C8B" w:rsidRPr="00A67770" w:rsidRDefault="00C87C8B" w:rsidP="008C07BC">
            <w:pPr>
              <w:pStyle w:val="ListParagraph"/>
              <w:spacing w:line="276" w:lineRule="auto"/>
              <w:ind w:left="0"/>
              <w:rPr>
                <w:rFonts w:ascii="Arial" w:hAnsi="Arial" w:cs="Arial"/>
                <w:sz w:val="20"/>
                <w:szCs w:val="20"/>
              </w:rPr>
            </w:pPr>
            <w:r w:rsidRPr="00A67770">
              <w:rPr>
                <w:rStyle w:val="Strong"/>
                <w:rFonts w:ascii="Arial" w:hAnsi="Arial" w:cs="Arial"/>
                <w:color w:val="1F1F1F"/>
                <w:sz w:val="20"/>
                <w:szCs w:val="20"/>
                <w:bdr w:val="none" w:sz="0" w:space="0" w:color="auto" w:frame="1"/>
              </w:rPr>
              <w:t>Description</w:t>
            </w:r>
          </w:p>
        </w:tc>
      </w:tr>
      <w:tr w:rsidR="00C87C8B" w14:paraId="5E98C0DC" w14:textId="77777777" w:rsidTr="00AC1AC0">
        <w:trPr>
          <w:trHeight w:val="1080"/>
        </w:trPr>
        <w:tc>
          <w:tcPr>
            <w:tcW w:w="1620" w:type="dxa"/>
          </w:tcPr>
          <w:p w14:paraId="527C6A49" w14:textId="174D1DE5" w:rsidR="00C87C8B" w:rsidRPr="00C87C8B" w:rsidRDefault="00C87C8B" w:rsidP="008C07BC">
            <w:pPr>
              <w:pStyle w:val="ListParagraph"/>
              <w:spacing w:line="276" w:lineRule="auto"/>
              <w:ind w:left="0"/>
              <w:rPr>
                <w:rFonts w:ascii="Arial" w:hAnsi="Arial" w:cs="Arial"/>
                <w:b/>
                <w:bCs/>
                <w:sz w:val="20"/>
                <w:szCs w:val="20"/>
              </w:rPr>
            </w:pPr>
            <w:r w:rsidRPr="00C87C8B">
              <w:rPr>
                <w:rFonts w:ascii="Arial" w:hAnsi="Arial" w:cs="Arial"/>
                <w:b/>
                <w:bCs/>
                <w:color w:val="1F1F1F"/>
                <w:sz w:val="20"/>
                <w:szCs w:val="20"/>
                <w:bdr w:val="none" w:sz="0" w:space="0" w:color="auto" w:frame="1"/>
              </w:rPr>
              <w:t>Process Control</w:t>
            </w:r>
          </w:p>
        </w:tc>
        <w:tc>
          <w:tcPr>
            <w:tcW w:w="2200" w:type="dxa"/>
          </w:tcPr>
          <w:p w14:paraId="0A0654C1" w14:textId="41DD6939" w:rsidR="00C87C8B" w:rsidRPr="00FE642C" w:rsidRDefault="00C87C8B" w:rsidP="008C07BC">
            <w:pPr>
              <w:pStyle w:val="ListParagraph"/>
              <w:spacing w:line="276" w:lineRule="auto"/>
              <w:ind w:left="0"/>
              <w:rPr>
                <w:rFonts w:ascii="Arial" w:hAnsi="Arial" w:cs="Arial"/>
                <w:sz w:val="20"/>
                <w:szCs w:val="20"/>
              </w:rPr>
            </w:pPr>
            <w:r w:rsidRPr="00C87C8B">
              <w:rPr>
                <w:rFonts w:ascii="Arial" w:hAnsi="Arial" w:cs="Arial"/>
                <w:color w:val="1F1F1F"/>
                <w:sz w:val="20"/>
                <w:szCs w:val="20"/>
                <w:bdr w:val="none" w:sz="0" w:space="0" w:color="auto" w:frame="1"/>
              </w:rPr>
              <w:t xml:space="preserve">Configurable </w:t>
            </w:r>
            <w:r>
              <w:rPr>
                <w:rFonts w:ascii="Arial" w:hAnsi="Arial" w:cs="Arial"/>
                <w:color w:val="1F1F1F"/>
                <w:sz w:val="20"/>
                <w:szCs w:val="20"/>
                <w:bdr w:val="none" w:sz="0" w:space="0" w:color="auto" w:frame="1"/>
              </w:rPr>
              <w:t>l</w:t>
            </w:r>
            <w:r w:rsidRPr="00C87C8B">
              <w:rPr>
                <w:rFonts w:ascii="Arial" w:hAnsi="Arial" w:cs="Arial"/>
                <w:color w:val="1F1F1F"/>
                <w:sz w:val="20"/>
                <w:szCs w:val="20"/>
                <w:bdr w:val="none" w:sz="0" w:space="0" w:color="auto" w:frame="1"/>
              </w:rPr>
              <w:t xml:space="preserve">ogic and </w:t>
            </w:r>
            <w:r>
              <w:rPr>
                <w:rFonts w:ascii="Arial" w:hAnsi="Arial" w:cs="Arial"/>
                <w:color w:val="1F1F1F"/>
                <w:sz w:val="20"/>
                <w:szCs w:val="20"/>
                <w:bdr w:val="none" w:sz="0" w:space="0" w:color="auto" w:frame="1"/>
              </w:rPr>
              <w:t>v</w:t>
            </w:r>
            <w:r w:rsidRPr="00C87C8B">
              <w:rPr>
                <w:rFonts w:ascii="Arial" w:hAnsi="Arial" w:cs="Arial"/>
                <w:color w:val="1F1F1F"/>
                <w:sz w:val="20"/>
                <w:szCs w:val="20"/>
                <w:bdr w:val="none" w:sz="0" w:space="0" w:color="auto" w:frame="1"/>
              </w:rPr>
              <w:t xml:space="preserve">iews for </w:t>
            </w:r>
            <w:r>
              <w:rPr>
                <w:rFonts w:ascii="Arial" w:hAnsi="Arial" w:cs="Arial"/>
                <w:color w:val="1F1F1F"/>
                <w:sz w:val="20"/>
                <w:szCs w:val="20"/>
                <w:bdr w:val="none" w:sz="0" w:space="0" w:color="auto" w:frame="1"/>
              </w:rPr>
              <w:t>m</w:t>
            </w:r>
            <w:r w:rsidRPr="00C87C8B">
              <w:rPr>
                <w:rFonts w:ascii="Arial" w:hAnsi="Arial" w:cs="Arial"/>
                <w:color w:val="1F1F1F"/>
                <w:sz w:val="20"/>
                <w:szCs w:val="20"/>
                <w:bdr w:val="none" w:sz="0" w:space="0" w:color="auto" w:frame="1"/>
              </w:rPr>
              <w:t xml:space="preserve">erging, </w:t>
            </w:r>
            <w:r>
              <w:rPr>
                <w:rFonts w:ascii="Arial" w:hAnsi="Arial" w:cs="Arial"/>
                <w:color w:val="1F1F1F"/>
                <w:sz w:val="20"/>
                <w:szCs w:val="20"/>
                <w:bdr w:val="none" w:sz="0" w:space="0" w:color="auto" w:frame="1"/>
              </w:rPr>
              <w:t>a</w:t>
            </w:r>
            <w:r w:rsidRPr="00C87C8B">
              <w:rPr>
                <w:rFonts w:ascii="Arial" w:hAnsi="Arial" w:cs="Arial"/>
                <w:color w:val="1F1F1F"/>
                <w:sz w:val="20"/>
                <w:szCs w:val="20"/>
                <w:bdr w:val="none" w:sz="0" w:space="0" w:color="auto" w:frame="1"/>
              </w:rPr>
              <w:t xml:space="preserve">pprovals, </w:t>
            </w:r>
            <w:r w:rsidRPr="00C87C8B">
              <w:rPr>
                <w:rFonts w:ascii="Arial" w:hAnsi="Arial" w:cs="Arial"/>
                <w:color w:val="1F1F1F"/>
                <w:sz w:val="20"/>
                <w:szCs w:val="20"/>
                <w:bdr w:val="none" w:sz="0" w:space="0" w:color="auto" w:frame="1"/>
              </w:rPr>
              <w:lastRenderedPageBreak/>
              <w:t xml:space="preserve">and </w:t>
            </w:r>
            <w:r>
              <w:rPr>
                <w:rFonts w:ascii="Arial" w:hAnsi="Arial" w:cs="Arial"/>
                <w:color w:val="1F1F1F"/>
                <w:sz w:val="20"/>
                <w:szCs w:val="20"/>
                <w:bdr w:val="none" w:sz="0" w:space="0" w:color="auto" w:frame="1"/>
              </w:rPr>
              <w:t>d</w:t>
            </w:r>
            <w:r w:rsidRPr="00C87C8B">
              <w:rPr>
                <w:rFonts w:ascii="Arial" w:hAnsi="Arial" w:cs="Arial"/>
                <w:color w:val="1F1F1F"/>
                <w:sz w:val="20"/>
                <w:szCs w:val="20"/>
                <w:bdr w:val="none" w:sz="0" w:space="0" w:color="auto" w:frame="1"/>
              </w:rPr>
              <w:t xml:space="preserve">ata </w:t>
            </w:r>
            <w:r>
              <w:rPr>
                <w:rFonts w:ascii="Arial" w:hAnsi="Arial" w:cs="Arial"/>
                <w:color w:val="1F1F1F"/>
                <w:sz w:val="20"/>
                <w:szCs w:val="20"/>
                <w:bdr w:val="none" w:sz="0" w:space="0" w:color="auto" w:frame="1"/>
              </w:rPr>
              <w:t>c</w:t>
            </w:r>
            <w:r w:rsidRPr="00C87C8B">
              <w:rPr>
                <w:rFonts w:ascii="Arial" w:hAnsi="Arial" w:cs="Arial"/>
                <w:color w:val="1F1F1F"/>
                <w:sz w:val="20"/>
                <w:szCs w:val="20"/>
                <w:bdr w:val="none" w:sz="0" w:space="0" w:color="auto" w:frame="1"/>
              </w:rPr>
              <w:t xml:space="preserve">leanup with </w:t>
            </w:r>
            <w:r>
              <w:rPr>
                <w:rFonts w:ascii="Arial" w:hAnsi="Arial" w:cs="Arial"/>
                <w:color w:val="1F1F1F"/>
                <w:sz w:val="20"/>
                <w:szCs w:val="20"/>
                <w:bdr w:val="none" w:sz="0" w:space="0" w:color="auto" w:frame="1"/>
              </w:rPr>
              <w:t>h</w:t>
            </w:r>
            <w:r w:rsidRPr="00C87C8B">
              <w:rPr>
                <w:rFonts w:ascii="Arial" w:hAnsi="Arial" w:cs="Arial"/>
                <w:color w:val="1F1F1F"/>
                <w:sz w:val="20"/>
                <w:szCs w:val="20"/>
                <w:bdr w:val="none" w:sz="0" w:space="0" w:color="auto" w:frame="1"/>
              </w:rPr>
              <w:t xml:space="preserve">uman </w:t>
            </w:r>
            <w:r>
              <w:rPr>
                <w:rFonts w:ascii="Arial" w:hAnsi="Arial" w:cs="Arial"/>
                <w:color w:val="1F1F1F"/>
                <w:sz w:val="20"/>
                <w:szCs w:val="20"/>
                <w:bdr w:val="none" w:sz="0" w:space="0" w:color="auto" w:frame="1"/>
              </w:rPr>
              <w:t>r</w:t>
            </w:r>
            <w:r w:rsidRPr="00C87C8B">
              <w:rPr>
                <w:rFonts w:ascii="Arial" w:hAnsi="Arial" w:cs="Arial"/>
                <w:color w:val="1F1F1F"/>
                <w:sz w:val="20"/>
                <w:szCs w:val="20"/>
                <w:bdr w:val="none" w:sz="0" w:space="0" w:color="auto" w:frame="1"/>
              </w:rPr>
              <w:t>eview</w:t>
            </w:r>
          </w:p>
        </w:tc>
        <w:tc>
          <w:tcPr>
            <w:tcW w:w="3886" w:type="dxa"/>
          </w:tcPr>
          <w:p w14:paraId="2FEE289C" w14:textId="109E403C" w:rsidR="00C87C8B" w:rsidRPr="00FE642C" w:rsidRDefault="00C87C8B" w:rsidP="008C07BC">
            <w:pPr>
              <w:pStyle w:val="ListParagraph"/>
              <w:spacing w:line="276" w:lineRule="auto"/>
              <w:ind w:left="0"/>
              <w:rPr>
                <w:rFonts w:ascii="Arial" w:hAnsi="Arial" w:cs="Arial"/>
                <w:sz w:val="20"/>
                <w:szCs w:val="20"/>
              </w:rPr>
            </w:pPr>
            <w:r w:rsidRPr="00C87C8B">
              <w:rPr>
                <w:rFonts w:ascii="Arial" w:hAnsi="Arial" w:cs="Arial"/>
                <w:color w:val="1F1F1F"/>
                <w:sz w:val="20"/>
                <w:szCs w:val="20"/>
                <w:bdr w:val="none" w:sz="0" w:space="0" w:color="auto" w:frame="1"/>
              </w:rPr>
              <w:lastRenderedPageBreak/>
              <w:t xml:space="preserve">Tools and custom interfaces that pause a flow and route problematic data, merging conflicts, or specific approval steps to a human user for review, editing, and </w:t>
            </w:r>
            <w:r w:rsidRPr="00C87C8B">
              <w:rPr>
                <w:rFonts w:ascii="Arial" w:hAnsi="Arial" w:cs="Arial"/>
                <w:color w:val="1F1F1F"/>
                <w:sz w:val="20"/>
                <w:szCs w:val="20"/>
                <w:bdr w:val="none" w:sz="0" w:space="0" w:color="auto" w:frame="1"/>
              </w:rPr>
              <w:lastRenderedPageBreak/>
              <w:t>decision-making before the flow continues.</w:t>
            </w:r>
          </w:p>
        </w:tc>
      </w:tr>
    </w:tbl>
    <w:p w14:paraId="41ABD10A" w14:textId="77777777" w:rsidR="00FE642C" w:rsidRDefault="00FE642C" w:rsidP="008C07BC">
      <w:pPr>
        <w:spacing w:line="276" w:lineRule="auto"/>
        <w:rPr>
          <w:rFonts w:ascii="Arial" w:hAnsi="Arial" w:cs="Arial"/>
          <w:b/>
          <w:bCs/>
          <w:sz w:val="22"/>
          <w:szCs w:val="22"/>
        </w:rPr>
      </w:pPr>
    </w:p>
    <w:p w14:paraId="6C6F5368" w14:textId="77777777" w:rsidR="00E13F71" w:rsidRDefault="00E13F71" w:rsidP="008C07BC">
      <w:pPr>
        <w:spacing w:line="276" w:lineRule="auto"/>
        <w:rPr>
          <w:rFonts w:ascii="Arial" w:hAnsi="Arial" w:cs="Arial"/>
          <w:b/>
          <w:bCs/>
          <w:sz w:val="22"/>
          <w:szCs w:val="22"/>
        </w:rPr>
      </w:pPr>
    </w:p>
    <w:p w14:paraId="021372CF" w14:textId="62D8DF07" w:rsidR="00E13F71" w:rsidRDefault="00E13F71" w:rsidP="008C07BC">
      <w:pPr>
        <w:pStyle w:val="Heading2"/>
        <w:numPr>
          <w:ilvl w:val="0"/>
          <w:numId w:val="73"/>
        </w:numPr>
        <w:spacing w:line="276" w:lineRule="auto"/>
        <w:rPr>
          <w:rFonts w:ascii="Arial" w:hAnsi="Arial" w:cs="Arial"/>
          <w:b/>
          <w:bCs/>
          <w:color w:val="000000" w:themeColor="text1"/>
          <w:sz w:val="22"/>
          <w:szCs w:val="22"/>
        </w:rPr>
      </w:pPr>
      <w:r>
        <w:rPr>
          <w:rFonts w:ascii="Arial" w:hAnsi="Arial" w:cs="Arial"/>
          <w:b/>
          <w:bCs/>
          <w:color w:val="000000" w:themeColor="text1"/>
          <w:sz w:val="22"/>
          <w:szCs w:val="22"/>
        </w:rPr>
        <w:t>DELIVERABLES &amp; MILESTONES</w:t>
      </w:r>
    </w:p>
    <w:p w14:paraId="5299CD56" w14:textId="4D0AC06F" w:rsidR="007D0340" w:rsidRPr="007D0340" w:rsidRDefault="007D0340" w:rsidP="008C07BC">
      <w:pPr>
        <w:spacing w:line="276" w:lineRule="auto"/>
        <w:ind w:left="360"/>
        <w:rPr>
          <w:rFonts w:ascii="Arial" w:hAnsi="Arial" w:cs="Arial"/>
          <w:sz w:val="22"/>
          <w:szCs w:val="22"/>
        </w:rPr>
      </w:pPr>
      <w:r w:rsidRPr="007D0340">
        <w:rPr>
          <w:rFonts w:ascii="Arial" w:hAnsi="Arial" w:cs="Arial"/>
          <w:sz w:val="22"/>
          <w:szCs w:val="22"/>
        </w:rPr>
        <w:t xml:space="preserve">The Provider shall provide the following key deliverables, tied to specific milestones which are defined and prioritized according to the external </w:t>
      </w:r>
      <w:commentRangeStart w:id="12"/>
      <w:r w:rsidRPr="007D0340">
        <w:rPr>
          <w:rFonts w:ascii="Arial" w:hAnsi="Arial" w:cs="Arial"/>
          <w:b/>
          <w:bCs/>
          <w:sz w:val="22"/>
          <w:szCs w:val="22"/>
        </w:rPr>
        <w:t xml:space="preserve">Exhibit </w:t>
      </w:r>
      <w:r>
        <w:rPr>
          <w:rFonts w:ascii="Arial" w:hAnsi="Arial" w:cs="Arial"/>
          <w:b/>
          <w:bCs/>
          <w:sz w:val="22"/>
          <w:szCs w:val="22"/>
        </w:rPr>
        <w:t>D</w:t>
      </w:r>
      <w:r w:rsidRPr="007D0340">
        <w:rPr>
          <w:rFonts w:ascii="Arial" w:hAnsi="Arial" w:cs="Arial"/>
          <w:b/>
          <w:bCs/>
          <w:sz w:val="22"/>
          <w:szCs w:val="22"/>
        </w:rPr>
        <w:t>: 2026 Technical Roadmap</w:t>
      </w:r>
      <w:commentRangeEnd w:id="12"/>
      <w:r w:rsidR="0045734B">
        <w:rPr>
          <w:rStyle w:val="CommentReference"/>
        </w:rPr>
        <w:commentReference w:id="12"/>
      </w:r>
      <w:r w:rsidRPr="007D0340">
        <w:rPr>
          <w:rFonts w:ascii="Arial" w:hAnsi="Arial" w:cs="Arial"/>
          <w:sz w:val="22"/>
          <w:szCs w:val="22"/>
        </w:rPr>
        <w:t xml:space="preserve"> </w:t>
      </w:r>
      <w:r w:rsidR="0078198F">
        <w:rPr>
          <w:rFonts w:ascii="Arial" w:hAnsi="Arial" w:cs="Arial"/>
          <w:sz w:val="22"/>
          <w:szCs w:val="22"/>
        </w:rPr>
        <w:t>s</w:t>
      </w:r>
      <w:r w:rsidRPr="007D0340">
        <w:rPr>
          <w:rFonts w:ascii="Arial" w:hAnsi="Arial" w:cs="Arial"/>
          <w:sz w:val="22"/>
          <w:szCs w:val="22"/>
        </w:rPr>
        <w:t>preadsheet.</w:t>
      </w:r>
    </w:p>
    <w:p w14:paraId="3249CEAB" w14:textId="77777777" w:rsidR="007D0340" w:rsidRDefault="007D0340" w:rsidP="008C07BC">
      <w:pPr>
        <w:pStyle w:val="ListParagraph"/>
        <w:spacing w:line="276" w:lineRule="auto"/>
        <w:ind w:left="360"/>
        <w:rPr>
          <w:rFonts w:ascii="Arial" w:hAnsi="Arial" w:cs="Arial"/>
          <w:sz w:val="22"/>
          <w:szCs w:val="22"/>
        </w:rPr>
      </w:pPr>
    </w:p>
    <w:tbl>
      <w:tblPr>
        <w:tblStyle w:val="TableGrid"/>
        <w:tblW w:w="0" w:type="auto"/>
        <w:tblInd w:w="360" w:type="dxa"/>
        <w:tblLook w:val="04A0" w:firstRow="1" w:lastRow="0" w:firstColumn="1" w:lastColumn="0" w:noHBand="0" w:noVBand="1"/>
      </w:tblPr>
      <w:tblGrid>
        <w:gridCol w:w="8650"/>
      </w:tblGrid>
      <w:tr w:rsidR="007D0340" w14:paraId="69575A97" w14:textId="77777777" w:rsidTr="0078198F">
        <w:tc>
          <w:tcPr>
            <w:tcW w:w="9010" w:type="dxa"/>
            <w:shd w:val="clear" w:color="auto" w:fill="E7E6E6" w:themeFill="background2"/>
          </w:tcPr>
          <w:p w14:paraId="26BE3080" w14:textId="416368F5" w:rsidR="007D0340" w:rsidRDefault="0078198F" w:rsidP="008C07BC">
            <w:pPr>
              <w:pStyle w:val="ListParagraph"/>
              <w:spacing w:line="276" w:lineRule="auto"/>
              <w:ind w:left="0"/>
              <w:rPr>
                <w:rFonts w:ascii="Arial" w:hAnsi="Arial" w:cs="Arial"/>
                <w:sz w:val="22"/>
                <w:szCs w:val="22"/>
              </w:rPr>
            </w:pPr>
            <w:r>
              <w:rPr>
                <w:rFonts w:ascii="Arial" w:hAnsi="Arial" w:cs="Arial"/>
                <w:sz w:val="22"/>
                <w:szCs w:val="22"/>
              </w:rPr>
              <w:t>Reference</w:t>
            </w:r>
            <w:r w:rsidR="007D0340">
              <w:rPr>
                <w:rFonts w:ascii="Arial" w:hAnsi="Arial" w:cs="Arial"/>
                <w:sz w:val="22"/>
                <w:szCs w:val="22"/>
              </w:rPr>
              <w:t xml:space="preserve"> the attached </w:t>
            </w:r>
            <w:r w:rsidR="007D0340" w:rsidRPr="0078198F">
              <w:rPr>
                <w:rFonts w:ascii="Arial" w:hAnsi="Arial" w:cs="Arial"/>
                <w:b/>
                <w:bCs/>
                <w:sz w:val="22"/>
                <w:szCs w:val="22"/>
                <w:u w:val="single"/>
              </w:rPr>
              <w:t>Exhibit D: 2026 Technical Roadmap</w:t>
            </w:r>
            <w:r w:rsidR="007D0340">
              <w:rPr>
                <w:rFonts w:ascii="Arial" w:hAnsi="Arial" w:cs="Arial"/>
                <w:sz w:val="22"/>
                <w:szCs w:val="22"/>
              </w:rPr>
              <w:t xml:space="preserve"> spreadsheet for detailed information on all deliverables and timelines related to the Providers implementation of the </w:t>
            </w:r>
            <w:r>
              <w:rPr>
                <w:rFonts w:ascii="Arial" w:hAnsi="Arial" w:cs="Arial"/>
                <w:sz w:val="22"/>
                <w:szCs w:val="22"/>
              </w:rPr>
              <w:t>Customers 2026 technical roadmap.</w:t>
            </w:r>
          </w:p>
        </w:tc>
      </w:tr>
    </w:tbl>
    <w:p w14:paraId="6E402BEB" w14:textId="77777777" w:rsidR="007D0340" w:rsidRPr="0078198F" w:rsidRDefault="007D0340" w:rsidP="008C07BC">
      <w:pPr>
        <w:spacing w:line="276" w:lineRule="auto"/>
        <w:rPr>
          <w:rFonts w:ascii="Arial" w:hAnsi="Arial" w:cs="Arial"/>
          <w:sz w:val="22"/>
          <w:szCs w:val="22"/>
        </w:rPr>
      </w:pPr>
    </w:p>
    <w:p w14:paraId="7662DFD3" w14:textId="31FDE332" w:rsidR="007D0340" w:rsidRPr="007D0340" w:rsidRDefault="007D0340" w:rsidP="008C07BC">
      <w:pPr>
        <w:pStyle w:val="ListParagraph"/>
        <w:spacing w:line="276" w:lineRule="auto"/>
        <w:ind w:left="360"/>
        <w:rPr>
          <w:rFonts w:ascii="Arial" w:hAnsi="Arial" w:cs="Arial"/>
          <w:b/>
          <w:bCs/>
          <w:sz w:val="22"/>
          <w:szCs w:val="22"/>
        </w:rPr>
      </w:pPr>
      <w:r w:rsidRPr="007D0340">
        <w:rPr>
          <w:rFonts w:ascii="Arial" w:hAnsi="Arial" w:cs="Arial"/>
          <w:sz w:val="22"/>
          <w:szCs w:val="22"/>
        </w:rPr>
        <w:t xml:space="preserve">The Provider shall provide the following key deliverables by department, tied to specific milestones defined in </w:t>
      </w:r>
      <w:r w:rsidRPr="007D0340">
        <w:rPr>
          <w:rFonts w:ascii="Arial" w:hAnsi="Arial" w:cs="Arial"/>
          <w:b/>
          <w:bCs/>
          <w:sz w:val="22"/>
          <w:szCs w:val="22"/>
        </w:rPr>
        <w:t xml:space="preserve">Exhibit </w:t>
      </w:r>
      <w:r>
        <w:rPr>
          <w:rFonts w:ascii="Arial" w:hAnsi="Arial" w:cs="Arial"/>
          <w:b/>
          <w:bCs/>
          <w:sz w:val="22"/>
          <w:szCs w:val="22"/>
        </w:rPr>
        <w:t>D</w:t>
      </w:r>
      <w:r w:rsidRPr="007D0340">
        <w:rPr>
          <w:rFonts w:ascii="Arial" w:hAnsi="Arial" w:cs="Arial"/>
          <w:b/>
          <w:bCs/>
          <w:sz w:val="22"/>
          <w:szCs w:val="22"/>
        </w:rPr>
        <w:t>: Integration Roadmap.</w:t>
      </w:r>
    </w:p>
    <w:p w14:paraId="4A319C76" w14:textId="77777777" w:rsidR="007D0340" w:rsidRPr="007D0340" w:rsidRDefault="007D0340" w:rsidP="008C07BC">
      <w:pPr>
        <w:pStyle w:val="ListParagraph"/>
        <w:spacing w:line="276" w:lineRule="auto"/>
        <w:ind w:left="360"/>
        <w:rPr>
          <w:rFonts w:ascii="Arial" w:hAnsi="Arial" w:cs="Arial"/>
          <w:b/>
          <w:bCs/>
          <w:sz w:val="22"/>
          <w:szCs w:val="22"/>
        </w:rPr>
      </w:pPr>
    </w:p>
    <w:tbl>
      <w:tblPr>
        <w:tblStyle w:val="TableGrid"/>
        <w:tblW w:w="8725" w:type="dxa"/>
        <w:tblInd w:w="360" w:type="dxa"/>
        <w:tblLook w:val="04A0" w:firstRow="1" w:lastRow="0" w:firstColumn="1" w:lastColumn="0" w:noHBand="0" w:noVBand="1"/>
      </w:tblPr>
      <w:tblGrid>
        <w:gridCol w:w="2162"/>
        <w:gridCol w:w="3323"/>
        <w:gridCol w:w="3240"/>
      </w:tblGrid>
      <w:tr w:rsidR="007D0340" w14:paraId="01E84D21" w14:textId="77777777" w:rsidTr="00AC1AC0">
        <w:trPr>
          <w:trHeight w:val="360"/>
        </w:trPr>
        <w:tc>
          <w:tcPr>
            <w:tcW w:w="2162" w:type="dxa"/>
            <w:shd w:val="clear" w:color="auto" w:fill="E7E6E6" w:themeFill="background2"/>
            <w:vAlign w:val="center"/>
          </w:tcPr>
          <w:p w14:paraId="6C4C299D" w14:textId="77777777" w:rsidR="007D0340" w:rsidRPr="00454E16" w:rsidRDefault="007D0340" w:rsidP="008C07BC">
            <w:pPr>
              <w:spacing w:line="276" w:lineRule="auto"/>
              <w:rPr>
                <w:rFonts w:ascii="Arial" w:hAnsi="Arial" w:cs="Arial"/>
                <w:b/>
                <w:bCs/>
                <w:sz w:val="20"/>
                <w:szCs w:val="20"/>
              </w:rPr>
            </w:pPr>
            <w:r w:rsidRPr="00454E16">
              <w:rPr>
                <w:rStyle w:val="Strong"/>
                <w:rFonts w:ascii="Arial" w:hAnsi="Arial" w:cs="Arial"/>
                <w:color w:val="1F1F1F"/>
                <w:sz w:val="20"/>
                <w:szCs w:val="20"/>
                <w:bdr w:val="none" w:sz="0" w:space="0" w:color="auto" w:frame="1"/>
              </w:rPr>
              <w:t>Phase/Milestone</w:t>
            </w:r>
          </w:p>
        </w:tc>
        <w:tc>
          <w:tcPr>
            <w:tcW w:w="3323" w:type="dxa"/>
            <w:shd w:val="clear" w:color="auto" w:fill="E7E6E6" w:themeFill="background2"/>
            <w:vAlign w:val="center"/>
          </w:tcPr>
          <w:p w14:paraId="40E56891" w14:textId="77777777" w:rsidR="007D0340" w:rsidRPr="00454E16" w:rsidRDefault="007D0340" w:rsidP="008C07BC">
            <w:pPr>
              <w:spacing w:line="276" w:lineRule="auto"/>
              <w:rPr>
                <w:rFonts w:ascii="Arial" w:hAnsi="Arial" w:cs="Arial"/>
                <w:b/>
                <w:bCs/>
                <w:sz w:val="20"/>
                <w:szCs w:val="20"/>
              </w:rPr>
            </w:pPr>
            <w:r w:rsidRPr="00454E16">
              <w:rPr>
                <w:rStyle w:val="Strong"/>
                <w:rFonts w:ascii="Arial" w:hAnsi="Arial" w:cs="Arial"/>
                <w:color w:val="1F1F1F"/>
                <w:sz w:val="20"/>
                <w:szCs w:val="20"/>
                <w:bdr w:val="none" w:sz="0" w:space="0" w:color="auto" w:frame="1"/>
              </w:rPr>
              <w:t>Deliverable</w:t>
            </w:r>
          </w:p>
        </w:tc>
        <w:tc>
          <w:tcPr>
            <w:tcW w:w="3240" w:type="dxa"/>
            <w:shd w:val="clear" w:color="auto" w:fill="E7E6E6" w:themeFill="background2"/>
            <w:vAlign w:val="center"/>
          </w:tcPr>
          <w:p w14:paraId="3BE9582B" w14:textId="77777777" w:rsidR="007D0340" w:rsidRPr="00454E16" w:rsidRDefault="007D0340" w:rsidP="008C07BC">
            <w:pPr>
              <w:spacing w:line="276" w:lineRule="auto"/>
              <w:rPr>
                <w:rFonts w:ascii="Arial" w:hAnsi="Arial" w:cs="Arial"/>
                <w:b/>
                <w:bCs/>
                <w:sz w:val="20"/>
                <w:szCs w:val="20"/>
              </w:rPr>
            </w:pPr>
            <w:r w:rsidRPr="00454E16">
              <w:rPr>
                <w:rStyle w:val="Strong"/>
                <w:rFonts w:ascii="Arial" w:hAnsi="Arial" w:cs="Arial"/>
                <w:color w:val="1F1F1F"/>
                <w:sz w:val="20"/>
                <w:szCs w:val="20"/>
                <w:bdr w:val="none" w:sz="0" w:space="0" w:color="auto" w:frame="1"/>
              </w:rPr>
              <w:t>Acceptance Criteria</w:t>
            </w:r>
          </w:p>
        </w:tc>
      </w:tr>
      <w:tr w:rsidR="007D0340" w14:paraId="3D19C49D" w14:textId="77777777" w:rsidTr="00AC1AC0">
        <w:trPr>
          <w:trHeight w:val="1080"/>
        </w:trPr>
        <w:tc>
          <w:tcPr>
            <w:tcW w:w="2162" w:type="dxa"/>
          </w:tcPr>
          <w:p w14:paraId="47E3A6DB" w14:textId="77777777" w:rsidR="007D0340" w:rsidRDefault="007D0340" w:rsidP="008C07BC">
            <w:pPr>
              <w:spacing w:line="276" w:lineRule="auto"/>
              <w:rPr>
                <w:rFonts w:ascii="Arial" w:hAnsi="Arial" w:cs="Arial"/>
                <w:b/>
                <w:bCs/>
                <w:color w:val="1F1F1F"/>
                <w:sz w:val="20"/>
                <w:szCs w:val="20"/>
                <w:bdr w:val="none" w:sz="0" w:space="0" w:color="auto" w:frame="1"/>
              </w:rPr>
            </w:pPr>
            <w:r>
              <w:rPr>
                <w:rFonts w:ascii="Arial" w:hAnsi="Arial" w:cs="Arial"/>
                <w:b/>
                <w:bCs/>
                <w:color w:val="1F1F1F"/>
                <w:sz w:val="20"/>
                <w:szCs w:val="20"/>
                <w:bdr w:val="none" w:sz="0" w:space="0" w:color="auto" w:frame="1"/>
              </w:rPr>
              <w:t xml:space="preserve">Phase </w:t>
            </w:r>
            <w:r w:rsidRPr="00454E16">
              <w:rPr>
                <w:rFonts w:ascii="Arial" w:hAnsi="Arial" w:cs="Arial"/>
                <w:b/>
                <w:bCs/>
                <w:color w:val="1F1F1F"/>
                <w:sz w:val="20"/>
                <w:szCs w:val="20"/>
                <w:bdr w:val="none" w:sz="0" w:space="0" w:color="auto" w:frame="1"/>
              </w:rPr>
              <w:t xml:space="preserve">1: </w:t>
            </w:r>
          </w:p>
          <w:p w14:paraId="0384FE6D" w14:textId="77777777" w:rsidR="007D0340" w:rsidRPr="00454E16" w:rsidRDefault="007D0340" w:rsidP="008C07BC">
            <w:pPr>
              <w:spacing w:line="276" w:lineRule="auto"/>
              <w:rPr>
                <w:rFonts w:ascii="Arial" w:hAnsi="Arial" w:cs="Arial"/>
                <w:b/>
                <w:bCs/>
                <w:sz w:val="20"/>
                <w:szCs w:val="20"/>
              </w:rPr>
            </w:pPr>
            <w:r>
              <w:rPr>
                <w:rFonts w:ascii="Arial" w:hAnsi="Arial" w:cs="Arial"/>
                <w:b/>
                <w:bCs/>
                <w:color w:val="1F1F1F"/>
                <w:sz w:val="20"/>
                <w:szCs w:val="20"/>
                <w:bdr w:val="none" w:sz="0" w:space="0" w:color="auto" w:frame="1"/>
              </w:rPr>
              <w:t>Discovery</w:t>
            </w:r>
            <w:r w:rsidRPr="00454E16">
              <w:rPr>
                <w:rFonts w:ascii="Arial" w:hAnsi="Arial" w:cs="Arial"/>
                <w:b/>
                <w:bCs/>
                <w:color w:val="1F1F1F"/>
                <w:sz w:val="20"/>
                <w:szCs w:val="20"/>
                <w:bdr w:val="none" w:sz="0" w:space="0" w:color="auto" w:frame="1"/>
              </w:rPr>
              <w:t xml:space="preserve"> &amp; Design</w:t>
            </w:r>
          </w:p>
        </w:tc>
        <w:tc>
          <w:tcPr>
            <w:tcW w:w="3323" w:type="dxa"/>
          </w:tcPr>
          <w:p w14:paraId="20213E11" w14:textId="77777777" w:rsidR="007D0340" w:rsidRPr="00454E16" w:rsidRDefault="007D0340" w:rsidP="008C07BC">
            <w:pPr>
              <w:spacing w:line="276" w:lineRule="auto"/>
              <w:rPr>
                <w:rFonts w:ascii="Arial" w:hAnsi="Arial" w:cs="Arial"/>
                <w:b/>
                <w:bCs/>
                <w:sz w:val="20"/>
                <w:szCs w:val="20"/>
              </w:rPr>
            </w:pPr>
            <w:r w:rsidRPr="00454E16">
              <w:rPr>
                <w:rFonts w:ascii="Arial" w:hAnsi="Arial" w:cs="Arial"/>
                <w:color w:val="1F1F1F"/>
                <w:sz w:val="20"/>
                <w:szCs w:val="20"/>
                <w:bdr w:val="none" w:sz="0" w:space="0" w:color="auto" w:frame="1"/>
              </w:rPr>
              <w:t>High-</w:t>
            </w:r>
            <w:r>
              <w:rPr>
                <w:rFonts w:ascii="Arial" w:hAnsi="Arial" w:cs="Arial"/>
                <w:color w:val="1F1F1F"/>
                <w:sz w:val="20"/>
                <w:szCs w:val="20"/>
                <w:bdr w:val="none" w:sz="0" w:space="0" w:color="auto" w:frame="1"/>
              </w:rPr>
              <w:t>l</w:t>
            </w:r>
            <w:r w:rsidRPr="00454E16">
              <w:rPr>
                <w:rFonts w:ascii="Arial" w:hAnsi="Arial" w:cs="Arial"/>
                <w:color w:val="1F1F1F"/>
                <w:sz w:val="20"/>
                <w:szCs w:val="20"/>
                <w:bdr w:val="none" w:sz="0" w:space="0" w:color="auto" w:frame="1"/>
              </w:rPr>
              <w:t xml:space="preserve">evel </w:t>
            </w:r>
            <w:r>
              <w:rPr>
                <w:rFonts w:ascii="Arial" w:hAnsi="Arial" w:cs="Arial"/>
                <w:color w:val="1F1F1F"/>
                <w:sz w:val="20"/>
                <w:szCs w:val="20"/>
                <w:bdr w:val="none" w:sz="0" w:space="0" w:color="auto" w:frame="1"/>
              </w:rPr>
              <w:t>a</w:t>
            </w:r>
            <w:r w:rsidRPr="00454E16">
              <w:rPr>
                <w:rFonts w:ascii="Arial" w:hAnsi="Arial" w:cs="Arial"/>
                <w:color w:val="1F1F1F"/>
                <w:sz w:val="20"/>
                <w:szCs w:val="20"/>
                <w:bdr w:val="none" w:sz="0" w:space="0" w:color="auto" w:frame="1"/>
              </w:rPr>
              <w:t xml:space="preserve">rchitecture </w:t>
            </w:r>
            <w:r>
              <w:rPr>
                <w:rFonts w:ascii="Arial" w:hAnsi="Arial" w:cs="Arial"/>
                <w:color w:val="1F1F1F"/>
                <w:sz w:val="20"/>
                <w:szCs w:val="20"/>
                <w:bdr w:val="none" w:sz="0" w:space="0" w:color="auto" w:frame="1"/>
              </w:rPr>
              <w:t>d</w:t>
            </w:r>
            <w:r w:rsidRPr="00454E16">
              <w:rPr>
                <w:rFonts w:ascii="Arial" w:hAnsi="Arial" w:cs="Arial"/>
                <w:color w:val="1F1F1F"/>
                <w:sz w:val="20"/>
                <w:szCs w:val="20"/>
                <w:bdr w:val="none" w:sz="0" w:space="0" w:color="auto" w:frame="1"/>
              </w:rPr>
              <w:t>iagram</w:t>
            </w:r>
            <w:r>
              <w:rPr>
                <w:rFonts w:ascii="Arial" w:hAnsi="Arial" w:cs="Arial"/>
                <w:color w:val="1F1F1F"/>
                <w:sz w:val="20"/>
                <w:szCs w:val="20"/>
                <w:bdr w:val="none" w:sz="0" w:space="0" w:color="auto" w:frame="1"/>
              </w:rPr>
              <w:t>s</w:t>
            </w:r>
            <w:r w:rsidRPr="00454E16">
              <w:rPr>
                <w:rFonts w:ascii="Arial" w:hAnsi="Arial" w:cs="Arial"/>
                <w:color w:val="1F1F1F"/>
                <w:sz w:val="20"/>
                <w:szCs w:val="20"/>
                <w:bdr w:val="none" w:sz="0" w:space="0" w:color="auto" w:frame="1"/>
              </w:rPr>
              <w:t xml:space="preserve"> and </w:t>
            </w:r>
            <w:r>
              <w:rPr>
                <w:rFonts w:ascii="Arial" w:hAnsi="Arial" w:cs="Arial"/>
                <w:color w:val="1F1F1F"/>
                <w:sz w:val="20"/>
                <w:szCs w:val="20"/>
                <w:bdr w:val="none" w:sz="0" w:space="0" w:color="auto" w:frame="1"/>
              </w:rPr>
              <w:t>p</w:t>
            </w:r>
            <w:r w:rsidRPr="00454E16">
              <w:rPr>
                <w:rFonts w:ascii="Arial" w:hAnsi="Arial" w:cs="Arial"/>
                <w:color w:val="1F1F1F"/>
                <w:sz w:val="20"/>
                <w:szCs w:val="20"/>
                <w:bdr w:val="none" w:sz="0" w:space="0" w:color="auto" w:frame="1"/>
              </w:rPr>
              <w:t xml:space="preserve">rioritized </w:t>
            </w:r>
            <w:r>
              <w:rPr>
                <w:rFonts w:ascii="Arial" w:hAnsi="Arial" w:cs="Arial"/>
                <w:color w:val="1F1F1F"/>
                <w:sz w:val="20"/>
                <w:szCs w:val="20"/>
                <w:bdr w:val="none" w:sz="0" w:space="0" w:color="auto" w:frame="1"/>
              </w:rPr>
              <w:t>F</w:t>
            </w:r>
            <w:r w:rsidRPr="00454E16">
              <w:rPr>
                <w:rFonts w:ascii="Arial" w:hAnsi="Arial" w:cs="Arial"/>
                <w:color w:val="1F1F1F"/>
                <w:sz w:val="20"/>
                <w:szCs w:val="20"/>
                <w:bdr w:val="none" w:sz="0" w:space="0" w:color="auto" w:frame="1"/>
              </w:rPr>
              <w:t xml:space="preserve">low </w:t>
            </w:r>
            <w:r>
              <w:rPr>
                <w:rFonts w:ascii="Arial" w:hAnsi="Arial" w:cs="Arial"/>
                <w:color w:val="1F1F1F"/>
                <w:sz w:val="20"/>
                <w:szCs w:val="20"/>
                <w:bdr w:val="none" w:sz="0" w:space="0" w:color="auto" w:frame="1"/>
              </w:rPr>
              <w:t>d</w:t>
            </w:r>
            <w:r w:rsidRPr="00454E16">
              <w:rPr>
                <w:rFonts w:ascii="Arial" w:hAnsi="Arial" w:cs="Arial"/>
                <w:color w:val="1F1F1F"/>
                <w:sz w:val="20"/>
                <w:szCs w:val="20"/>
                <w:bdr w:val="none" w:sz="0" w:space="0" w:color="auto" w:frame="1"/>
              </w:rPr>
              <w:t xml:space="preserve">esign </w:t>
            </w:r>
            <w:r>
              <w:rPr>
                <w:rFonts w:ascii="Arial" w:hAnsi="Arial" w:cs="Arial"/>
                <w:color w:val="1F1F1F"/>
                <w:sz w:val="20"/>
                <w:szCs w:val="20"/>
                <w:bdr w:val="none" w:sz="0" w:space="0" w:color="auto" w:frame="1"/>
              </w:rPr>
              <w:t>d</w:t>
            </w:r>
            <w:r w:rsidRPr="00454E16">
              <w:rPr>
                <w:rFonts w:ascii="Arial" w:hAnsi="Arial" w:cs="Arial"/>
                <w:color w:val="1F1F1F"/>
                <w:sz w:val="20"/>
                <w:szCs w:val="20"/>
                <w:bdr w:val="none" w:sz="0" w:space="0" w:color="auto" w:frame="1"/>
              </w:rPr>
              <w:t>ocuments</w:t>
            </w:r>
            <w:r>
              <w:rPr>
                <w:rFonts w:ascii="Arial" w:hAnsi="Arial" w:cs="Arial"/>
                <w:color w:val="1F1F1F"/>
                <w:sz w:val="20"/>
                <w:szCs w:val="20"/>
                <w:bdr w:val="none" w:sz="0" w:space="0" w:color="auto" w:frame="1"/>
              </w:rPr>
              <w:t xml:space="preserve"> for sign-off.</w:t>
            </w:r>
          </w:p>
        </w:tc>
        <w:tc>
          <w:tcPr>
            <w:tcW w:w="3240" w:type="dxa"/>
          </w:tcPr>
          <w:p w14:paraId="3656DAEF" w14:textId="043B6D5E" w:rsidR="007D0340" w:rsidRPr="00454E16" w:rsidRDefault="007D0340" w:rsidP="008C07BC">
            <w:pPr>
              <w:spacing w:line="276" w:lineRule="auto"/>
              <w:rPr>
                <w:rFonts w:ascii="Arial" w:hAnsi="Arial" w:cs="Arial"/>
                <w:sz w:val="20"/>
                <w:szCs w:val="20"/>
              </w:rPr>
            </w:pPr>
            <w:r w:rsidRPr="00454E16">
              <w:rPr>
                <w:rFonts w:ascii="Arial" w:hAnsi="Arial" w:cs="Arial"/>
                <w:color w:val="1F1F1F"/>
                <w:sz w:val="20"/>
                <w:szCs w:val="20"/>
                <w:bdr w:val="none" w:sz="0" w:space="0" w:color="auto" w:frame="1"/>
              </w:rPr>
              <w:t xml:space="preserve">Customer sign-off on </w:t>
            </w:r>
            <w:r>
              <w:rPr>
                <w:rFonts w:ascii="Arial" w:hAnsi="Arial" w:cs="Arial"/>
                <w:color w:val="1F1F1F"/>
                <w:sz w:val="20"/>
                <w:szCs w:val="20"/>
                <w:bdr w:val="none" w:sz="0" w:space="0" w:color="auto" w:frame="1"/>
              </w:rPr>
              <w:t>a</w:t>
            </w:r>
            <w:r w:rsidRPr="00454E16">
              <w:rPr>
                <w:rFonts w:ascii="Arial" w:hAnsi="Arial" w:cs="Arial"/>
                <w:color w:val="1F1F1F"/>
                <w:sz w:val="20"/>
                <w:szCs w:val="20"/>
                <w:bdr w:val="none" w:sz="0" w:space="0" w:color="auto" w:frame="1"/>
              </w:rPr>
              <w:t xml:space="preserve">rchitecture and </w:t>
            </w:r>
            <w:r>
              <w:rPr>
                <w:rFonts w:ascii="Arial" w:hAnsi="Arial" w:cs="Arial"/>
                <w:color w:val="1F1F1F"/>
                <w:sz w:val="20"/>
                <w:szCs w:val="20"/>
                <w:bdr w:val="none" w:sz="0" w:space="0" w:color="auto" w:frame="1"/>
              </w:rPr>
              <w:t>f</w:t>
            </w:r>
            <w:r w:rsidRPr="00454E16">
              <w:rPr>
                <w:rFonts w:ascii="Arial" w:hAnsi="Arial" w:cs="Arial"/>
                <w:color w:val="1F1F1F"/>
                <w:sz w:val="20"/>
                <w:szCs w:val="20"/>
                <w:bdr w:val="none" w:sz="0" w:space="0" w:color="auto" w:frame="1"/>
              </w:rPr>
              <w:t xml:space="preserve">low </w:t>
            </w:r>
            <w:r>
              <w:rPr>
                <w:rFonts w:ascii="Arial" w:hAnsi="Arial" w:cs="Arial"/>
                <w:color w:val="1F1F1F"/>
                <w:sz w:val="20"/>
                <w:szCs w:val="20"/>
                <w:bdr w:val="none" w:sz="0" w:space="0" w:color="auto" w:frame="1"/>
              </w:rPr>
              <w:t>d</w:t>
            </w:r>
            <w:r w:rsidRPr="00454E16">
              <w:rPr>
                <w:rFonts w:ascii="Arial" w:hAnsi="Arial" w:cs="Arial"/>
                <w:color w:val="1F1F1F"/>
                <w:sz w:val="20"/>
                <w:szCs w:val="20"/>
                <w:bdr w:val="none" w:sz="0" w:space="0" w:color="auto" w:frame="1"/>
              </w:rPr>
              <w:t xml:space="preserve">esign </w:t>
            </w:r>
            <w:r>
              <w:rPr>
                <w:rFonts w:ascii="Arial" w:hAnsi="Arial" w:cs="Arial"/>
                <w:color w:val="1F1F1F"/>
                <w:sz w:val="20"/>
                <w:szCs w:val="20"/>
                <w:bdr w:val="none" w:sz="0" w:space="0" w:color="auto" w:frame="1"/>
              </w:rPr>
              <w:t>d</w:t>
            </w:r>
            <w:r w:rsidRPr="00454E16">
              <w:rPr>
                <w:rFonts w:ascii="Arial" w:hAnsi="Arial" w:cs="Arial"/>
                <w:color w:val="1F1F1F"/>
                <w:sz w:val="20"/>
                <w:szCs w:val="20"/>
                <w:bdr w:val="none" w:sz="0" w:space="0" w:color="auto" w:frame="1"/>
              </w:rPr>
              <w:t>ocument</w:t>
            </w:r>
            <w:r>
              <w:rPr>
                <w:rFonts w:ascii="Arial" w:hAnsi="Arial" w:cs="Arial"/>
                <w:color w:val="1F1F1F"/>
                <w:sz w:val="20"/>
                <w:szCs w:val="20"/>
                <w:bdr w:val="none" w:sz="0" w:space="0" w:color="auto" w:frame="1"/>
              </w:rPr>
              <w:t>ation</w:t>
            </w:r>
            <w:r w:rsidRPr="00454E16">
              <w:rPr>
                <w:rFonts w:ascii="Arial" w:hAnsi="Arial" w:cs="Arial"/>
                <w:color w:val="1F1F1F"/>
                <w:sz w:val="20"/>
                <w:szCs w:val="20"/>
                <w:bdr w:val="none" w:sz="0" w:space="0" w:color="auto" w:frame="1"/>
              </w:rPr>
              <w:t xml:space="preserve">, confirming alignment with </w:t>
            </w:r>
            <w:r w:rsidRPr="007D0340">
              <w:rPr>
                <w:rFonts w:ascii="Arial" w:hAnsi="Arial" w:cs="Arial"/>
                <w:b/>
                <w:bCs/>
                <w:color w:val="1F1F1F"/>
                <w:sz w:val="20"/>
                <w:szCs w:val="20"/>
                <w:bdr w:val="none" w:sz="0" w:space="0" w:color="auto" w:frame="1"/>
              </w:rPr>
              <w:t xml:space="preserve">Exhibit </w:t>
            </w:r>
            <w:r>
              <w:rPr>
                <w:rFonts w:ascii="Arial" w:hAnsi="Arial" w:cs="Arial"/>
                <w:b/>
                <w:bCs/>
                <w:color w:val="1F1F1F"/>
                <w:sz w:val="20"/>
                <w:szCs w:val="20"/>
                <w:bdr w:val="none" w:sz="0" w:space="0" w:color="auto" w:frame="1"/>
              </w:rPr>
              <w:t>D</w:t>
            </w:r>
            <w:r w:rsidRPr="007D0340">
              <w:rPr>
                <w:rFonts w:ascii="Arial" w:hAnsi="Arial" w:cs="Arial"/>
                <w:b/>
                <w:bCs/>
                <w:color w:val="1F1F1F"/>
                <w:sz w:val="20"/>
                <w:szCs w:val="20"/>
                <w:bdr w:val="none" w:sz="0" w:space="0" w:color="auto" w:frame="1"/>
              </w:rPr>
              <w:t>: Integration Roadmap</w:t>
            </w:r>
            <w:r w:rsidRPr="00454E16">
              <w:rPr>
                <w:rFonts w:ascii="Arial" w:hAnsi="Arial" w:cs="Arial"/>
                <w:color w:val="1F1F1F"/>
                <w:sz w:val="20"/>
                <w:szCs w:val="20"/>
                <w:bdr w:val="none" w:sz="0" w:space="0" w:color="auto" w:frame="1"/>
              </w:rPr>
              <w:t xml:space="preserve"> priorities.</w:t>
            </w:r>
          </w:p>
        </w:tc>
      </w:tr>
      <w:tr w:rsidR="007D0340" w14:paraId="49AC316B" w14:textId="77777777" w:rsidTr="00AC1AC0">
        <w:trPr>
          <w:trHeight w:val="1080"/>
        </w:trPr>
        <w:tc>
          <w:tcPr>
            <w:tcW w:w="2162" w:type="dxa"/>
          </w:tcPr>
          <w:p w14:paraId="209880F2" w14:textId="77777777" w:rsidR="007D0340" w:rsidRDefault="007D0340" w:rsidP="008C07BC">
            <w:pPr>
              <w:spacing w:line="276" w:lineRule="auto"/>
              <w:rPr>
                <w:rFonts w:ascii="Arial" w:hAnsi="Arial" w:cs="Arial"/>
                <w:b/>
                <w:bCs/>
                <w:color w:val="1F1F1F"/>
                <w:sz w:val="20"/>
                <w:szCs w:val="20"/>
                <w:bdr w:val="none" w:sz="0" w:space="0" w:color="auto" w:frame="1"/>
              </w:rPr>
            </w:pPr>
            <w:r>
              <w:rPr>
                <w:rFonts w:ascii="Arial" w:hAnsi="Arial" w:cs="Arial"/>
                <w:b/>
                <w:bCs/>
                <w:color w:val="1F1F1F"/>
                <w:sz w:val="20"/>
                <w:szCs w:val="20"/>
                <w:bdr w:val="none" w:sz="0" w:space="0" w:color="auto" w:frame="1"/>
              </w:rPr>
              <w:t xml:space="preserve">Phase </w:t>
            </w:r>
            <w:r w:rsidRPr="00454E16">
              <w:rPr>
                <w:rFonts w:ascii="Arial" w:hAnsi="Arial" w:cs="Arial"/>
                <w:b/>
                <w:bCs/>
                <w:color w:val="1F1F1F"/>
                <w:sz w:val="20"/>
                <w:szCs w:val="20"/>
                <w:bdr w:val="none" w:sz="0" w:space="0" w:color="auto" w:frame="1"/>
              </w:rPr>
              <w:t xml:space="preserve">2: </w:t>
            </w:r>
          </w:p>
          <w:p w14:paraId="15978973" w14:textId="77777777" w:rsidR="007D0340" w:rsidRPr="00454E16" w:rsidRDefault="007D0340" w:rsidP="008C07BC">
            <w:pPr>
              <w:spacing w:line="276" w:lineRule="auto"/>
              <w:rPr>
                <w:rFonts w:ascii="Arial" w:hAnsi="Arial" w:cs="Arial"/>
                <w:b/>
                <w:bCs/>
                <w:sz w:val="20"/>
                <w:szCs w:val="20"/>
              </w:rPr>
            </w:pPr>
            <w:r>
              <w:rPr>
                <w:rFonts w:ascii="Arial" w:hAnsi="Arial" w:cs="Arial"/>
                <w:b/>
                <w:bCs/>
                <w:color w:val="1F1F1F"/>
                <w:sz w:val="20"/>
                <w:szCs w:val="20"/>
                <w:bdr w:val="none" w:sz="0" w:space="0" w:color="auto" w:frame="1"/>
              </w:rPr>
              <w:t xml:space="preserve">Initial </w:t>
            </w:r>
            <w:r w:rsidRPr="00454E16">
              <w:rPr>
                <w:rFonts w:ascii="Arial" w:hAnsi="Arial" w:cs="Arial"/>
                <w:b/>
                <w:bCs/>
                <w:color w:val="1F1F1F"/>
                <w:sz w:val="20"/>
                <w:szCs w:val="20"/>
                <w:bdr w:val="none" w:sz="0" w:space="0" w:color="auto" w:frame="1"/>
              </w:rPr>
              <w:t xml:space="preserve">Development </w:t>
            </w:r>
          </w:p>
        </w:tc>
        <w:tc>
          <w:tcPr>
            <w:tcW w:w="3323" w:type="dxa"/>
          </w:tcPr>
          <w:p w14:paraId="7180C9D4" w14:textId="77777777" w:rsidR="007D0340" w:rsidRPr="00454E16" w:rsidRDefault="007D0340" w:rsidP="008C07BC">
            <w:pPr>
              <w:spacing w:line="276" w:lineRule="auto"/>
              <w:rPr>
                <w:rFonts w:ascii="Arial" w:hAnsi="Arial" w:cs="Arial"/>
                <w:sz w:val="20"/>
                <w:szCs w:val="20"/>
              </w:rPr>
            </w:pPr>
            <w:r w:rsidRPr="00454E16">
              <w:rPr>
                <w:rFonts w:ascii="Arial" w:hAnsi="Arial" w:cs="Arial"/>
                <w:color w:val="1F1F1F"/>
                <w:sz w:val="20"/>
                <w:szCs w:val="20"/>
                <w:bdr w:val="none" w:sz="0" w:space="0" w:color="auto" w:frame="1"/>
              </w:rPr>
              <w:t xml:space="preserve">Delivery of all underlying technical components necessary to run the </w:t>
            </w:r>
            <w:r>
              <w:rPr>
                <w:rFonts w:ascii="Arial" w:hAnsi="Arial" w:cs="Arial"/>
                <w:color w:val="1F1F1F"/>
                <w:sz w:val="20"/>
                <w:szCs w:val="20"/>
                <w:bdr w:val="none" w:sz="0" w:space="0" w:color="auto" w:frame="1"/>
              </w:rPr>
              <w:t xml:space="preserve">designated </w:t>
            </w:r>
            <w:r w:rsidRPr="00454E16">
              <w:rPr>
                <w:rFonts w:ascii="Arial" w:hAnsi="Arial" w:cs="Arial"/>
                <w:color w:val="1F1F1F"/>
                <w:sz w:val="20"/>
                <w:szCs w:val="20"/>
                <w:bdr w:val="none" w:sz="0" w:space="0" w:color="auto" w:frame="1"/>
              </w:rPr>
              <w:t>Flows</w:t>
            </w:r>
            <w:r>
              <w:rPr>
                <w:rFonts w:ascii="Arial" w:hAnsi="Arial" w:cs="Arial"/>
                <w:color w:val="1F1F1F"/>
                <w:sz w:val="20"/>
                <w:szCs w:val="20"/>
                <w:bdr w:val="none" w:sz="0" w:space="0" w:color="auto" w:frame="1"/>
              </w:rPr>
              <w:t>.</w:t>
            </w:r>
          </w:p>
        </w:tc>
        <w:tc>
          <w:tcPr>
            <w:tcW w:w="3240" w:type="dxa"/>
          </w:tcPr>
          <w:p w14:paraId="74CBCE09" w14:textId="77777777" w:rsidR="007D0340" w:rsidRPr="00454E16" w:rsidRDefault="007D0340" w:rsidP="008C07BC">
            <w:pPr>
              <w:spacing w:line="276" w:lineRule="auto"/>
              <w:rPr>
                <w:rFonts w:ascii="Arial" w:hAnsi="Arial" w:cs="Arial"/>
                <w:b/>
                <w:bCs/>
                <w:sz w:val="20"/>
                <w:szCs w:val="20"/>
              </w:rPr>
            </w:pPr>
            <w:r w:rsidRPr="00454E16">
              <w:rPr>
                <w:rFonts w:ascii="Arial" w:hAnsi="Arial" w:cs="Arial"/>
                <w:color w:val="1F1F1F"/>
                <w:sz w:val="20"/>
                <w:szCs w:val="20"/>
                <w:bdr w:val="none" w:sz="0" w:space="0" w:color="auto" w:frame="1"/>
              </w:rPr>
              <w:t xml:space="preserve">Successful execution of all associated test cases for </w:t>
            </w:r>
            <w:r>
              <w:rPr>
                <w:rFonts w:ascii="Arial" w:hAnsi="Arial" w:cs="Arial"/>
                <w:color w:val="1F1F1F"/>
                <w:sz w:val="20"/>
                <w:szCs w:val="20"/>
                <w:bdr w:val="none" w:sz="0" w:space="0" w:color="auto" w:frame="1"/>
              </w:rPr>
              <w:t>initial</w:t>
            </w:r>
            <w:r w:rsidRPr="00454E16">
              <w:rPr>
                <w:rFonts w:ascii="Arial" w:hAnsi="Arial" w:cs="Arial"/>
                <w:color w:val="1F1F1F"/>
                <w:sz w:val="20"/>
                <w:szCs w:val="20"/>
                <w:bdr w:val="none" w:sz="0" w:space="0" w:color="auto" w:frame="1"/>
              </w:rPr>
              <w:t xml:space="preserve"> Flows in UAT environment.</w:t>
            </w:r>
          </w:p>
        </w:tc>
      </w:tr>
      <w:tr w:rsidR="007D0340" w14:paraId="62E266F5" w14:textId="77777777" w:rsidTr="00AC1AC0">
        <w:trPr>
          <w:trHeight w:val="1080"/>
        </w:trPr>
        <w:tc>
          <w:tcPr>
            <w:tcW w:w="2162" w:type="dxa"/>
          </w:tcPr>
          <w:p w14:paraId="6DF0C357" w14:textId="77777777" w:rsidR="007D0340" w:rsidRDefault="007D0340" w:rsidP="008C07BC">
            <w:pPr>
              <w:spacing w:line="276" w:lineRule="auto"/>
              <w:rPr>
                <w:rFonts w:ascii="Arial" w:hAnsi="Arial" w:cs="Arial"/>
                <w:b/>
                <w:bCs/>
                <w:color w:val="1F1F1F"/>
                <w:sz w:val="20"/>
                <w:szCs w:val="20"/>
                <w:bdr w:val="none" w:sz="0" w:space="0" w:color="auto" w:frame="1"/>
              </w:rPr>
            </w:pPr>
            <w:r w:rsidRPr="00454E16">
              <w:rPr>
                <w:rFonts w:ascii="Arial" w:hAnsi="Arial" w:cs="Arial"/>
                <w:b/>
                <w:bCs/>
                <w:color w:val="1F1F1F"/>
                <w:sz w:val="20"/>
                <w:szCs w:val="20"/>
                <w:bdr w:val="none" w:sz="0" w:space="0" w:color="auto" w:frame="1"/>
              </w:rPr>
              <w:t xml:space="preserve">Phase 3: </w:t>
            </w:r>
          </w:p>
          <w:p w14:paraId="4882C8E8" w14:textId="77777777" w:rsidR="007D0340" w:rsidRPr="00454E16" w:rsidRDefault="007D0340" w:rsidP="008C07BC">
            <w:pPr>
              <w:spacing w:line="276" w:lineRule="auto"/>
              <w:rPr>
                <w:rFonts w:ascii="Arial" w:hAnsi="Arial" w:cs="Arial"/>
                <w:b/>
                <w:bCs/>
                <w:sz w:val="20"/>
                <w:szCs w:val="20"/>
              </w:rPr>
            </w:pPr>
            <w:r w:rsidRPr="00454E16">
              <w:rPr>
                <w:rFonts w:ascii="Arial" w:hAnsi="Arial" w:cs="Arial"/>
                <w:b/>
                <w:bCs/>
                <w:color w:val="1F1F1F"/>
                <w:sz w:val="20"/>
                <w:szCs w:val="20"/>
                <w:bdr w:val="none" w:sz="0" w:space="0" w:color="auto" w:frame="1"/>
              </w:rPr>
              <w:t>Testing &amp; Go-Live</w:t>
            </w:r>
          </w:p>
        </w:tc>
        <w:tc>
          <w:tcPr>
            <w:tcW w:w="3323" w:type="dxa"/>
          </w:tcPr>
          <w:p w14:paraId="5C624020" w14:textId="77777777" w:rsidR="007D0340" w:rsidRPr="00454E16" w:rsidRDefault="007D0340" w:rsidP="008C07BC">
            <w:pPr>
              <w:spacing w:line="276" w:lineRule="auto"/>
              <w:rPr>
                <w:rFonts w:ascii="Arial" w:hAnsi="Arial" w:cs="Arial"/>
                <w:b/>
                <w:bCs/>
                <w:sz w:val="20"/>
                <w:szCs w:val="20"/>
              </w:rPr>
            </w:pPr>
            <w:r>
              <w:rPr>
                <w:rFonts w:ascii="Arial" w:hAnsi="Arial" w:cs="Arial"/>
                <w:color w:val="1F1F1F"/>
                <w:sz w:val="20"/>
                <w:szCs w:val="20"/>
                <w:bdr w:val="none" w:sz="0" w:space="0" w:color="auto" w:frame="1"/>
              </w:rPr>
              <w:t>User Acceptance Testing (</w:t>
            </w:r>
            <w:r w:rsidRPr="00454E16">
              <w:rPr>
                <w:rFonts w:ascii="Arial" w:hAnsi="Arial" w:cs="Arial"/>
                <w:color w:val="1F1F1F"/>
                <w:sz w:val="20"/>
                <w:szCs w:val="20"/>
                <w:bdr w:val="none" w:sz="0" w:space="0" w:color="auto" w:frame="1"/>
              </w:rPr>
              <w:t>UAT</w:t>
            </w:r>
            <w:r>
              <w:rPr>
                <w:rFonts w:ascii="Arial" w:hAnsi="Arial" w:cs="Arial"/>
                <w:color w:val="1F1F1F"/>
                <w:sz w:val="20"/>
                <w:szCs w:val="20"/>
                <w:bdr w:val="none" w:sz="0" w:space="0" w:color="auto" w:frame="1"/>
              </w:rPr>
              <w:t>)</w:t>
            </w:r>
            <w:r w:rsidRPr="00454E16">
              <w:rPr>
                <w:rFonts w:ascii="Arial" w:hAnsi="Arial" w:cs="Arial"/>
                <w:color w:val="1F1F1F"/>
                <w:sz w:val="20"/>
                <w:szCs w:val="20"/>
                <w:bdr w:val="none" w:sz="0" w:space="0" w:color="auto" w:frame="1"/>
              </w:rPr>
              <w:t xml:space="preserve"> </w:t>
            </w:r>
            <w:r>
              <w:rPr>
                <w:rFonts w:ascii="Arial" w:hAnsi="Arial" w:cs="Arial"/>
                <w:color w:val="1F1F1F"/>
                <w:sz w:val="20"/>
                <w:szCs w:val="20"/>
                <w:bdr w:val="none" w:sz="0" w:space="0" w:color="auto" w:frame="1"/>
              </w:rPr>
              <w:t>by both Provider and Customer teams with Sign-off before Go-Live.</w:t>
            </w:r>
          </w:p>
        </w:tc>
        <w:tc>
          <w:tcPr>
            <w:tcW w:w="3240" w:type="dxa"/>
          </w:tcPr>
          <w:p w14:paraId="4042EF48" w14:textId="77777777" w:rsidR="007D0340" w:rsidRPr="00454E16" w:rsidRDefault="007D0340" w:rsidP="008C07BC">
            <w:pPr>
              <w:spacing w:line="276" w:lineRule="auto"/>
              <w:rPr>
                <w:rFonts w:ascii="Arial" w:hAnsi="Arial" w:cs="Arial"/>
                <w:sz w:val="20"/>
                <w:szCs w:val="20"/>
              </w:rPr>
            </w:pPr>
            <w:r w:rsidRPr="00454E16">
              <w:rPr>
                <w:rFonts w:ascii="Arial" w:hAnsi="Arial" w:cs="Arial"/>
                <w:color w:val="1F1F1F"/>
                <w:sz w:val="20"/>
                <w:szCs w:val="20"/>
                <w:bdr w:val="none" w:sz="0" w:space="0" w:color="auto" w:frame="1"/>
              </w:rPr>
              <w:t xml:space="preserve">Customer formal </w:t>
            </w:r>
            <w:r>
              <w:rPr>
                <w:rFonts w:ascii="Arial" w:hAnsi="Arial" w:cs="Arial"/>
                <w:color w:val="1F1F1F"/>
                <w:sz w:val="20"/>
                <w:szCs w:val="20"/>
                <w:bdr w:val="none" w:sz="0" w:space="0" w:color="auto" w:frame="1"/>
              </w:rPr>
              <w:t xml:space="preserve">participation and </w:t>
            </w:r>
            <w:r w:rsidRPr="00454E16">
              <w:rPr>
                <w:rFonts w:ascii="Arial" w:hAnsi="Arial" w:cs="Arial"/>
                <w:color w:val="1F1F1F"/>
                <w:sz w:val="20"/>
                <w:szCs w:val="20"/>
                <w:bdr w:val="none" w:sz="0" w:space="0" w:color="auto" w:frame="1"/>
              </w:rPr>
              <w:t>acceptance of UAT results.</w:t>
            </w:r>
          </w:p>
        </w:tc>
      </w:tr>
      <w:tr w:rsidR="007D0340" w14:paraId="533D752D" w14:textId="77777777" w:rsidTr="00AC1AC0">
        <w:trPr>
          <w:trHeight w:val="1080"/>
        </w:trPr>
        <w:tc>
          <w:tcPr>
            <w:tcW w:w="2162" w:type="dxa"/>
          </w:tcPr>
          <w:p w14:paraId="2294C1FD" w14:textId="77777777" w:rsidR="007D0340" w:rsidRDefault="007D0340" w:rsidP="008C07BC">
            <w:pPr>
              <w:spacing w:line="276" w:lineRule="auto"/>
              <w:rPr>
                <w:rFonts w:ascii="Arial" w:hAnsi="Arial" w:cs="Arial"/>
                <w:b/>
                <w:bCs/>
                <w:sz w:val="20"/>
                <w:szCs w:val="20"/>
              </w:rPr>
            </w:pPr>
            <w:r>
              <w:rPr>
                <w:rFonts w:ascii="Arial" w:hAnsi="Arial" w:cs="Arial"/>
                <w:b/>
                <w:bCs/>
                <w:sz w:val="20"/>
                <w:szCs w:val="20"/>
              </w:rPr>
              <w:t xml:space="preserve">Phase 4: </w:t>
            </w:r>
          </w:p>
          <w:p w14:paraId="3FE2B97D" w14:textId="77777777" w:rsidR="007D0340" w:rsidRPr="00454E16" w:rsidRDefault="007D0340" w:rsidP="008C07BC">
            <w:pPr>
              <w:spacing w:line="276" w:lineRule="auto"/>
              <w:rPr>
                <w:rFonts w:ascii="Arial" w:hAnsi="Arial" w:cs="Arial"/>
                <w:b/>
                <w:bCs/>
                <w:sz w:val="20"/>
                <w:szCs w:val="20"/>
              </w:rPr>
            </w:pPr>
            <w:r>
              <w:rPr>
                <w:rFonts w:ascii="Arial" w:hAnsi="Arial" w:cs="Arial"/>
                <w:b/>
                <w:bCs/>
                <w:sz w:val="20"/>
                <w:szCs w:val="20"/>
              </w:rPr>
              <w:t>Training &amp; Support</w:t>
            </w:r>
          </w:p>
        </w:tc>
        <w:tc>
          <w:tcPr>
            <w:tcW w:w="3323" w:type="dxa"/>
          </w:tcPr>
          <w:p w14:paraId="77F2BB2F" w14:textId="77777777" w:rsidR="007D0340" w:rsidRPr="00454E16" w:rsidRDefault="007D0340" w:rsidP="008C07BC">
            <w:pPr>
              <w:spacing w:line="276" w:lineRule="auto"/>
              <w:rPr>
                <w:rFonts w:ascii="Arial" w:hAnsi="Arial" w:cs="Arial"/>
                <w:b/>
                <w:bCs/>
                <w:sz w:val="20"/>
                <w:szCs w:val="20"/>
              </w:rPr>
            </w:pPr>
            <w:r w:rsidRPr="00454E16">
              <w:rPr>
                <w:rFonts w:ascii="Arial" w:hAnsi="Arial" w:cs="Arial"/>
                <w:color w:val="1F1F1F"/>
                <w:sz w:val="20"/>
                <w:szCs w:val="20"/>
                <w:bdr w:val="none" w:sz="0" w:space="0" w:color="auto" w:frame="1"/>
              </w:rPr>
              <w:t>Production Deployment (Go-Live)</w:t>
            </w:r>
            <w:r>
              <w:rPr>
                <w:rFonts w:ascii="Arial" w:hAnsi="Arial" w:cs="Arial"/>
                <w:color w:val="1F1F1F"/>
                <w:sz w:val="20"/>
                <w:szCs w:val="20"/>
                <w:bdr w:val="none" w:sz="0" w:space="0" w:color="auto" w:frame="1"/>
              </w:rPr>
              <w:t xml:space="preserve"> with on-going support and monitoring.</w:t>
            </w:r>
          </w:p>
        </w:tc>
        <w:tc>
          <w:tcPr>
            <w:tcW w:w="3240" w:type="dxa"/>
          </w:tcPr>
          <w:p w14:paraId="360404EB" w14:textId="77777777" w:rsidR="007D0340" w:rsidRPr="00454E16" w:rsidRDefault="007D0340" w:rsidP="008C07BC">
            <w:pPr>
              <w:spacing w:line="276" w:lineRule="auto"/>
              <w:rPr>
                <w:rFonts w:ascii="Arial" w:hAnsi="Arial" w:cs="Arial"/>
                <w:b/>
                <w:bCs/>
                <w:sz w:val="20"/>
                <w:szCs w:val="20"/>
              </w:rPr>
            </w:pPr>
            <w:r w:rsidRPr="00454E16">
              <w:rPr>
                <w:rFonts w:ascii="Arial" w:hAnsi="Arial" w:cs="Arial"/>
                <w:color w:val="1F1F1F"/>
                <w:sz w:val="20"/>
                <w:szCs w:val="20"/>
                <w:bdr w:val="none" w:sz="0" w:space="0" w:color="auto" w:frame="1"/>
              </w:rPr>
              <w:t>All in-scope Flows</w:t>
            </w:r>
            <w:r>
              <w:rPr>
                <w:rFonts w:ascii="Arial" w:hAnsi="Arial" w:cs="Arial"/>
                <w:color w:val="1F1F1F"/>
                <w:sz w:val="20"/>
                <w:szCs w:val="20"/>
                <w:bdr w:val="none" w:sz="0" w:space="0" w:color="auto" w:frame="1"/>
              </w:rPr>
              <w:t xml:space="preserve"> for the relevant Customer department</w:t>
            </w:r>
            <w:r w:rsidRPr="00454E16">
              <w:rPr>
                <w:rFonts w:ascii="Arial" w:hAnsi="Arial" w:cs="Arial"/>
                <w:color w:val="1F1F1F"/>
                <w:sz w:val="20"/>
                <w:szCs w:val="20"/>
                <w:bdr w:val="none" w:sz="0" w:space="0" w:color="auto" w:frame="1"/>
              </w:rPr>
              <w:t xml:space="preserve"> are running successfully in Production.</w:t>
            </w:r>
          </w:p>
        </w:tc>
      </w:tr>
    </w:tbl>
    <w:p w14:paraId="0BEBF6AC" w14:textId="77777777" w:rsidR="007D0340" w:rsidRPr="007D0340" w:rsidRDefault="007D0340" w:rsidP="008C07BC">
      <w:pPr>
        <w:spacing w:line="276" w:lineRule="auto"/>
      </w:pPr>
    </w:p>
    <w:p w14:paraId="66F7AB95" w14:textId="77777777" w:rsidR="00E13F71" w:rsidRPr="00E13F71" w:rsidRDefault="00E13F71" w:rsidP="008C07BC">
      <w:pPr>
        <w:spacing w:line="276" w:lineRule="auto"/>
      </w:pPr>
    </w:p>
    <w:p w14:paraId="768EFD3A" w14:textId="6C65D4E3" w:rsidR="00E13F71" w:rsidRDefault="00E13F71" w:rsidP="008C07BC">
      <w:pPr>
        <w:pStyle w:val="Heading2"/>
        <w:numPr>
          <w:ilvl w:val="0"/>
          <w:numId w:val="73"/>
        </w:numPr>
        <w:spacing w:line="276" w:lineRule="auto"/>
        <w:rPr>
          <w:rFonts w:ascii="Arial" w:hAnsi="Arial" w:cs="Arial"/>
          <w:b/>
          <w:bCs/>
          <w:color w:val="000000" w:themeColor="text1"/>
          <w:sz w:val="22"/>
          <w:szCs w:val="22"/>
        </w:rPr>
      </w:pPr>
      <w:r>
        <w:rPr>
          <w:rFonts w:ascii="Arial" w:hAnsi="Arial" w:cs="Arial"/>
          <w:b/>
          <w:bCs/>
          <w:color w:val="000000" w:themeColor="text1"/>
          <w:sz w:val="22"/>
          <w:szCs w:val="22"/>
        </w:rPr>
        <w:t>ROLES &amp; RESPONSIBILITIES</w:t>
      </w:r>
    </w:p>
    <w:p w14:paraId="4B756C5B" w14:textId="7A4E3BE3" w:rsidR="00E13F71" w:rsidRDefault="00E13F71" w:rsidP="008C07BC">
      <w:pPr>
        <w:spacing w:line="276" w:lineRule="auto"/>
        <w:ind w:left="360"/>
        <w:rPr>
          <w:rFonts w:ascii="Arial" w:hAnsi="Arial" w:cs="Arial"/>
          <w:sz w:val="22"/>
          <w:szCs w:val="22"/>
        </w:rPr>
      </w:pPr>
      <w:r w:rsidRPr="00E13F71">
        <w:rPr>
          <w:rFonts w:ascii="Arial" w:hAnsi="Arial" w:cs="Arial"/>
          <w:sz w:val="22"/>
          <w:szCs w:val="22"/>
        </w:rPr>
        <w:t xml:space="preserve">This section defines the division of effort required to successfully deliver the Integrations and Flows and meet the milestones defined in </w:t>
      </w:r>
      <w:r w:rsidRPr="00E13F71">
        <w:rPr>
          <w:rFonts w:ascii="Arial" w:hAnsi="Arial" w:cs="Arial"/>
          <w:b/>
          <w:bCs/>
          <w:sz w:val="22"/>
          <w:szCs w:val="22"/>
        </w:rPr>
        <w:t xml:space="preserve">Exhibit </w:t>
      </w:r>
      <w:r w:rsidR="007D0340">
        <w:rPr>
          <w:rFonts w:ascii="Arial" w:hAnsi="Arial" w:cs="Arial"/>
          <w:b/>
          <w:bCs/>
          <w:sz w:val="22"/>
          <w:szCs w:val="22"/>
        </w:rPr>
        <w:t>D</w:t>
      </w:r>
      <w:r w:rsidRPr="00E13F71">
        <w:rPr>
          <w:rFonts w:ascii="Arial" w:hAnsi="Arial" w:cs="Arial"/>
          <w:b/>
          <w:bCs/>
          <w:sz w:val="22"/>
          <w:szCs w:val="22"/>
        </w:rPr>
        <w:t>: Integrated Roadmap</w:t>
      </w:r>
      <w:r w:rsidRPr="00E13F71">
        <w:rPr>
          <w:rFonts w:ascii="Arial" w:hAnsi="Arial" w:cs="Arial"/>
          <w:sz w:val="22"/>
          <w:szCs w:val="22"/>
        </w:rPr>
        <w:t>.</w:t>
      </w:r>
    </w:p>
    <w:p w14:paraId="717250D7" w14:textId="77777777" w:rsidR="007D0340" w:rsidRDefault="007D0340" w:rsidP="008C07BC">
      <w:pPr>
        <w:spacing w:line="276" w:lineRule="auto"/>
        <w:rPr>
          <w:rFonts w:ascii="Arial" w:hAnsi="Arial" w:cs="Arial"/>
          <w:sz w:val="22"/>
          <w:szCs w:val="22"/>
        </w:rPr>
      </w:pPr>
    </w:p>
    <w:p w14:paraId="407E4C51" w14:textId="62B52748" w:rsidR="00E13F71" w:rsidRDefault="00E13F71" w:rsidP="008C07BC">
      <w:pPr>
        <w:pStyle w:val="ListParagraph"/>
        <w:numPr>
          <w:ilvl w:val="1"/>
          <w:numId w:val="73"/>
        </w:numPr>
        <w:spacing w:line="276" w:lineRule="auto"/>
        <w:ind w:left="720"/>
        <w:rPr>
          <w:rFonts w:ascii="Arial" w:hAnsi="Arial" w:cs="Arial"/>
          <w:b/>
          <w:bCs/>
          <w:sz w:val="22"/>
          <w:szCs w:val="22"/>
        </w:rPr>
      </w:pPr>
      <w:r>
        <w:rPr>
          <w:rFonts w:ascii="Arial" w:hAnsi="Arial" w:cs="Arial"/>
          <w:b/>
          <w:bCs/>
          <w:sz w:val="22"/>
          <w:szCs w:val="22"/>
        </w:rPr>
        <w:t>Provider Responsibilities</w:t>
      </w:r>
    </w:p>
    <w:p w14:paraId="705AC3C0" w14:textId="77777777" w:rsidR="0078198F" w:rsidRDefault="0078198F" w:rsidP="008C07BC">
      <w:pPr>
        <w:pStyle w:val="ListParagraph"/>
        <w:spacing w:line="276" w:lineRule="auto"/>
        <w:rPr>
          <w:rFonts w:ascii="Arial" w:hAnsi="Arial" w:cs="Arial"/>
          <w:b/>
          <w:bCs/>
          <w:sz w:val="22"/>
          <w:szCs w:val="22"/>
        </w:rPr>
      </w:pPr>
    </w:p>
    <w:tbl>
      <w:tblPr>
        <w:tblStyle w:val="TableGrid"/>
        <w:tblW w:w="0" w:type="auto"/>
        <w:tblInd w:w="360" w:type="dxa"/>
        <w:tblLook w:val="04A0" w:firstRow="1" w:lastRow="0" w:firstColumn="1" w:lastColumn="0" w:noHBand="0" w:noVBand="1"/>
      </w:tblPr>
      <w:tblGrid>
        <w:gridCol w:w="2515"/>
        <w:gridCol w:w="6135"/>
      </w:tblGrid>
      <w:tr w:rsidR="0078198F" w14:paraId="1D3F605E" w14:textId="77777777" w:rsidTr="00AC1AC0">
        <w:trPr>
          <w:trHeight w:val="360"/>
        </w:trPr>
        <w:tc>
          <w:tcPr>
            <w:tcW w:w="2515" w:type="dxa"/>
            <w:shd w:val="clear" w:color="auto" w:fill="E7E6E6" w:themeFill="background2"/>
            <w:vAlign w:val="center"/>
          </w:tcPr>
          <w:p w14:paraId="2ED08B26" w14:textId="77777777" w:rsidR="0078198F" w:rsidRPr="00E13F71" w:rsidRDefault="0078198F" w:rsidP="008C07BC">
            <w:pPr>
              <w:pStyle w:val="ListParagraph"/>
              <w:spacing w:line="276" w:lineRule="auto"/>
              <w:ind w:left="0"/>
              <w:rPr>
                <w:rFonts w:ascii="Arial" w:hAnsi="Arial" w:cs="Arial"/>
                <w:b/>
                <w:bCs/>
                <w:sz w:val="20"/>
                <w:szCs w:val="20"/>
              </w:rPr>
            </w:pPr>
            <w:r w:rsidRPr="00E13F71">
              <w:rPr>
                <w:rStyle w:val="Strong"/>
                <w:rFonts w:ascii="Arial" w:hAnsi="Arial" w:cs="Arial"/>
                <w:color w:val="1F1F1F"/>
                <w:sz w:val="20"/>
                <w:szCs w:val="20"/>
                <w:bdr w:val="none" w:sz="0" w:space="0" w:color="auto" w:frame="1"/>
              </w:rPr>
              <w:t>Area</w:t>
            </w:r>
          </w:p>
        </w:tc>
        <w:tc>
          <w:tcPr>
            <w:tcW w:w="6135" w:type="dxa"/>
            <w:shd w:val="clear" w:color="auto" w:fill="E7E6E6" w:themeFill="background2"/>
            <w:vAlign w:val="center"/>
          </w:tcPr>
          <w:p w14:paraId="1176FFC8" w14:textId="77777777" w:rsidR="0078198F" w:rsidRPr="00E13F71" w:rsidRDefault="0078198F" w:rsidP="008C07BC">
            <w:pPr>
              <w:pStyle w:val="ListParagraph"/>
              <w:spacing w:line="276" w:lineRule="auto"/>
              <w:ind w:left="0"/>
              <w:rPr>
                <w:rFonts w:ascii="Arial" w:hAnsi="Arial" w:cs="Arial"/>
                <w:b/>
                <w:bCs/>
                <w:sz w:val="20"/>
                <w:szCs w:val="20"/>
              </w:rPr>
            </w:pPr>
            <w:r w:rsidRPr="00E13F71">
              <w:rPr>
                <w:rStyle w:val="Strong"/>
                <w:rFonts w:ascii="Arial" w:hAnsi="Arial" w:cs="Arial"/>
                <w:color w:val="1F1F1F"/>
                <w:sz w:val="20"/>
                <w:szCs w:val="20"/>
                <w:bdr w:val="none" w:sz="0" w:space="0" w:color="auto" w:frame="1"/>
              </w:rPr>
              <w:t>Responsibility Detail</w:t>
            </w:r>
          </w:p>
        </w:tc>
      </w:tr>
      <w:tr w:rsidR="0078198F" w14:paraId="25D265E7" w14:textId="77777777" w:rsidTr="00AC1AC0">
        <w:trPr>
          <w:trHeight w:val="576"/>
        </w:trPr>
        <w:tc>
          <w:tcPr>
            <w:tcW w:w="2515" w:type="dxa"/>
            <w:vAlign w:val="center"/>
          </w:tcPr>
          <w:p w14:paraId="2360BF48" w14:textId="77777777"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b/>
                <w:bCs/>
                <w:color w:val="1F1F1F"/>
                <w:sz w:val="20"/>
                <w:szCs w:val="20"/>
                <w:bdr w:val="none" w:sz="0" w:space="0" w:color="auto" w:frame="1"/>
              </w:rPr>
              <w:t>Project Management</w:t>
            </w:r>
          </w:p>
        </w:tc>
        <w:tc>
          <w:tcPr>
            <w:tcW w:w="6135" w:type="dxa"/>
            <w:vAlign w:val="center"/>
          </w:tcPr>
          <w:p w14:paraId="5196EB6C" w14:textId="77777777" w:rsidR="0078198F" w:rsidRPr="0045734B" w:rsidRDefault="0078198F" w:rsidP="008C07BC">
            <w:pPr>
              <w:pStyle w:val="ListParagraph"/>
              <w:spacing w:line="276" w:lineRule="auto"/>
              <w:ind w:left="0"/>
              <w:rPr>
                <w:rFonts w:ascii="Arial" w:hAnsi="Arial" w:cs="Arial"/>
                <w:b/>
                <w:bCs/>
                <w:sz w:val="20"/>
                <w:szCs w:val="20"/>
                <w:highlight w:val="yellow"/>
              </w:rPr>
            </w:pPr>
            <w:r w:rsidRPr="0045734B">
              <w:rPr>
                <w:rFonts w:ascii="Arial" w:hAnsi="Arial" w:cs="Arial"/>
                <w:color w:val="1F1F1F"/>
                <w:sz w:val="20"/>
                <w:szCs w:val="20"/>
                <w:highlight w:val="yellow"/>
                <w:bdr w:val="none" w:sz="0" w:space="0" w:color="auto" w:frame="1"/>
              </w:rPr>
              <w:t xml:space="preserve">Please Reference C-6 </w:t>
            </w:r>
            <w:commentRangeStart w:id="13"/>
            <w:r w:rsidRPr="0045734B">
              <w:rPr>
                <w:rFonts w:ascii="Arial" w:hAnsi="Arial" w:cs="Arial"/>
                <w:color w:val="1F1F1F"/>
                <w:sz w:val="20"/>
                <w:szCs w:val="20"/>
                <w:highlight w:val="yellow"/>
                <w:bdr w:val="none" w:sz="0" w:space="0" w:color="auto" w:frame="1"/>
              </w:rPr>
              <w:t>SOW</w:t>
            </w:r>
            <w:commentRangeEnd w:id="13"/>
            <w:r w:rsidR="0045734B">
              <w:rPr>
                <w:rStyle w:val="CommentReference"/>
              </w:rPr>
              <w:commentReference w:id="13"/>
            </w:r>
            <w:r w:rsidRPr="0045734B">
              <w:rPr>
                <w:rFonts w:ascii="Arial" w:hAnsi="Arial" w:cs="Arial"/>
                <w:color w:val="1F1F1F"/>
                <w:sz w:val="20"/>
                <w:szCs w:val="20"/>
                <w:highlight w:val="yellow"/>
                <w:bdr w:val="none" w:sz="0" w:space="0" w:color="auto" w:frame="1"/>
              </w:rPr>
              <w:t xml:space="preserve"> for all Project Management activities pertaining to this implementation.</w:t>
            </w:r>
          </w:p>
        </w:tc>
      </w:tr>
      <w:tr w:rsidR="0078198F" w14:paraId="409C0617" w14:textId="77777777" w:rsidTr="00AC1AC0">
        <w:trPr>
          <w:trHeight w:val="576"/>
        </w:trPr>
        <w:tc>
          <w:tcPr>
            <w:tcW w:w="2515" w:type="dxa"/>
            <w:vAlign w:val="center"/>
          </w:tcPr>
          <w:p w14:paraId="139C1654" w14:textId="77777777"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b/>
                <w:bCs/>
                <w:color w:val="1F1F1F"/>
                <w:sz w:val="20"/>
                <w:szCs w:val="20"/>
                <w:bdr w:val="none" w:sz="0" w:space="0" w:color="auto" w:frame="1"/>
              </w:rPr>
              <w:lastRenderedPageBreak/>
              <w:t>iPaaS Setup</w:t>
            </w:r>
          </w:p>
        </w:tc>
        <w:tc>
          <w:tcPr>
            <w:tcW w:w="6135" w:type="dxa"/>
            <w:vAlign w:val="center"/>
          </w:tcPr>
          <w:p w14:paraId="66114BF6" w14:textId="77777777"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color w:val="1F1F1F"/>
                <w:sz w:val="20"/>
                <w:szCs w:val="20"/>
                <w:bdr w:val="none" w:sz="0" w:space="0" w:color="auto" w:frame="1"/>
              </w:rPr>
              <w:t xml:space="preserve">Full configuration, hardening, and setup of the </w:t>
            </w:r>
            <w:r w:rsidRPr="007677A5">
              <w:rPr>
                <w:rFonts w:ascii="Arial" w:hAnsi="Arial" w:cs="Arial"/>
                <w:color w:val="1F1F1F"/>
                <w:sz w:val="20"/>
                <w:szCs w:val="20"/>
                <w:bdr w:val="none" w:sz="0" w:space="0" w:color="auto" w:frame="1"/>
              </w:rPr>
              <w:t xml:space="preserve">Provider's iPaaS </w:t>
            </w:r>
            <w:r w:rsidRPr="00E13F71">
              <w:rPr>
                <w:rFonts w:ascii="Arial" w:hAnsi="Arial" w:cs="Arial"/>
                <w:color w:val="1F1F1F"/>
                <w:sz w:val="20"/>
                <w:szCs w:val="20"/>
                <w:bdr w:val="none" w:sz="0" w:space="0" w:color="auto" w:frame="1"/>
              </w:rPr>
              <w:t>environments (Development, UAT, and Production).</w:t>
            </w:r>
          </w:p>
        </w:tc>
      </w:tr>
      <w:tr w:rsidR="0078198F" w14:paraId="1673DDA0" w14:textId="77777777" w:rsidTr="00AC1AC0">
        <w:trPr>
          <w:trHeight w:val="576"/>
        </w:trPr>
        <w:tc>
          <w:tcPr>
            <w:tcW w:w="2515" w:type="dxa"/>
            <w:vAlign w:val="center"/>
          </w:tcPr>
          <w:p w14:paraId="3CA28582" w14:textId="77777777"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b/>
                <w:bCs/>
                <w:color w:val="1F1F1F"/>
                <w:sz w:val="20"/>
                <w:szCs w:val="20"/>
                <w:bdr w:val="none" w:sz="0" w:space="0" w:color="auto" w:frame="1"/>
              </w:rPr>
              <w:t>Integration Enablement</w:t>
            </w:r>
          </w:p>
        </w:tc>
        <w:tc>
          <w:tcPr>
            <w:tcW w:w="6135" w:type="dxa"/>
            <w:vAlign w:val="center"/>
          </w:tcPr>
          <w:p w14:paraId="41E8AE4F" w14:textId="0C023D96"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color w:val="1F1F1F"/>
                <w:sz w:val="20"/>
                <w:szCs w:val="20"/>
                <w:bdr w:val="none" w:sz="0" w:space="0" w:color="auto" w:frame="1"/>
              </w:rPr>
              <w:t xml:space="preserve">Perform the necessary work (API connections, connector configuration, credential setup) to enable all </w:t>
            </w:r>
            <w:r w:rsidRPr="007677A5">
              <w:rPr>
                <w:rFonts w:ascii="Arial" w:hAnsi="Arial" w:cs="Arial"/>
                <w:color w:val="1F1F1F"/>
                <w:sz w:val="20"/>
                <w:szCs w:val="20"/>
                <w:bdr w:val="none" w:sz="0" w:space="0" w:color="auto" w:frame="1"/>
              </w:rPr>
              <w:t>Integrations</w:t>
            </w:r>
            <w:r w:rsidRPr="00E13F71">
              <w:rPr>
                <w:rFonts w:ascii="Arial" w:hAnsi="Arial" w:cs="Arial"/>
                <w:color w:val="1F1F1F"/>
                <w:sz w:val="20"/>
                <w:szCs w:val="20"/>
                <w:bdr w:val="none" w:sz="0" w:space="0" w:color="auto" w:frame="1"/>
              </w:rPr>
              <w:t xml:space="preserve"> listed in </w:t>
            </w:r>
            <w:r w:rsidRPr="008C07BC">
              <w:rPr>
                <w:rFonts w:ascii="Arial" w:hAnsi="Arial" w:cs="Arial"/>
                <w:b/>
                <w:bCs/>
                <w:color w:val="1F1F1F"/>
                <w:sz w:val="20"/>
                <w:szCs w:val="20"/>
                <w:bdr w:val="none" w:sz="0" w:space="0" w:color="auto" w:frame="1"/>
              </w:rPr>
              <w:t>Section 3.2.</w:t>
            </w:r>
            <w:r w:rsidR="008C07BC" w:rsidRPr="008C07BC">
              <w:rPr>
                <w:rFonts w:ascii="Arial" w:hAnsi="Arial" w:cs="Arial"/>
                <w:b/>
                <w:bCs/>
                <w:color w:val="1F1F1F"/>
                <w:sz w:val="20"/>
                <w:szCs w:val="20"/>
                <w:bdr w:val="none" w:sz="0" w:space="0" w:color="auto" w:frame="1"/>
              </w:rPr>
              <w:t>1</w:t>
            </w:r>
            <w:r w:rsidRPr="008C07BC">
              <w:rPr>
                <w:rFonts w:ascii="Arial" w:hAnsi="Arial" w:cs="Arial"/>
                <w:b/>
                <w:bCs/>
                <w:color w:val="1F1F1F"/>
                <w:sz w:val="20"/>
                <w:szCs w:val="20"/>
                <w:bdr w:val="none" w:sz="0" w:space="0" w:color="auto" w:frame="1"/>
              </w:rPr>
              <w:t>.</w:t>
            </w:r>
          </w:p>
        </w:tc>
      </w:tr>
      <w:tr w:rsidR="0078198F" w14:paraId="45D1442B" w14:textId="77777777" w:rsidTr="00AC1AC0">
        <w:trPr>
          <w:trHeight w:val="576"/>
        </w:trPr>
        <w:tc>
          <w:tcPr>
            <w:tcW w:w="2515" w:type="dxa"/>
            <w:vAlign w:val="center"/>
          </w:tcPr>
          <w:p w14:paraId="7609FD31" w14:textId="77777777"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b/>
                <w:bCs/>
                <w:color w:val="1F1F1F"/>
                <w:sz w:val="20"/>
                <w:szCs w:val="20"/>
                <w:bdr w:val="none" w:sz="0" w:space="0" w:color="auto" w:frame="1"/>
              </w:rPr>
              <w:t>Flow Implementation</w:t>
            </w:r>
          </w:p>
        </w:tc>
        <w:tc>
          <w:tcPr>
            <w:tcW w:w="6135" w:type="dxa"/>
            <w:vAlign w:val="center"/>
          </w:tcPr>
          <w:p w14:paraId="7843383C" w14:textId="77777777"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color w:val="1F1F1F"/>
                <w:sz w:val="20"/>
                <w:szCs w:val="20"/>
                <w:bdr w:val="none" w:sz="0" w:space="0" w:color="auto" w:frame="1"/>
              </w:rPr>
              <w:t xml:space="preserve">Design, code, unit test, and document all </w:t>
            </w:r>
            <w:r>
              <w:rPr>
                <w:rFonts w:ascii="Arial" w:hAnsi="Arial" w:cs="Arial"/>
                <w:color w:val="1F1F1F"/>
                <w:sz w:val="20"/>
                <w:szCs w:val="20"/>
                <w:bdr w:val="none" w:sz="0" w:space="0" w:color="auto" w:frame="1"/>
              </w:rPr>
              <w:t xml:space="preserve">initial </w:t>
            </w:r>
            <w:r w:rsidRPr="00E13F71">
              <w:rPr>
                <w:rFonts w:ascii="Arial" w:hAnsi="Arial" w:cs="Arial"/>
                <w:color w:val="1F1F1F"/>
                <w:sz w:val="20"/>
                <w:szCs w:val="20"/>
                <w:bdr w:val="none" w:sz="0" w:space="0" w:color="auto" w:frame="1"/>
              </w:rPr>
              <w:t xml:space="preserve">Flows ensuring alignment with the </w:t>
            </w:r>
            <w:r w:rsidRPr="007677A5">
              <w:rPr>
                <w:rFonts w:ascii="Arial" w:hAnsi="Arial" w:cs="Arial"/>
                <w:b/>
                <w:bCs/>
                <w:color w:val="1F1F1F"/>
                <w:sz w:val="20"/>
                <w:szCs w:val="20"/>
                <w:bdr w:val="none" w:sz="0" w:space="0" w:color="auto" w:frame="1"/>
              </w:rPr>
              <w:t xml:space="preserve">Exhibit </w:t>
            </w:r>
            <w:r>
              <w:rPr>
                <w:rFonts w:ascii="Arial" w:hAnsi="Arial" w:cs="Arial"/>
                <w:b/>
                <w:bCs/>
                <w:color w:val="1F1F1F"/>
                <w:sz w:val="20"/>
                <w:szCs w:val="20"/>
                <w:bdr w:val="none" w:sz="0" w:space="0" w:color="auto" w:frame="1"/>
              </w:rPr>
              <w:t>D</w:t>
            </w:r>
            <w:r w:rsidRPr="00E13F71">
              <w:rPr>
                <w:rFonts w:ascii="Arial" w:hAnsi="Arial" w:cs="Arial"/>
                <w:color w:val="1F1F1F"/>
                <w:sz w:val="20"/>
                <w:szCs w:val="20"/>
                <w:bdr w:val="none" w:sz="0" w:space="0" w:color="auto" w:frame="1"/>
              </w:rPr>
              <w:t xml:space="preserve"> roadmap priorities.</w:t>
            </w:r>
          </w:p>
        </w:tc>
      </w:tr>
      <w:tr w:rsidR="0078198F" w14:paraId="7DC7C33B" w14:textId="77777777" w:rsidTr="00AC1AC0">
        <w:trPr>
          <w:trHeight w:val="576"/>
        </w:trPr>
        <w:tc>
          <w:tcPr>
            <w:tcW w:w="2515" w:type="dxa"/>
            <w:vAlign w:val="center"/>
          </w:tcPr>
          <w:p w14:paraId="0830EE88" w14:textId="77777777"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b/>
                <w:bCs/>
                <w:color w:val="1F1F1F"/>
                <w:sz w:val="20"/>
                <w:szCs w:val="20"/>
                <w:bdr w:val="none" w:sz="0" w:space="0" w:color="auto" w:frame="1"/>
              </w:rPr>
              <w:t>Quality Assurance</w:t>
            </w:r>
          </w:p>
        </w:tc>
        <w:tc>
          <w:tcPr>
            <w:tcW w:w="6135" w:type="dxa"/>
            <w:vAlign w:val="center"/>
          </w:tcPr>
          <w:p w14:paraId="583B80C4" w14:textId="77777777"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color w:val="1F1F1F"/>
                <w:sz w:val="20"/>
                <w:szCs w:val="20"/>
                <w:bdr w:val="none" w:sz="0" w:space="0" w:color="auto" w:frame="1"/>
              </w:rPr>
              <w:t>Conduct comprehensive internal testing (unit and integration testing) before handing over Flows to the Customer for UAT.</w:t>
            </w:r>
          </w:p>
        </w:tc>
      </w:tr>
      <w:tr w:rsidR="0078198F" w14:paraId="1C400C78" w14:textId="77777777" w:rsidTr="00AC1AC0">
        <w:trPr>
          <w:trHeight w:val="576"/>
        </w:trPr>
        <w:tc>
          <w:tcPr>
            <w:tcW w:w="2515" w:type="dxa"/>
            <w:vAlign w:val="center"/>
          </w:tcPr>
          <w:p w14:paraId="73999B14" w14:textId="77777777"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b/>
                <w:bCs/>
                <w:color w:val="1F1F1F"/>
                <w:sz w:val="20"/>
                <w:szCs w:val="20"/>
                <w:bdr w:val="none" w:sz="0" w:space="0" w:color="auto" w:frame="1"/>
              </w:rPr>
              <w:t>Deployment</w:t>
            </w:r>
          </w:p>
        </w:tc>
        <w:tc>
          <w:tcPr>
            <w:tcW w:w="6135" w:type="dxa"/>
            <w:vAlign w:val="center"/>
          </w:tcPr>
          <w:p w14:paraId="66DF36A4" w14:textId="77777777"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color w:val="1F1F1F"/>
                <w:sz w:val="20"/>
                <w:szCs w:val="20"/>
                <w:bdr w:val="none" w:sz="0" w:space="0" w:color="auto" w:frame="1"/>
              </w:rPr>
              <w:t>Execute the production deployment of all Flows upon receipt of the formal UAT Sign-off from the Customer.</w:t>
            </w:r>
          </w:p>
        </w:tc>
      </w:tr>
      <w:tr w:rsidR="0078198F" w14:paraId="07B66F88" w14:textId="77777777" w:rsidTr="00AC1AC0">
        <w:trPr>
          <w:trHeight w:val="576"/>
        </w:trPr>
        <w:tc>
          <w:tcPr>
            <w:tcW w:w="2515" w:type="dxa"/>
            <w:vAlign w:val="center"/>
          </w:tcPr>
          <w:p w14:paraId="602B17BB" w14:textId="77777777"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b/>
                <w:bCs/>
                <w:color w:val="1F1F1F"/>
                <w:sz w:val="20"/>
                <w:szCs w:val="20"/>
                <w:bdr w:val="none" w:sz="0" w:space="0" w:color="auto" w:frame="1"/>
              </w:rPr>
              <w:t>Knowledge Transfer</w:t>
            </w:r>
          </w:p>
        </w:tc>
        <w:tc>
          <w:tcPr>
            <w:tcW w:w="6135" w:type="dxa"/>
            <w:vAlign w:val="center"/>
          </w:tcPr>
          <w:p w14:paraId="703A4D5A" w14:textId="77777777" w:rsidR="0078198F" w:rsidRPr="00E13F71" w:rsidRDefault="0078198F" w:rsidP="008C07BC">
            <w:pPr>
              <w:pStyle w:val="ListParagraph"/>
              <w:spacing w:line="276" w:lineRule="auto"/>
              <w:ind w:left="0"/>
              <w:rPr>
                <w:rFonts w:ascii="Arial" w:hAnsi="Arial" w:cs="Arial"/>
                <w:b/>
                <w:bCs/>
                <w:sz w:val="20"/>
                <w:szCs w:val="20"/>
              </w:rPr>
            </w:pPr>
            <w:r w:rsidRPr="00E13F71">
              <w:rPr>
                <w:rFonts w:ascii="Arial" w:hAnsi="Arial" w:cs="Arial"/>
                <w:color w:val="1F1F1F"/>
                <w:sz w:val="20"/>
                <w:szCs w:val="20"/>
                <w:bdr w:val="none" w:sz="0" w:space="0" w:color="auto" w:frame="1"/>
              </w:rPr>
              <w:t>Deliver final project documentation and technical training to the Customer's designated internal team on the management and monitoring of the deployed Flows.</w:t>
            </w:r>
          </w:p>
        </w:tc>
      </w:tr>
    </w:tbl>
    <w:p w14:paraId="17FF6A64" w14:textId="77777777" w:rsidR="0078198F" w:rsidRPr="0078198F" w:rsidRDefault="0078198F" w:rsidP="008C07BC">
      <w:pPr>
        <w:spacing w:line="276" w:lineRule="auto"/>
        <w:ind w:left="360"/>
        <w:rPr>
          <w:rFonts w:ascii="Arial" w:hAnsi="Arial" w:cs="Arial"/>
          <w:b/>
          <w:bCs/>
          <w:sz w:val="22"/>
          <w:szCs w:val="22"/>
        </w:rPr>
      </w:pPr>
    </w:p>
    <w:p w14:paraId="01F84798" w14:textId="167DEADC" w:rsidR="0078198F" w:rsidRDefault="0078198F" w:rsidP="008C07BC">
      <w:pPr>
        <w:pStyle w:val="ListParagraph"/>
        <w:numPr>
          <w:ilvl w:val="2"/>
          <w:numId w:val="73"/>
        </w:numPr>
        <w:spacing w:line="276" w:lineRule="auto"/>
        <w:ind w:firstLine="0"/>
        <w:rPr>
          <w:rFonts w:ascii="Arial" w:hAnsi="Arial" w:cs="Arial"/>
          <w:b/>
          <w:bCs/>
          <w:sz w:val="22"/>
          <w:szCs w:val="22"/>
        </w:rPr>
      </w:pPr>
      <w:r>
        <w:rPr>
          <w:rFonts w:ascii="Arial" w:hAnsi="Arial" w:cs="Arial"/>
          <w:b/>
          <w:bCs/>
          <w:sz w:val="22"/>
          <w:szCs w:val="22"/>
        </w:rPr>
        <w:t>Provider POCs</w:t>
      </w:r>
    </w:p>
    <w:p w14:paraId="45500878" w14:textId="77777777" w:rsidR="0078198F" w:rsidRPr="0078198F" w:rsidRDefault="0078198F" w:rsidP="008C07BC">
      <w:pPr>
        <w:pStyle w:val="ListParagraph"/>
        <w:spacing w:line="276" w:lineRule="auto"/>
        <w:rPr>
          <w:rFonts w:ascii="Arial" w:hAnsi="Arial" w:cs="Arial"/>
          <w:sz w:val="21"/>
          <w:szCs w:val="21"/>
        </w:rPr>
      </w:pPr>
      <w:r w:rsidRPr="0078198F">
        <w:rPr>
          <w:rFonts w:ascii="Arial" w:hAnsi="Arial" w:cs="Arial"/>
          <w:sz w:val="21"/>
          <w:szCs w:val="21"/>
        </w:rPr>
        <w:t>The Provider shall assign the following team members for the duration of the engagement, who will serve as the main POCs:</w:t>
      </w:r>
    </w:p>
    <w:p w14:paraId="7E3EABC1" w14:textId="77777777" w:rsidR="0078198F" w:rsidRDefault="0078198F" w:rsidP="008C07BC">
      <w:pPr>
        <w:pStyle w:val="ListParagraph"/>
        <w:spacing w:line="276" w:lineRule="auto"/>
        <w:rPr>
          <w:rFonts w:ascii="Arial" w:hAnsi="Arial" w:cs="Arial"/>
          <w:b/>
          <w:bCs/>
          <w:sz w:val="22"/>
          <w:szCs w:val="22"/>
        </w:rPr>
      </w:pPr>
    </w:p>
    <w:tbl>
      <w:tblPr>
        <w:tblStyle w:val="TableGrid"/>
        <w:tblW w:w="8308" w:type="dxa"/>
        <w:tblInd w:w="715" w:type="dxa"/>
        <w:tblLook w:val="04A0" w:firstRow="1" w:lastRow="0" w:firstColumn="1" w:lastColumn="0" w:noHBand="0" w:noVBand="1"/>
      </w:tblPr>
      <w:tblGrid>
        <w:gridCol w:w="2493"/>
        <w:gridCol w:w="2572"/>
        <w:gridCol w:w="3243"/>
      </w:tblGrid>
      <w:tr w:rsidR="0078198F" w14:paraId="7BC9C5B4" w14:textId="77777777" w:rsidTr="008C07BC">
        <w:trPr>
          <w:trHeight w:val="342"/>
        </w:trPr>
        <w:tc>
          <w:tcPr>
            <w:tcW w:w="2493" w:type="dxa"/>
            <w:shd w:val="clear" w:color="auto" w:fill="E7E6E6" w:themeFill="background2"/>
          </w:tcPr>
          <w:p w14:paraId="393C36AA" w14:textId="77777777" w:rsidR="0078198F" w:rsidRPr="00291A55" w:rsidRDefault="0078198F" w:rsidP="008C07BC">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Department</w:t>
            </w:r>
          </w:p>
        </w:tc>
        <w:tc>
          <w:tcPr>
            <w:tcW w:w="2572" w:type="dxa"/>
            <w:shd w:val="clear" w:color="auto" w:fill="E7E6E6" w:themeFill="background2"/>
          </w:tcPr>
          <w:p w14:paraId="5609D712" w14:textId="77777777" w:rsidR="0078198F" w:rsidRPr="00291A55" w:rsidRDefault="0078198F" w:rsidP="008C07BC">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POC Name</w:t>
            </w:r>
          </w:p>
        </w:tc>
        <w:tc>
          <w:tcPr>
            <w:tcW w:w="3243" w:type="dxa"/>
            <w:shd w:val="clear" w:color="auto" w:fill="E7E6E6" w:themeFill="background2"/>
          </w:tcPr>
          <w:p w14:paraId="528CBA09" w14:textId="77777777" w:rsidR="0078198F" w:rsidRPr="00291A55" w:rsidRDefault="0078198F" w:rsidP="008C07BC">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POC Email</w:t>
            </w:r>
          </w:p>
        </w:tc>
      </w:tr>
      <w:tr w:rsidR="0078198F" w14:paraId="64E33982" w14:textId="77777777" w:rsidTr="0078198F">
        <w:trPr>
          <w:trHeight w:val="361"/>
        </w:trPr>
        <w:tc>
          <w:tcPr>
            <w:tcW w:w="2493" w:type="dxa"/>
          </w:tcPr>
          <w:p w14:paraId="06B293D0" w14:textId="77777777" w:rsidR="0078198F" w:rsidRPr="00291A55"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Lead Engineer</w:t>
            </w:r>
          </w:p>
        </w:tc>
        <w:tc>
          <w:tcPr>
            <w:tcW w:w="2572" w:type="dxa"/>
          </w:tcPr>
          <w:p w14:paraId="0BDD4AFD" w14:textId="77777777" w:rsidR="0078198F" w:rsidRPr="00291A55"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Justin Zablocki</w:t>
            </w:r>
          </w:p>
        </w:tc>
        <w:tc>
          <w:tcPr>
            <w:tcW w:w="3243" w:type="dxa"/>
          </w:tcPr>
          <w:p w14:paraId="439276C5" w14:textId="77777777" w:rsidR="0078198F" w:rsidRPr="00342B41" w:rsidRDefault="00786F4B" w:rsidP="008C07BC">
            <w:pPr>
              <w:spacing w:before="40" w:line="276" w:lineRule="auto"/>
              <w:rPr>
                <w:rFonts w:ascii="Arial" w:hAnsi="Arial" w:cs="Arial"/>
                <w:sz w:val="20"/>
                <w:szCs w:val="20"/>
              </w:rPr>
            </w:pPr>
            <w:hyperlink r:id="rId11" w:history="1">
              <w:r w:rsidR="0078198F" w:rsidRPr="001B2512">
                <w:rPr>
                  <w:rStyle w:val="Hyperlink"/>
                  <w:rFonts w:ascii="Arial" w:hAnsi="Arial" w:cs="Arial"/>
                  <w:sz w:val="20"/>
                  <w:szCs w:val="20"/>
                </w:rPr>
                <w:t>Justin@getsalve.co</w:t>
              </w:r>
            </w:hyperlink>
          </w:p>
        </w:tc>
      </w:tr>
      <w:tr w:rsidR="0078198F" w14:paraId="33E5694A" w14:textId="77777777" w:rsidTr="0078198F">
        <w:trPr>
          <w:trHeight w:val="361"/>
        </w:trPr>
        <w:tc>
          <w:tcPr>
            <w:tcW w:w="2493" w:type="dxa"/>
          </w:tcPr>
          <w:p w14:paraId="7C22172D" w14:textId="77777777" w:rsidR="0078198F" w:rsidRPr="00291A55"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Lead Analyst</w:t>
            </w:r>
          </w:p>
        </w:tc>
        <w:tc>
          <w:tcPr>
            <w:tcW w:w="2572" w:type="dxa"/>
          </w:tcPr>
          <w:p w14:paraId="42E00937" w14:textId="77777777" w:rsidR="0078198F" w:rsidRPr="00291A55"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Tony Richards</w:t>
            </w:r>
          </w:p>
        </w:tc>
        <w:tc>
          <w:tcPr>
            <w:tcW w:w="3243" w:type="dxa"/>
          </w:tcPr>
          <w:p w14:paraId="27CE642A" w14:textId="77777777" w:rsidR="0078198F" w:rsidRPr="00342B41" w:rsidRDefault="00786F4B" w:rsidP="008C07BC">
            <w:pPr>
              <w:spacing w:before="40" w:line="276" w:lineRule="auto"/>
              <w:rPr>
                <w:rFonts w:ascii="Arial" w:hAnsi="Arial" w:cs="Arial"/>
                <w:color w:val="000000" w:themeColor="text1"/>
                <w:sz w:val="20"/>
                <w:szCs w:val="20"/>
              </w:rPr>
            </w:pPr>
            <w:hyperlink r:id="rId12" w:history="1">
              <w:r w:rsidR="0078198F" w:rsidRPr="00342B41">
                <w:rPr>
                  <w:rStyle w:val="Hyperlink"/>
                  <w:rFonts w:ascii="Arial" w:hAnsi="Arial" w:cs="Arial"/>
                  <w:sz w:val="20"/>
                  <w:szCs w:val="20"/>
                </w:rPr>
                <w:t>Tony@getsalve.co</w:t>
              </w:r>
            </w:hyperlink>
          </w:p>
        </w:tc>
      </w:tr>
      <w:tr w:rsidR="0078198F" w14:paraId="6373CF40" w14:textId="77777777" w:rsidTr="0078198F">
        <w:trPr>
          <w:trHeight w:val="361"/>
        </w:trPr>
        <w:tc>
          <w:tcPr>
            <w:tcW w:w="2493" w:type="dxa"/>
          </w:tcPr>
          <w:p w14:paraId="0305010C" w14:textId="77777777" w:rsidR="0078198F"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Systems Administration</w:t>
            </w:r>
          </w:p>
        </w:tc>
        <w:tc>
          <w:tcPr>
            <w:tcW w:w="2572" w:type="dxa"/>
          </w:tcPr>
          <w:p w14:paraId="7205CF92" w14:textId="77777777" w:rsidR="0078198F"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Erin Haden</w:t>
            </w:r>
          </w:p>
        </w:tc>
        <w:tc>
          <w:tcPr>
            <w:tcW w:w="3243" w:type="dxa"/>
          </w:tcPr>
          <w:p w14:paraId="63F9064E" w14:textId="77777777" w:rsidR="0078198F" w:rsidRPr="00342B41" w:rsidRDefault="00786F4B" w:rsidP="008C07BC">
            <w:pPr>
              <w:spacing w:before="40" w:line="276" w:lineRule="auto"/>
              <w:rPr>
                <w:rFonts w:ascii="Arial" w:hAnsi="Arial" w:cs="Arial"/>
                <w:sz w:val="20"/>
                <w:szCs w:val="20"/>
              </w:rPr>
            </w:pPr>
            <w:hyperlink r:id="rId13" w:history="1">
              <w:r w:rsidR="0078198F" w:rsidRPr="00342B41">
                <w:rPr>
                  <w:rStyle w:val="Hyperlink"/>
                  <w:rFonts w:ascii="Arial" w:hAnsi="Arial" w:cs="Arial"/>
                  <w:sz w:val="20"/>
                  <w:szCs w:val="20"/>
                </w:rPr>
                <w:t>Erin@getsalve.co</w:t>
              </w:r>
            </w:hyperlink>
          </w:p>
        </w:tc>
      </w:tr>
      <w:tr w:rsidR="0078198F" w14:paraId="2E8DC3F5" w14:textId="77777777" w:rsidTr="0078198F">
        <w:trPr>
          <w:trHeight w:val="361"/>
        </w:trPr>
        <w:tc>
          <w:tcPr>
            <w:tcW w:w="2493" w:type="dxa"/>
          </w:tcPr>
          <w:p w14:paraId="6CE2C02F" w14:textId="77777777" w:rsidR="0078198F"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 xml:space="preserve">Project Administrator </w:t>
            </w:r>
          </w:p>
        </w:tc>
        <w:tc>
          <w:tcPr>
            <w:tcW w:w="2572" w:type="dxa"/>
          </w:tcPr>
          <w:p w14:paraId="51F3C788" w14:textId="60FDA126" w:rsidR="0078198F"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Niki Rogers</w:t>
            </w:r>
          </w:p>
        </w:tc>
        <w:tc>
          <w:tcPr>
            <w:tcW w:w="3243" w:type="dxa"/>
          </w:tcPr>
          <w:p w14:paraId="103A7B02" w14:textId="77777777" w:rsidR="0078198F" w:rsidRPr="0078198F" w:rsidRDefault="00786F4B" w:rsidP="008C07BC">
            <w:pPr>
              <w:spacing w:before="40" w:line="276" w:lineRule="auto"/>
              <w:rPr>
                <w:rFonts w:ascii="Arial" w:hAnsi="Arial" w:cs="Arial"/>
                <w:sz w:val="20"/>
                <w:szCs w:val="20"/>
              </w:rPr>
            </w:pPr>
            <w:hyperlink r:id="rId14" w:history="1">
              <w:r w:rsidR="0078198F" w:rsidRPr="0078198F">
                <w:rPr>
                  <w:rStyle w:val="Hyperlink"/>
                  <w:rFonts w:ascii="Arial" w:hAnsi="Arial" w:cs="Arial"/>
                  <w:sz w:val="20"/>
                  <w:szCs w:val="20"/>
                </w:rPr>
                <w:t>Niki@getsalve.co</w:t>
              </w:r>
            </w:hyperlink>
          </w:p>
        </w:tc>
      </w:tr>
    </w:tbl>
    <w:p w14:paraId="1A2C5B8E" w14:textId="77777777" w:rsidR="00E13F71" w:rsidRDefault="00E13F71" w:rsidP="008C07BC">
      <w:pPr>
        <w:spacing w:line="276" w:lineRule="auto"/>
        <w:rPr>
          <w:rFonts w:ascii="Arial" w:hAnsi="Arial" w:cs="Arial"/>
          <w:b/>
          <w:bCs/>
          <w:sz w:val="22"/>
          <w:szCs w:val="22"/>
        </w:rPr>
      </w:pPr>
    </w:p>
    <w:p w14:paraId="7A236066" w14:textId="77777777" w:rsidR="0078198F" w:rsidRPr="0078198F" w:rsidRDefault="0078198F" w:rsidP="008C07BC">
      <w:pPr>
        <w:spacing w:line="276" w:lineRule="auto"/>
        <w:rPr>
          <w:rFonts w:ascii="Arial" w:hAnsi="Arial" w:cs="Arial"/>
          <w:b/>
          <w:bCs/>
          <w:sz w:val="22"/>
          <w:szCs w:val="22"/>
        </w:rPr>
      </w:pPr>
    </w:p>
    <w:p w14:paraId="4FFE5066" w14:textId="68DE0EA5" w:rsidR="00E13F71" w:rsidRDefault="00E13F71" w:rsidP="008C07BC">
      <w:pPr>
        <w:pStyle w:val="ListParagraph"/>
        <w:numPr>
          <w:ilvl w:val="1"/>
          <w:numId w:val="73"/>
        </w:numPr>
        <w:spacing w:line="276" w:lineRule="auto"/>
        <w:ind w:left="720"/>
        <w:rPr>
          <w:rFonts w:ascii="Arial" w:hAnsi="Arial" w:cs="Arial"/>
          <w:b/>
          <w:bCs/>
          <w:sz w:val="22"/>
          <w:szCs w:val="22"/>
        </w:rPr>
      </w:pPr>
      <w:r>
        <w:rPr>
          <w:rFonts w:ascii="Arial" w:hAnsi="Arial" w:cs="Arial"/>
          <w:b/>
          <w:bCs/>
          <w:sz w:val="22"/>
          <w:szCs w:val="22"/>
        </w:rPr>
        <w:t xml:space="preserve">Customer Responsibilities </w:t>
      </w:r>
    </w:p>
    <w:p w14:paraId="47E541DA" w14:textId="77777777" w:rsidR="0078198F" w:rsidRDefault="0078198F" w:rsidP="008C07BC">
      <w:pPr>
        <w:pStyle w:val="ListParagraph"/>
        <w:spacing w:line="276" w:lineRule="auto"/>
        <w:ind w:left="360"/>
        <w:rPr>
          <w:rFonts w:ascii="Arial" w:hAnsi="Arial" w:cs="Arial"/>
          <w:b/>
          <w:bCs/>
          <w:sz w:val="22"/>
          <w:szCs w:val="22"/>
        </w:rPr>
      </w:pPr>
    </w:p>
    <w:tbl>
      <w:tblPr>
        <w:tblStyle w:val="TableGrid"/>
        <w:tblW w:w="0" w:type="auto"/>
        <w:tblInd w:w="360" w:type="dxa"/>
        <w:tblLook w:val="04A0" w:firstRow="1" w:lastRow="0" w:firstColumn="1" w:lastColumn="0" w:noHBand="0" w:noVBand="1"/>
      </w:tblPr>
      <w:tblGrid>
        <w:gridCol w:w="2515"/>
        <w:gridCol w:w="6135"/>
      </w:tblGrid>
      <w:tr w:rsidR="0078198F" w14:paraId="361C6F99" w14:textId="77777777" w:rsidTr="00AC1AC0">
        <w:trPr>
          <w:trHeight w:val="360"/>
        </w:trPr>
        <w:tc>
          <w:tcPr>
            <w:tcW w:w="2515" w:type="dxa"/>
            <w:shd w:val="clear" w:color="auto" w:fill="E7E6E6" w:themeFill="background2"/>
            <w:vAlign w:val="center"/>
          </w:tcPr>
          <w:p w14:paraId="411C2196" w14:textId="77777777" w:rsidR="0078198F" w:rsidRPr="00E13F71" w:rsidRDefault="0078198F" w:rsidP="008C07BC">
            <w:pPr>
              <w:pStyle w:val="ListParagraph"/>
              <w:spacing w:line="276" w:lineRule="auto"/>
              <w:ind w:left="0"/>
              <w:rPr>
                <w:rFonts w:ascii="Arial" w:hAnsi="Arial" w:cs="Arial"/>
                <w:b/>
                <w:bCs/>
                <w:sz w:val="20"/>
                <w:szCs w:val="20"/>
              </w:rPr>
            </w:pPr>
            <w:r w:rsidRPr="00E13F71">
              <w:rPr>
                <w:rStyle w:val="Strong"/>
                <w:rFonts w:ascii="Arial" w:hAnsi="Arial" w:cs="Arial"/>
                <w:color w:val="1F1F1F"/>
                <w:sz w:val="20"/>
                <w:szCs w:val="20"/>
                <w:bdr w:val="none" w:sz="0" w:space="0" w:color="auto" w:frame="1"/>
              </w:rPr>
              <w:t>Area</w:t>
            </w:r>
          </w:p>
        </w:tc>
        <w:tc>
          <w:tcPr>
            <w:tcW w:w="6135" w:type="dxa"/>
            <w:shd w:val="clear" w:color="auto" w:fill="E7E6E6" w:themeFill="background2"/>
            <w:vAlign w:val="center"/>
          </w:tcPr>
          <w:p w14:paraId="6F4145B7" w14:textId="77777777" w:rsidR="0078198F" w:rsidRPr="00E13F71" w:rsidRDefault="0078198F" w:rsidP="008C07BC">
            <w:pPr>
              <w:pStyle w:val="ListParagraph"/>
              <w:spacing w:line="276" w:lineRule="auto"/>
              <w:ind w:left="0"/>
              <w:rPr>
                <w:rFonts w:ascii="Arial" w:hAnsi="Arial" w:cs="Arial"/>
                <w:b/>
                <w:bCs/>
                <w:sz w:val="20"/>
                <w:szCs w:val="20"/>
              </w:rPr>
            </w:pPr>
            <w:r w:rsidRPr="00E13F71">
              <w:rPr>
                <w:rStyle w:val="Strong"/>
                <w:rFonts w:ascii="Arial" w:hAnsi="Arial" w:cs="Arial"/>
                <w:color w:val="1F1F1F"/>
                <w:sz w:val="20"/>
                <w:szCs w:val="20"/>
                <w:bdr w:val="none" w:sz="0" w:space="0" w:color="auto" w:frame="1"/>
              </w:rPr>
              <w:t>Responsibility Detail</w:t>
            </w:r>
          </w:p>
        </w:tc>
      </w:tr>
      <w:tr w:rsidR="0078198F" w14:paraId="7464EBC9" w14:textId="77777777" w:rsidTr="00AC1AC0">
        <w:trPr>
          <w:trHeight w:val="720"/>
        </w:trPr>
        <w:tc>
          <w:tcPr>
            <w:tcW w:w="2515" w:type="dxa"/>
            <w:vAlign w:val="center"/>
          </w:tcPr>
          <w:p w14:paraId="7BF20CA2" w14:textId="77777777" w:rsidR="0078198F" w:rsidRPr="007677A5" w:rsidRDefault="0078198F" w:rsidP="008C07BC">
            <w:pPr>
              <w:pStyle w:val="ListParagraph"/>
              <w:spacing w:line="276" w:lineRule="auto"/>
              <w:ind w:left="0"/>
              <w:rPr>
                <w:rFonts w:ascii="Arial" w:hAnsi="Arial" w:cs="Arial"/>
                <w:b/>
                <w:bCs/>
                <w:sz w:val="20"/>
                <w:szCs w:val="20"/>
              </w:rPr>
            </w:pPr>
            <w:r w:rsidRPr="007677A5">
              <w:rPr>
                <w:rFonts w:ascii="Arial" w:hAnsi="Arial" w:cs="Arial"/>
                <w:b/>
                <w:bCs/>
                <w:color w:val="1F1F1F"/>
                <w:sz w:val="20"/>
                <w:szCs w:val="20"/>
                <w:bdr w:val="none" w:sz="0" w:space="0" w:color="auto" w:frame="1"/>
              </w:rPr>
              <w:t>Project Oversight</w:t>
            </w:r>
          </w:p>
        </w:tc>
        <w:tc>
          <w:tcPr>
            <w:tcW w:w="6135" w:type="dxa"/>
            <w:vAlign w:val="center"/>
          </w:tcPr>
          <w:p w14:paraId="0FDB8AB5" w14:textId="77777777" w:rsidR="0078198F" w:rsidRPr="007677A5" w:rsidRDefault="0078198F" w:rsidP="008C07BC">
            <w:pPr>
              <w:pStyle w:val="ListParagraph"/>
              <w:spacing w:line="276" w:lineRule="auto"/>
              <w:ind w:left="0"/>
              <w:rPr>
                <w:rFonts w:ascii="Arial" w:hAnsi="Arial" w:cs="Arial"/>
                <w:b/>
                <w:bCs/>
                <w:sz w:val="20"/>
                <w:szCs w:val="20"/>
              </w:rPr>
            </w:pPr>
            <w:r w:rsidRPr="007677A5">
              <w:rPr>
                <w:rFonts w:ascii="Arial" w:hAnsi="Arial" w:cs="Arial"/>
                <w:color w:val="1F1F1F"/>
                <w:sz w:val="20"/>
                <w:szCs w:val="20"/>
                <w:bdr w:val="none" w:sz="0" w:space="0" w:color="auto" w:frame="1"/>
              </w:rPr>
              <w:t xml:space="preserve">Designate </w:t>
            </w:r>
            <w:r>
              <w:rPr>
                <w:rFonts w:ascii="Arial" w:hAnsi="Arial" w:cs="Arial"/>
                <w:color w:val="1F1F1F"/>
                <w:sz w:val="20"/>
                <w:szCs w:val="20"/>
                <w:bdr w:val="none" w:sz="0" w:space="0" w:color="auto" w:frame="1"/>
              </w:rPr>
              <w:t>and empower Points-of-Contact (POC) by department</w:t>
            </w:r>
            <w:r w:rsidRPr="007677A5">
              <w:rPr>
                <w:rFonts w:ascii="Arial" w:hAnsi="Arial" w:cs="Arial"/>
                <w:color w:val="1F1F1F"/>
                <w:sz w:val="20"/>
                <w:szCs w:val="20"/>
                <w:bdr w:val="none" w:sz="0" w:space="0" w:color="auto" w:frame="1"/>
              </w:rPr>
              <w:t xml:space="preserve"> (e.g., Finance, Retail, Marketing) </w:t>
            </w:r>
            <w:r>
              <w:rPr>
                <w:rFonts w:ascii="Arial" w:hAnsi="Arial" w:cs="Arial"/>
                <w:color w:val="1F1F1F"/>
                <w:sz w:val="20"/>
                <w:szCs w:val="20"/>
                <w:bdr w:val="none" w:sz="0" w:space="0" w:color="auto" w:frame="1"/>
              </w:rPr>
              <w:t>that will</w:t>
            </w:r>
            <w:r w:rsidRPr="007677A5">
              <w:rPr>
                <w:rFonts w:ascii="Arial" w:hAnsi="Arial" w:cs="Arial"/>
                <w:color w:val="1F1F1F"/>
                <w:sz w:val="20"/>
                <w:szCs w:val="20"/>
                <w:bdr w:val="none" w:sz="0" w:space="0" w:color="auto" w:frame="1"/>
              </w:rPr>
              <w:t xml:space="preserve"> serve as primary </w:t>
            </w:r>
            <w:r>
              <w:rPr>
                <w:rFonts w:ascii="Arial" w:hAnsi="Arial" w:cs="Arial"/>
                <w:color w:val="1F1F1F"/>
                <w:sz w:val="20"/>
                <w:szCs w:val="20"/>
                <w:bdr w:val="none" w:sz="0" w:space="0" w:color="auto" w:frame="1"/>
              </w:rPr>
              <w:t>POCs</w:t>
            </w:r>
            <w:r w:rsidRPr="007677A5">
              <w:rPr>
                <w:rFonts w:ascii="Arial" w:hAnsi="Arial" w:cs="Arial"/>
                <w:color w:val="1F1F1F"/>
                <w:sz w:val="20"/>
                <w:szCs w:val="20"/>
                <w:bdr w:val="none" w:sz="0" w:space="0" w:color="auto" w:frame="1"/>
              </w:rPr>
              <w:t xml:space="preserve"> and final decision-maker</w:t>
            </w:r>
            <w:r>
              <w:rPr>
                <w:rFonts w:ascii="Arial" w:hAnsi="Arial" w:cs="Arial"/>
                <w:color w:val="1F1F1F"/>
                <w:sz w:val="20"/>
                <w:szCs w:val="20"/>
                <w:bdr w:val="none" w:sz="0" w:space="0" w:color="auto" w:frame="1"/>
              </w:rPr>
              <w:t>s for the project.</w:t>
            </w:r>
          </w:p>
        </w:tc>
      </w:tr>
      <w:tr w:rsidR="0078198F" w14:paraId="3FCDA434" w14:textId="77777777" w:rsidTr="00AC1AC0">
        <w:trPr>
          <w:trHeight w:val="720"/>
        </w:trPr>
        <w:tc>
          <w:tcPr>
            <w:tcW w:w="2515" w:type="dxa"/>
            <w:vAlign w:val="center"/>
          </w:tcPr>
          <w:p w14:paraId="5EB67A66" w14:textId="77777777" w:rsidR="0078198F" w:rsidRPr="007677A5" w:rsidRDefault="0078198F" w:rsidP="008C07BC">
            <w:pPr>
              <w:pStyle w:val="ListParagraph"/>
              <w:spacing w:line="276" w:lineRule="auto"/>
              <w:ind w:left="0"/>
              <w:rPr>
                <w:rFonts w:ascii="Arial" w:hAnsi="Arial" w:cs="Arial"/>
                <w:b/>
                <w:bCs/>
                <w:sz w:val="20"/>
                <w:szCs w:val="20"/>
              </w:rPr>
            </w:pPr>
            <w:r w:rsidRPr="007677A5">
              <w:rPr>
                <w:rFonts w:ascii="Arial" w:hAnsi="Arial" w:cs="Arial"/>
                <w:b/>
                <w:bCs/>
                <w:color w:val="1F1F1F"/>
                <w:sz w:val="20"/>
                <w:szCs w:val="20"/>
                <w:bdr w:val="none" w:sz="0" w:space="0" w:color="auto" w:frame="1"/>
              </w:rPr>
              <w:t>System Access</w:t>
            </w:r>
          </w:p>
        </w:tc>
        <w:tc>
          <w:tcPr>
            <w:tcW w:w="6135" w:type="dxa"/>
            <w:vAlign w:val="center"/>
          </w:tcPr>
          <w:p w14:paraId="198288FA" w14:textId="77777777" w:rsidR="0078198F" w:rsidRPr="007677A5" w:rsidRDefault="0078198F" w:rsidP="008C07BC">
            <w:pPr>
              <w:pStyle w:val="ListParagraph"/>
              <w:spacing w:line="276" w:lineRule="auto"/>
              <w:ind w:left="0"/>
              <w:rPr>
                <w:rFonts w:ascii="Arial" w:hAnsi="Arial" w:cs="Arial"/>
                <w:b/>
                <w:bCs/>
                <w:sz w:val="20"/>
                <w:szCs w:val="20"/>
              </w:rPr>
            </w:pPr>
            <w:r w:rsidRPr="007677A5">
              <w:rPr>
                <w:rFonts w:ascii="Arial" w:hAnsi="Arial" w:cs="Arial"/>
                <w:color w:val="1F1F1F"/>
                <w:sz w:val="20"/>
                <w:szCs w:val="20"/>
                <w:bdr w:val="none" w:sz="0" w:space="0" w:color="auto" w:frame="1"/>
              </w:rPr>
              <w:t>Timely provision of all required system access, API keys, credentials, and firewall exceptions to the Provider.</w:t>
            </w:r>
          </w:p>
        </w:tc>
      </w:tr>
      <w:tr w:rsidR="0078198F" w14:paraId="685F578B" w14:textId="77777777" w:rsidTr="00AC1AC0">
        <w:trPr>
          <w:trHeight w:val="720"/>
        </w:trPr>
        <w:tc>
          <w:tcPr>
            <w:tcW w:w="2515" w:type="dxa"/>
            <w:vAlign w:val="center"/>
          </w:tcPr>
          <w:p w14:paraId="4F21405F" w14:textId="77777777" w:rsidR="0078198F" w:rsidRPr="007677A5" w:rsidRDefault="0078198F" w:rsidP="008C07BC">
            <w:pPr>
              <w:pStyle w:val="ListParagraph"/>
              <w:spacing w:line="276" w:lineRule="auto"/>
              <w:ind w:left="0"/>
              <w:rPr>
                <w:rFonts w:ascii="Arial" w:hAnsi="Arial" w:cs="Arial"/>
                <w:b/>
                <w:bCs/>
                <w:sz w:val="20"/>
                <w:szCs w:val="20"/>
              </w:rPr>
            </w:pPr>
            <w:r w:rsidRPr="007677A5">
              <w:rPr>
                <w:rFonts w:ascii="Arial" w:hAnsi="Arial" w:cs="Arial"/>
                <w:b/>
                <w:bCs/>
                <w:color w:val="1F1F1F"/>
                <w:sz w:val="20"/>
                <w:szCs w:val="20"/>
                <w:bdr w:val="none" w:sz="0" w:space="0" w:color="auto" w:frame="1"/>
              </w:rPr>
              <w:t>Requirements</w:t>
            </w:r>
          </w:p>
        </w:tc>
        <w:tc>
          <w:tcPr>
            <w:tcW w:w="6135" w:type="dxa"/>
            <w:vAlign w:val="center"/>
          </w:tcPr>
          <w:p w14:paraId="49AF626A" w14:textId="77777777" w:rsidR="0078198F" w:rsidRPr="007677A5" w:rsidRDefault="0078198F" w:rsidP="008C07BC">
            <w:pPr>
              <w:pStyle w:val="ListParagraph"/>
              <w:spacing w:line="276" w:lineRule="auto"/>
              <w:ind w:left="0"/>
              <w:rPr>
                <w:rFonts w:ascii="Arial" w:hAnsi="Arial" w:cs="Arial"/>
                <w:b/>
                <w:bCs/>
                <w:sz w:val="20"/>
                <w:szCs w:val="20"/>
              </w:rPr>
            </w:pPr>
            <w:r w:rsidRPr="007677A5">
              <w:rPr>
                <w:rFonts w:ascii="Arial" w:hAnsi="Arial" w:cs="Arial"/>
                <w:color w:val="1F1F1F"/>
                <w:sz w:val="20"/>
                <w:szCs w:val="20"/>
                <w:bdr w:val="none" w:sz="0" w:space="0" w:color="auto" w:frame="1"/>
              </w:rPr>
              <w:t>Define and formally sign off on the detailed functional and technical requirements for each Flow prior to the commencement of development.</w:t>
            </w:r>
          </w:p>
        </w:tc>
      </w:tr>
      <w:tr w:rsidR="0078198F" w14:paraId="679F7695" w14:textId="77777777" w:rsidTr="00AC1AC0">
        <w:trPr>
          <w:trHeight w:val="576"/>
        </w:trPr>
        <w:tc>
          <w:tcPr>
            <w:tcW w:w="2515" w:type="dxa"/>
            <w:vAlign w:val="center"/>
          </w:tcPr>
          <w:p w14:paraId="2CAE63F0" w14:textId="77777777" w:rsidR="0078198F" w:rsidRPr="007677A5" w:rsidRDefault="0078198F" w:rsidP="008C07BC">
            <w:pPr>
              <w:pStyle w:val="ListParagraph"/>
              <w:spacing w:line="276" w:lineRule="auto"/>
              <w:ind w:left="0"/>
              <w:rPr>
                <w:rFonts w:ascii="Arial" w:hAnsi="Arial" w:cs="Arial"/>
                <w:b/>
                <w:bCs/>
                <w:sz w:val="20"/>
                <w:szCs w:val="20"/>
              </w:rPr>
            </w:pPr>
            <w:r w:rsidRPr="007677A5">
              <w:rPr>
                <w:rFonts w:ascii="Arial" w:hAnsi="Arial" w:cs="Arial"/>
                <w:b/>
                <w:bCs/>
                <w:color w:val="1F1F1F"/>
                <w:sz w:val="20"/>
                <w:szCs w:val="20"/>
                <w:bdr w:val="none" w:sz="0" w:space="0" w:color="auto" w:frame="1"/>
              </w:rPr>
              <w:t>UAT Management</w:t>
            </w:r>
          </w:p>
        </w:tc>
        <w:tc>
          <w:tcPr>
            <w:tcW w:w="6135" w:type="dxa"/>
            <w:vAlign w:val="center"/>
          </w:tcPr>
          <w:p w14:paraId="393CAC01" w14:textId="77777777" w:rsidR="0078198F" w:rsidRPr="007677A5" w:rsidRDefault="0078198F" w:rsidP="008C07BC">
            <w:pPr>
              <w:pStyle w:val="ListParagraph"/>
              <w:spacing w:line="276" w:lineRule="auto"/>
              <w:ind w:left="0"/>
              <w:rPr>
                <w:rFonts w:ascii="Arial" w:hAnsi="Arial" w:cs="Arial"/>
                <w:b/>
                <w:bCs/>
                <w:sz w:val="20"/>
                <w:szCs w:val="20"/>
              </w:rPr>
            </w:pPr>
            <w:r w:rsidRPr="007677A5">
              <w:rPr>
                <w:rFonts w:ascii="Arial" w:hAnsi="Arial" w:cs="Arial"/>
                <w:color w:val="1F1F1F"/>
                <w:sz w:val="20"/>
                <w:szCs w:val="20"/>
                <w:bdr w:val="none" w:sz="0" w:space="0" w:color="auto" w:frame="1"/>
              </w:rPr>
              <w:t xml:space="preserve">Define UAT test scenarios and test data. Conduct comprehensive hands-on User Acceptance Testing (UAT) for all delivered Flows according to the priority in </w:t>
            </w:r>
            <w:r w:rsidRPr="007D0340">
              <w:rPr>
                <w:rFonts w:ascii="Arial" w:hAnsi="Arial" w:cs="Arial"/>
                <w:b/>
                <w:bCs/>
                <w:color w:val="1F1F1F"/>
                <w:sz w:val="20"/>
                <w:szCs w:val="20"/>
                <w:bdr w:val="none" w:sz="0" w:space="0" w:color="auto" w:frame="1"/>
              </w:rPr>
              <w:t>Exhibit D</w:t>
            </w:r>
            <w:r>
              <w:rPr>
                <w:rFonts w:ascii="Arial" w:hAnsi="Arial" w:cs="Arial"/>
                <w:color w:val="1F1F1F"/>
                <w:sz w:val="20"/>
                <w:szCs w:val="20"/>
                <w:bdr w:val="none" w:sz="0" w:space="0" w:color="auto" w:frame="1"/>
              </w:rPr>
              <w:t xml:space="preserve"> </w:t>
            </w:r>
            <w:r w:rsidRPr="007D0340">
              <w:rPr>
                <w:rFonts w:ascii="Arial" w:hAnsi="Arial" w:cs="Arial"/>
                <w:color w:val="1F1F1F"/>
                <w:sz w:val="20"/>
                <w:szCs w:val="20"/>
                <w:bdr w:val="none" w:sz="0" w:space="0" w:color="auto" w:frame="1"/>
              </w:rPr>
              <w:t>roadmap priorities</w:t>
            </w:r>
            <w:r w:rsidRPr="007677A5">
              <w:rPr>
                <w:rFonts w:ascii="Arial" w:hAnsi="Arial" w:cs="Arial"/>
                <w:color w:val="1F1F1F"/>
                <w:sz w:val="20"/>
                <w:szCs w:val="20"/>
                <w:bdr w:val="none" w:sz="0" w:space="0" w:color="auto" w:frame="1"/>
              </w:rPr>
              <w:t xml:space="preserve">. </w:t>
            </w:r>
            <w:r>
              <w:rPr>
                <w:rFonts w:ascii="Arial" w:hAnsi="Arial" w:cs="Arial"/>
                <w:color w:val="1F1F1F"/>
                <w:sz w:val="20"/>
                <w:szCs w:val="20"/>
                <w:bdr w:val="none" w:sz="0" w:space="0" w:color="auto" w:frame="1"/>
              </w:rPr>
              <w:br/>
            </w:r>
            <w:r>
              <w:rPr>
                <w:rFonts w:ascii="Arial" w:hAnsi="Arial" w:cs="Arial"/>
                <w:b/>
                <w:bCs/>
                <w:color w:val="1F1F1F"/>
                <w:sz w:val="20"/>
                <w:szCs w:val="20"/>
                <w:bdr w:val="none" w:sz="0" w:space="0" w:color="auto" w:frame="1"/>
              </w:rPr>
              <w:br/>
            </w:r>
            <w:r w:rsidRPr="007677A5">
              <w:rPr>
                <w:rFonts w:ascii="Arial" w:hAnsi="Arial" w:cs="Arial"/>
                <w:b/>
                <w:bCs/>
                <w:color w:val="1F1F1F"/>
                <w:sz w:val="20"/>
                <w:szCs w:val="20"/>
                <w:u w:val="single"/>
                <w:bdr w:val="none" w:sz="0" w:space="0" w:color="auto" w:frame="1"/>
              </w:rPr>
              <w:t>The Customer must properly notify the Provider immediately of any existing or anticipated issues within the Customer's normal, day-to-day workflow or application setup that would impede the success or proper functionality of an implemented Provider Flow.</w:t>
            </w:r>
            <w:r w:rsidRPr="007677A5">
              <w:rPr>
                <w:rFonts w:ascii="Arial" w:hAnsi="Arial" w:cs="Arial"/>
                <w:color w:val="1F1F1F"/>
                <w:sz w:val="20"/>
                <w:szCs w:val="20"/>
                <w:u w:val="single"/>
                <w:bdr w:val="none" w:sz="0" w:space="0" w:color="auto" w:frame="1"/>
              </w:rPr>
              <w:t xml:space="preserve"> </w:t>
            </w:r>
            <w:r w:rsidRPr="007677A5">
              <w:rPr>
                <w:rFonts w:ascii="Arial" w:hAnsi="Arial" w:cs="Arial"/>
                <w:b/>
                <w:bCs/>
                <w:color w:val="1F1F1F"/>
                <w:sz w:val="20"/>
                <w:szCs w:val="20"/>
                <w:u w:val="single"/>
                <w:bdr w:val="none" w:sz="0" w:space="0" w:color="auto" w:frame="1"/>
              </w:rPr>
              <w:t>Proper notification must happen within the approved SLA support channels.</w:t>
            </w:r>
          </w:p>
        </w:tc>
      </w:tr>
      <w:tr w:rsidR="0078198F" w14:paraId="4CD3C968" w14:textId="77777777" w:rsidTr="00AC1AC0">
        <w:trPr>
          <w:trHeight w:val="720"/>
        </w:trPr>
        <w:tc>
          <w:tcPr>
            <w:tcW w:w="2515" w:type="dxa"/>
            <w:vAlign w:val="center"/>
          </w:tcPr>
          <w:p w14:paraId="6B951242" w14:textId="77777777" w:rsidR="0078198F" w:rsidRPr="007677A5" w:rsidRDefault="0078198F" w:rsidP="008C07BC">
            <w:pPr>
              <w:pStyle w:val="ListParagraph"/>
              <w:spacing w:line="276" w:lineRule="auto"/>
              <w:ind w:left="0"/>
              <w:rPr>
                <w:rFonts w:ascii="Arial" w:hAnsi="Arial" w:cs="Arial"/>
                <w:b/>
                <w:bCs/>
                <w:sz w:val="20"/>
                <w:szCs w:val="20"/>
              </w:rPr>
            </w:pPr>
            <w:r w:rsidRPr="007677A5">
              <w:rPr>
                <w:rFonts w:ascii="Arial" w:hAnsi="Arial" w:cs="Arial"/>
                <w:b/>
                <w:bCs/>
                <w:color w:val="1F1F1F"/>
                <w:sz w:val="20"/>
                <w:szCs w:val="20"/>
                <w:bdr w:val="none" w:sz="0" w:space="0" w:color="auto" w:frame="1"/>
              </w:rPr>
              <w:lastRenderedPageBreak/>
              <w:t>Acceptance</w:t>
            </w:r>
          </w:p>
        </w:tc>
        <w:tc>
          <w:tcPr>
            <w:tcW w:w="6135" w:type="dxa"/>
            <w:vAlign w:val="center"/>
          </w:tcPr>
          <w:p w14:paraId="50EA6FE7" w14:textId="77777777" w:rsidR="0078198F" w:rsidRPr="007677A5" w:rsidRDefault="0078198F" w:rsidP="008C07BC">
            <w:pPr>
              <w:pStyle w:val="ListParagraph"/>
              <w:spacing w:line="276" w:lineRule="auto"/>
              <w:ind w:left="0"/>
              <w:rPr>
                <w:rFonts w:ascii="Arial" w:hAnsi="Arial" w:cs="Arial"/>
                <w:b/>
                <w:bCs/>
                <w:sz w:val="20"/>
                <w:szCs w:val="20"/>
              </w:rPr>
            </w:pPr>
            <w:r w:rsidRPr="007677A5">
              <w:rPr>
                <w:rFonts w:ascii="Arial" w:hAnsi="Arial" w:cs="Arial"/>
                <w:color w:val="1F1F1F"/>
                <w:sz w:val="20"/>
                <w:szCs w:val="20"/>
                <w:bdr w:val="none" w:sz="0" w:space="0" w:color="auto" w:frame="1"/>
              </w:rPr>
              <w:t>Provide formal written sign-off (UAT and Go-Live Acceptance) for all deliverables, authorizing the Provider to proceed to the next phase or Production deployment.</w:t>
            </w:r>
          </w:p>
        </w:tc>
      </w:tr>
      <w:tr w:rsidR="0078198F" w14:paraId="47401DD0" w14:textId="77777777" w:rsidTr="00AC1AC0">
        <w:trPr>
          <w:trHeight w:val="720"/>
        </w:trPr>
        <w:tc>
          <w:tcPr>
            <w:tcW w:w="2515" w:type="dxa"/>
            <w:vAlign w:val="center"/>
          </w:tcPr>
          <w:p w14:paraId="73E28879" w14:textId="77777777" w:rsidR="0078198F" w:rsidRPr="007677A5" w:rsidRDefault="0078198F" w:rsidP="008C07BC">
            <w:pPr>
              <w:pStyle w:val="ListParagraph"/>
              <w:spacing w:line="276" w:lineRule="auto"/>
              <w:ind w:left="0"/>
              <w:rPr>
                <w:rFonts w:ascii="Arial" w:hAnsi="Arial" w:cs="Arial"/>
                <w:b/>
                <w:bCs/>
                <w:sz w:val="20"/>
                <w:szCs w:val="20"/>
              </w:rPr>
            </w:pPr>
            <w:r w:rsidRPr="007677A5">
              <w:rPr>
                <w:rFonts w:ascii="Arial" w:hAnsi="Arial" w:cs="Arial"/>
                <w:b/>
                <w:bCs/>
                <w:color w:val="1F1F1F"/>
                <w:sz w:val="20"/>
                <w:szCs w:val="20"/>
                <w:bdr w:val="none" w:sz="0" w:space="0" w:color="auto" w:frame="1"/>
              </w:rPr>
              <w:t>Licensing</w:t>
            </w:r>
          </w:p>
        </w:tc>
        <w:tc>
          <w:tcPr>
            <w:tcW w:w="6135" w:type="dxa"/>
            <w:vAlign w:val="center"/>
          </w:tcPr>
          <w:p w14:paraId="549A8729" w14:textId="77777777" w:rsidR="0078198F" w:rsidRPr="007677A5" w:rsidRDefault="0078198F" w:rsidP="008C07BC">
            <w:pPr>
              <w:pStyle w:val="ListParagraph"/>
              <w:spacing w:line="276" w:lineRule="auto"/>
              <w:ind w:left="0"/>
              <w:rPr>
                <w:rFonts w:ascii="Arial" w:hAnsi="Arial" w:cs="Arial"/>
                <w:sz w:val="20"/>
                <w:szCs w:val="20"/>
              </w:rPr>
            </w:pPr>
            <w:r w:rsidRPr="007677A5">
              <w:rPr>
                <w:rFonts w:ascii="Arial" w:hAnsi="Arial" w:cs="Arial"/>
                <w:color w:val="1F1F1F"/>
                <w:sz w:val="20"/>
                <w:szCs w:val="20"/>
                <w:bdr w:val="none" w:sz="0" w:space="0" w:color="auto" w:frame="1"/>
              </w:rPr>
              <w:t>Ensure all necessary licenses for the Provider's iPaaS and the connected Integrations are valid and procured for the duration of the Engagement Term.</w:t>
            </w:r>
          </w:p>
        </w:tc>
      </w:tr>
      <w:tr w:rsidR="0078198F" w14:paraId="0BE0429F" w14:textId="77777777" w:rsidTr="00AC1AC0">
        <w:trPr>
          <w:trHeight w:val="720"/>
        </w:trPr>
        <w:tc>
          <w:tcPr>
            <w:tcW w:w="2515" w:type="dxa"/>
            <w:vAlign w:val="center"/>
          </w:tcPr>
          <w:p w14:paraId="01C4A050" w14:textId="77777777" w:rsidR="0078198F" w:rsidRPr="007677A5" w:rsidRDefault="0078198F" w:rsidP="008C07BC">
            <w:pPr>
              <w:pStyle w:val="ListParagraph"/>
              <w:spacing w:line="276" w:lineRule="auto"/>
              <w:ind w:left="0"/>
              <w:rPr>
                <w:rFonts w:ascii="Arial" w:hAnsi="Arial" w:cs="Arial"/>
                <w:b/>
                <w:bCs/>
                <w:color w:val="1F1F1F"/>
                <w:sz w:val="20"/>
                <w:szCs w:val="20"/>
                <w:bdr w:val="none" w:sz="0" w:space="0" w:color="auto" w:frame="1"/>
              </w:rPr>
            </w:pPr>
            <w:r w:rsidRPr="007D0340">
              <w:rPr>
                <w:rFonts w:ascii="Arial" w:hAnsi="Arial" w:cs="Arial"/>
                <w:b/>
                <w:bCs/>
                <w:color w:val="1F1F1F"/>
                <w:sz w:val="20"/>
                <w:szCs w:val="20"/>
                <w:bdr w:val="none" w:sz="0" w:space="0" w:color="auto" w:frame="1"/>
              </w:rPr>
              <w:t>Internal Documentation</w:t>
            </w:r>
          </w:p>
        </w:tc>
        <w:tc>
          <w:tcPr>
            <w:tcW w:w="6135" w:type="dxa"/>
            <w:vAlign w:val="center"/>
          </w:tcPr>
          <w:p w14:paraId="6F46D82E" w14:textId="77777777" w:rsidR="0078198F" w:rsidRPr="007D0340" w:rsidRDefault="0078198F" w:rsidP="008C07BC">
            <w:pPr>
              <w:pStyle w:val="ListParagraph"/>
              <w:spacing w:line="276" w:lineRule="auto"/>
              <w:ind w:left="0"/>
              <w:rPr>
                <w:rFonts w:ascii="Arial" w:hAnsi="Arial" w:cs="Arial"/>
                <w:color w:val="1F1F1F"/>
                <w:sz w:val="20"/>
                <w:szCs w:val="20"/>
                <w:bdr w:val="none" w:sz="0" w:space="0" w:color="auto" w:frame="1"/>
              </w:rPr>
            </w:pPr>
            <w:r w:rsidRPr="007D0340">
              <w:rPr>
                <w:rFonts w:ascii="Arial" w:hAnsi="Arial" w:cs="Arial"/>
                <w:color w:val="1F1F1F"/>
                <w:sz w:val="20"/>
                <w:szCs w:val="20"/>
                <w:bdr w:val="none" w:sz="0" w:space="0" w:color="auto" w:frame="1"/>
              </w:rPr>
              <w:t xml:space="preserve">Create and maintain all internal Standard Operating Procedures (SOPs) and workflow documentation for </w:t>
            </w:r>
            <w:r>
              <w:rPr>
                <w:rFonts w:ascii="Arial" w:hAnsi="Arial" w:cs="Arial"/>
                <w:color w:val="1F1F1F"/>
                <w:sz w:val="20"/>
                <w:szCs w:val="20"/>
                <w:bdr w:val="none" w:sz="0" w:space="0" w:color="auto" w:frame="1"/>
              </w:rPr>
              <w:t>Customer internal</w:t>
            </w:r>
            <w:r w:rsidRPr="007D0340">
              <w:rPr>
                <w:rFonts w:ascii="Arial" w:hAnsi="Arial" w:cs="Arial"/>
                <w:color w:val="1F1F1F"/>
                <w:sz w:val="20"/>
                <w:szCs w:val="20"/>
                <w:bdr w:val="none" w:sz="0" w:space="0" w:color="auto" w:frame="1"/>
              </w:rPr>
              <w:t xml:space="preserve"> teams, reflecting changes introduced by the newly implemented iPaaS Flows and system integrations.</w:t>
            </w:r>
          </w:p>
        </w:tc>
      </w:tr>
      <w:tr w:rsidR="0078198F" w14:paraId="59659B64" w14:textId="77777777" w:rsidTr="00AC1AC0">
        <w:trPr>
          <w:trHeight w:val="720"/>
        </w:trPr>
        <w:tc>
          <w:tcPr>
            <w:tcW w:w="2515" w:type="dxa"/>
            <w:vAlign w:val="center"/>
          </w:tcPr>
          <w:p w14:paraId="35687301" w14:textId="77777777" w:rsidR="0078198F" w:rsidRPr="007D0340" w:rsidRDefault="0078198F" w:rsidP="008C07BC">
            <w:pPr>
              <w:pStyle w:val="ListParagraph"/>
              <w:spacing w:line="276" w:lineRule="auto"/>
              <w:ind w:left="0"/>
              <w:rPr>
                <w:rFonts w:ascii="Arial" w:hAnsi="Arial" w:cs="Arial"/>
                <w:b/>
                <w:bCs/>
                <w:color w:val="1F1F1F"/>
                <w:sz w:val="20"/>
                <w:szCs w:val="20"/>
                <w:bdr w:val="none" w:sz="0" w:space="0" w:color="auto" w:frame="1"/>
              </w:rPr>
            </w:pPr>
            <w:r>
              <w:rPr>
                <w:rFonts w:ascii="Arial" w:hAnsi="Arial" w:cs="Arial"/>
                <w:b/>
                <w:bCs/>
                <w:color w:val="1F1F1F"/>
                <w:sz w:val="20"/>
                <w:szCs w:val="20"/>
                <w:bdr w:val="none" w:sz="0" w:space="0" w:color="auto" w:frame="1"/>
              </w:rPr>
              <w:t>Post Go-Live</w:t>
            </w:r>
          </w:p>
        </w:tc>
        <w:tc>
          <w:tcPr>
            <w:tcW w:w="6135" w:type="dxa"/>
            <w:vAlign w:val="center"/>
          </w:tcPr>
          <w:p w14:paraId="0310AB68" w14:textId="77777777" w:rsidR="0078198F" w:rsidRDefault="0078198F" w:rsidP="008C07BC">
            <w:pPr>
              <w:pStyle w:val="ListParagraph"/>
              <w:spacing w:line="276" w:lineRule="auto"/>
              <w:ind w:left="0"/>
              <w:rPr>
                <w:rFonts w:ascii="Arial" w:hAnsi="Arial" w:cs="Arial"/>
                <w:color w:val="1F1F1F"/>
                <w:sz w:val="20"/>
                <w:szCs w:val="20"/>
                <w:bdr w:val="none" w:sz="0" w:space="0" w:color="auto" w:frame="1"/>
              </w:rPr>
            </w:pPr>
            <w:r w:rsidRPr="007D0340">
              <w:rPr>
                <w:rFonts w:ascii="Arial" w:hAnsi="Arial" w:cs="Arial"/>
                <w:color w:val="1F1F1F"/>
                <w:sz w:val="20"/>
                <w:szCs w:val="20"/>
                <w:bdr w:val="none" w:sz="0" w:space="0" w:color="auto" w:frame="1"/>
              </w:rPr>
              <w:t xml:space="preserve">Assume responsibility for the on-going support of internal teams, including monitoring of all deployed Flows for effectiveness and operational management. </w:t>
            </w:r>
          </w:p>
          <w:p w14:paraId="318C778B" w14:textId="77777777" w:rsidR="0078198F" w:rsidRDefault="0078198F" w:rsidP="008C07BC">
            <w:pPr>
              <w:pStyle w:val="ListParagraph"/>
              <w:spacing w:line="276" w:lineRule="auto"/>
              <w:ind w:left="0"/>
              <w:rPr>
                <w:rFonts w:ascii="Arial" w:hAnsi="Arial" w:cs="Arial"/>
                <w:b/>
                <w:bCs/>
                <w:color w:val="1F1F1F"/>
                <w:sz w:val="20"/>
                <w:szCs w:val="20"/>
                <w:bdr w:val="none" w:sz="0" w:space="0" w:color="auto" w:frame="1"/>
              </w:rPr>
            </w:pPr>
          </w:p>
          <w:p w14:paraId="67AF6192" w14:textId="77777777" w:rsidR="0078198F" w:rsidRDefault="0078198F" w:rsidP="008C07BC">
            <w:pPr>
              <w:pStyle w:val="ListParagraph"/>
              <w:spacing w:line="276" w:lineRule="auto"/>
              <w:ind w:left="0"/>
              <w:rPr>
                <w:rFonts w:ascii="Arial" w:hAnsi="Arial" w:cs="Arial"/>
                <w:b/>
                <w:bCs/>
                <w:color w:val="1F1F1F"/>
                <w:sz w:val="20"/>
                <w:szCs w:val="20"/>
                <w:u w:val="single"/>
                <w:bdr w:val="none" w:sz="0" w:space="0" w:color="auto" w:frame="1"/>
              </w:rPr>
            </w:pPr>
            <w:r w:rsidRPr="007D0340">
              <w:rPr>
                <w:rFonts w:ascii="Arial" w:hAnsi="Arial" w:cs="Arial"/>
                <w:b/>
                <w:bCs/>
                <w:color w:val="1F1F1F"/>
                <w:sz w:val="20"/>
                <w:szCs w:val="20"/>
                <w:u w:val="single"/>
                <w:bdr w:val="none" w:sz="0" w:space="0" w:color="auto" w:frame="1"/>
              </w:rPr>
              <w:t>Any necessary maintenance, error resolution, or support required for the deployed Flows during the Engagement Term must be initiated by the Customer through the approved SLA support channels and will be governed by the terms of the Service Level Agreement (SLA).</w:t>
            </w:r>
          </w:p>
          <w:p w14:paraId="74D2E344" w14:textId="77777777" w:rsidR="008C07BC" w:rsidRPr="007D0340" w:rsidRDefault="008C07BC" w:rsidP="008C07BC">
            <w:pPr>
              <w:pStyle w:val="ListParagraph"/>
              <w:spacing w:line="276" w:lineRule="auto"/>
              <w:ind w:left="0"/>
              <w:rPr>
                <w:rFonts w:ascii="Arial" w:hAnsi="Arial" w:cs="Arial"/>
                <w:color w:val="1F1F1F"/>
                <w:sz w:val="20"/>
                <w:szCs w:val="20"/>
                <w:u w:val="single"/>
                <w:bdr w:val="none" w:sz="0" w:space="0" w:color="auto" w:frame="1"/>
              </w:rPr>
            </w:pPr>
          </w:p>
        </w:tc>
      </w:tr>
    </w:tbl>
    <w:p w14:paraId="65CB9FD1" w14:textId="77777777" w:rsidR="0078198F" w:rsidRDefault="0078198F" w:rsidP="008C07BC">
      <w:pPr>
        <w:spacing w:line="276" w:lineRule="auto"/>
        <w:rPr>
          <w:rFonts w:ascii="Arial" w:hAnsi="Arial" w:cs="Arial"/>
          <w:b/>
          <w:bCs/>
          <w:sz w:val="22"/>
          <w:szCs w:val="22"/>
        </w:rPr>
      </w:pPr>
    </w:p>
    <w:p w14:paraId="4B7A937B" w14:textId="77777777" w:rsidR="0078198F" w:rsidRPr="0078198F" w:rsidRDefault="0078198F" w:rsidP="008C07BC">
      <w:pPr>
        <w:spacing w:line="276" w:lineRule="auto"/>
        <w:rPr>
          <w:rFonts w:ascii="Arial" w:hAnsi="Arial" w:cs="Arial"/>
          <w:b/>
          <w:bCs/>
          <w:sz w:val="22"/>
          <w:szCs w:val="22"/>
        </w:rPr>
      </w:pPr>
    </w:p>
    <w:p w14:paraId="1A769D19" w14:textId="77777777" w:rsidR="0078198F" w:rsidRDefault="0078198F" w:rsidP="008C07BC">
      <w:pPr>
        <w:pStyle w:val="ListParagraph"/>
        <w:numPr>
          <w:ilvl w:val="2"/>
          <w:numId w:val="73"/>
        </w:numPr>
        <w:spacing w:line="276" w:lineRule="auto"/>
        <w:ind w:firstLine="0"/>
        <w:rPr>
          <w:rFonts w:ascii="Arial" w:hAnsi="Arial" w:cs="Arial"/>
          <w:b/>
          <w:bCs/>
          <w:sz w:val="22"/>
          <w:szCs w:val="22"/>
        </w:rPr>
      </w:pPr>
      <w:r>
        <w:rPr>
          <w:rFonts w:ascii="Arial" w:hAnsi="Arial" w:cs="Arial"/>
          <w:b/>
          <w:bCs/>
          <w:sz w:val="22"/>
          <w:szCs w:val="22"/>
        </w:rPr>
        <w:t>Customer POCs</w:t>
      </w:r>
      <w:r>
        <w:rPr>
          <w:rFonts w:ascii="Arial" w:hAnsi="Arial" w:cs="Arial"/>
          <w:b/>
          <w:bCs/>
          <w:sz w:val="22"/>
          <w:szCs w:val="22"/>
        </w:rPr>
        <w:br/>
      </w:r>
    </w:p>
    <w:p w14:paraId="1A40AF0F" w14:textId="72E743FF" w:rsidR="0078198F" w:rsidRDefault="0078198F" w:rsidP="008C07BC">
      <w:pPr>
        <w:pStyle w:val="ListParagraph"/>
        <w:spacing w:line="276" w:lineRule="auto"/>
        <w:rPr>
          <w:ins w:id="14" w:author="Sergei Tokmakov, Esq." w:date="2025-12-15T03:44:00Z"/>
          <w:rFonts w:ascii="Arial" w:hAnsi="Arial" w:cs="Arial"/>
          <w:sz w:val="21"/>
          <w:szCs w:val="21"/>
        </w:rPr>
      </w:pPr>
      <w:r w:rsidRPr="0078198F">
        <w:rPr>
          <w:rFonts w:ascii="Arial" w:hAnsi="Arial" w:cs="Arial"/>
          <w:sz w:val="21"/>
          <w:szCs w:val="21"/>
        </w:rPr>
        <w:t>The Customer designates the following individuals as department-specific Points of Contact (POC). These POCs will be responsible for facilitating communication, sharing relevant information, and providing timely feedback within their respective departments.</w:t>
      </w:r>
    </w:p>
    <w:p w14:paraId="2D28884C" w14:textId="77777777" w:rsidR="00B42660" w:rsidRPr="0078198F" w:rsidRDefault="00B42660" w:rsidP="008C07BC">
      <w:pPr>
        <w:pStyle w:val="ListParagraph"/>
        <w:spacing w:line="276" w:lineRule="auto"/>
        <w:rPr>
          <w:rFonts w:ascii="Arial" w:hAnsi="Arial" w:cs="Arial"/>
          <w:b/>
          <w:bCs/>
          <w:sz w:val="22"/>
          <w:szCs w:val="22"/>
        </w:rPr>
      </w:pPr>
    </w:p>
    <w:p w14:paraId="5700878C" w14:textId="77777777" w:rsidR="009502F2" w:rsidRDefault="00B04BB6">
      <w:pPr>
        <w:pStyle w:val="ListParagraph"/>
        <w:numPr>
          <w:ilvl w:val="1"/>
          <w:numId w:val="73"/>
        </w:numPr>
        <w:ind w:left="720"/>
      </w:pPr>
      <w:ins w:id="15" w:author="Sergei Tokmakov, Esq." w:date="2025-12-16T09:00:00Z">
        <w:r>
          <w:rPr>
            <w:rFonts w:ascii="Arial" w:hAnsi="Arial" w:cs="Arial"/>
            <w:color w:val="000000"/>
            <w:sz w:val="22"/>
            <w:szCs w:val="22"/>
          </w:rPr>
          <w:t>Project Management Services</w:t>
        </w:r>
      </w:ins>
    </w:p>
    <w:p w14:paraId="4A5CE902" w14:textId="77777777" w:rsidR="009502F2" w:rsidRDefault="00B04BB6">
      <w:pPr>
        <w:pStyle w:val="ListParagraph"/>
        <w:pPrChange w:id="16" w:author="Sergei Tokmakov, Esq." w:date="2025-12-15T03:44:00Z">
          <w:pPr>
            <w:pStyle w:val="ListParagraph"/>
            <w:ind w:left="360"/>
          </w:pPr>
        </w:pPrChange>
      </w:pPr>
      <w:ins w:id="17" w:author="Sergei Tokmakov, Esq." w:date="2025-12-16T09:00:00Z">
        <w:r>
          <w:rPr>
            <w:rFonts w:ascii="Arial" w:hAnsi="Arial" w:cs="Arial"/>
            <w:color w:val="000000"/>
            <w:sz w:val="22"/>
            <w:szCs w:val="22"/>
          </w:rPr>
          <w:t>Formal project management, governance, status reporting, and stakeholder meeting coordination for this C-5 iPaaS implementation are provided under a separate Statement of Work (Exhibit C-6: iPaaS Project Management SOW) and are billed separately. The fees in this C-5 SOW cover technical implementation work but do not include dedicated project management services.</w:t>
        </w:r>
      </w:ins>
    </w:p>
    <w:p w14:paraId="68442B5E" w14:textId="77777777" w:rsidR="0078198F" w:rsidRDefault="0078198F" w:rsidP="008C07BC">
      <w:pPr>
        <w:pStyle w:val="ListParagraph"/>
        <w:spacing w:line="276" w:lineRule="auto"/>
        <w:rPr>
          <w:rFonts w:ascii="Arial" w:hAnsi="Arial" w:cs="Arial"/>
          <w:b/>
          <w:bCs/>
          <w:sz w:val="22"/>
          <w:szCs w:val="22"/>
        </w:rPr>
      </w:pPr>
    </w:p>
    <w:tbl>
      <w:tblPr>
        <w:tblStyle w:val="TableGrid"/>
        <w:tblW w:w="8308" w:type="dxa"/>
        <w:tblInd w:w="715" w:type="dxa"/>
        <w:tblLook w:val="04A0" w:firstRow="1" w:lastRow="0" w:firstColumn="1" w:lastColumn="0" w:noHBand="0" w:noVBand="1"/>
      </w:tblPr>
      <w:tblGrid>
        <w:gridCol w:w="2493"/>
        <w:gridCol w:w="2572"/>
        <w:gridCol w:w="3243"/>
      </w:tblGrid>
      <w:tr w:rsidR="0078198F" w14:paraId="2E23863E" w14:textId="77777777" w:rsidTr="008C07BC">
        <w:trPr>
          <w:trHeight w:val="342"/>
        </w:trPr>
        <w:tc>
          <w:tcPr>
            <w:tcW w:w="2493" w:type="dxa"/>
            <w:shd w:val="clear" w:color="auto" w:fill="E7E6E6" w:themeFill="background2"/>
          </w:tcPr>
          <w:p w14:paraId="47476744" w14:textId="77777777" w:rsidR="0078198F" w:rsidRPr="00291A55" w:rsidRDefault="0078198F" w:rsidP="008C07BC">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Department</w:t>
            </w:r>
          </w:p>
        </w:tc>
        <w:tc>
          <w:tcPr>
            <w:tcW w:w="2572" w:type="dxa"/>
            <w:shd w:val="clear" w:color="auto" w:fill="E7E6E6" w:themeFill="background2"/>
          </w:tcPr>
          <w:p w14:paraId="19518894" w14:textId="77777777" w:rsidR="0078198F" w:rsidRPr="00291A55" w:rsidRDefault="0078198F" w:rsidP="008C07BC">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POC Name</w:t>
            </w:r>
          </w:p>
        </w:tc>
        <w:tc>
          <w:tcPr>
            <w:tcW w:w="3243" w:type="dxa"/>
            <w:shd w:val="clear" w:color="auto" w:fill="E7E6E6" w:themeFill="background2"/>
          </w:tcPr>
          <w:p w14:paraId="67F14651" w14:textId="77777777" w:rsidR="0078198F" w:rsidRPr="00291A55" w:rsidRDefault="0078198F" w:rsidP="008C07BC">
            <w:pPr>
              <w:spacing w:before="40" w:line="276" w:lineRule="auto"/>
              <w:rPr>
                <w:rFonts w:ascii="Arial" w:hAnsi="Arial" w:cs="Arial"/>
                <w:b/>
                <w:bCs/>
                <w:color w:val="000000" w:themeColor="text1"/>
                <w:sz w:val="20"/>
                <w:szCs w:val="20"/>
              </w:rPr>
            </w:pPr>
            <w:r w:rsidRPr="00291A55">
              <w:rPr>
                <w:rFonts w:ascii="Arial" w:hAnsi="Arial" w:cs="Arial"/>
                <w:b/>
                <w:bCs/>
                <w:color w:val="000000" w:themeColor="text1"/>
                <w:sz w:val="20"/>
                <w:szCs w:val="20"/>
              </w:rPr>
              <w:t>POC Email</w:t>
            </w:r>
          </w:p>
        </w:tc>
      </w:tr>
      <w:tr w:rsidR="0078198F" w14:paraId="48161A0D" w14:textId="77777777" w:rsidTr="0078198F">
        <w:trPr>
          <w:trHeight w:val="361"/>
        </w:trPr>
        <w:tc>
          <w:tcPr>
            <w:tcW w:w="2493" w:type="dxa"/>
          </w:tcPr>
          <w:p w14:paraId="23E1B2D2" w14:textId="77777777" w:rsidR="0078198F" w:rsidRPr="00342B41"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VP and Controller</w:t>
            </w:r>
          </w:p>
        </w:tc>
        <w:tc>
          <w:tcPr>
            <w:tcW w:w="2572" w:type="dxa"/>
          </w:tcPr>
          <w:p w14:paraId="2495E1E8" w14:textId="77777777" w:rsidR="0078198F" w:rsidRPr="00342B41"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Dan Mandel</w:t>
            </w:r>
          </w:p>
        </w:tc>
        <w:tc>
          <w:tcPr>
            <w:tcW w:w="3243" w:type="dxa"/>
          </w:tcPr>
          <w:p w14:paraId="25083CED" w14:textId="77777777" w:rsidR="0078198F" w:rsidRPr="008F16E7" w:rsidRDefault="00786F4B" w:rsidP="008C07BC">
            <w:pPr>
              <w:spacing w:before="40" w:line="276" w:lineRule="auto"/>
              <w:rPr>
                <w:rFonts w:ascii="Arial" w:hAnsi="Arial" w:cs="Arial"/>
                <w:sz w:val="20"/>
                <w:szCs w:val="20"/>
              </w:rPr>
            </w:pPr>
            <w:hyperlink r:id="rId15" w:history="1">
              <w:r w:rsidR="0078198F" w:rsidRPr="008F16E7">
                <w:rPr>
                  <w:rStyle w:val="Hyperlink"/>
                  <w:rFonts w:ascii="Arial" w:hAnsi="Arial" w:cs="Arial"/>
                  <w:sz w:val="20"/>
                  <w:szCs w:val="20"/>
                </w:rPr>
                <w:t>dmandel@storypartners.com</w:t>
              </w:r>
            </w:hyperlink>
          </w:p>
        </w:tc>
      </w:tr>
      <w:tr w:rsidR="0078198F" w14:paraId="1E19C169" w14:textId="77777777" w:rsidTr="0078198F">
        <w:trPr>
          <w:trHeight w:val="361"/>
        </w:trPr>
        <w:tc>
          <w:tcPr>
            <w:tcW w:w="2493" w:type="dxa"/>
          </w:tcPr>
          <w:p w14:paraId="12F24948" w14:textId="77777777" w:rsidR="0078198F" w:rsidRPr="00342B41"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Director of IT</w:t>
            </w:r>
          </w:p>
        </w:tc>
        <w:tc>
          <w:tcPr>
            <w:tcW w:w="2572" w:type="dxa"/>
          </w:tcPr>
          <w:p w14:paraId="73F1F97D" w14:textId="77777777" w:rsidR="0078198F" w:rsidRPr="00342B41" w:rsidRDefault="0078198F" w:rsidP="008C07BC">
            <w:pPr>
              <w:spacing w:before="40" w:line="276" w:lineRule="auto"/>
              <w:rPr>
                <w:rFonts w:ascii="Arial" w:hAnsi="Arial" w:cs="Arial"/>
                <w:color w:val="000000" w:themeColor="text1"/>
                <w:sz w:val="20"/>
                <w:szCs w:val="20"/>
              </w:rPr>
            </w:pPr>
            <w:r w:rsidRPr="00342B41">
              <w:rPr>
                <w:rFonts w:ascii="Arial" w:hAnsi="Arial" w:cs="Arial"/>
                <w:color w:val="000000" w:themeColor="text1"/>
                <w:sz w:val="20"/>
                <w:szCs w:val="20"/>
              </w:rPr>
              <w:t>Trevor Abney</w:t>
            </w:r>
          </w:p>
        </w:tc>
        <w:tc>
          <w:tcPr>
            <w:tcW w:w="3243" w:type="dxa"/>
          </w:tcPr>
          <w:p w14:paraId="24FD224E" w14:textId="77777777" w:rsidR="0078198F" w:rsidRPr="00342B41" w:rsidRDefault="00786F4B" w:rsidP="008C07BC">
            <w:pPr>
              <w:spacing w:before="40" w:line="276" w:lineRule="auto"/>
              <w:rPr>
                <w:rFonts w:ascii="Arial" w:hAnsi="Arial" w:cs="Arial"/>
                <w:color w:val="000000" w:themeColor="text1"/>
                <w:sz w:val="20"/>
                <w:szCs w:val="20"/>
              </w:rPr>
            </w:pPr>
            <w:hyperlink r:id="rId16" w:history="1">
              <w:r w:rsidR="0078198F" w:rsidRPr="008638A6">
                <w:rPr>
                  <w:rStyle w:val="Hyperlink"/>
                  <w:rFonts w:ascii="Arial" w:hAnsi="Arial" w:cs="Arial"/>
                  <w:sz w:val="20"/>
                  <w:szCs w:val="20"/>
                </w:rPr>
                <w:t>t</w:t>
              </w:r>
              <w:r w:rsidR="0078198F" w:rsidRPr="00342B41">
                <w:rPr>
                  <w:rStyle w:val="Hyperlink"/>
                  <w:rFonts w:ascii="Arial" w:hAnsi="Arial" w:cs="Arial"/>
                  <w:sz w:val="20"/>
                  <w:szCs w:val="20"/>
                </w:rPr>
                <w:t>abney@storypartners.com</w:t>
              </w:r>
            </w:hyperlink>
          </w:p>
        </w:tc>
      </w:tr>
      <w:tr w:rsidR="0078198F" w14:paraId="6EDF5738" w14:textId="77777777" w:rsidTr="0078198F">
        <w:trPr>
          <w:trHeight w:val="361"/>
        </w:trPr>
        <w:tc>
          <w:tcPr>
            <w:tcW w:w="2493" w:type="dxa"/>
          </w:tcPr>
          <w:p w14:paraId="5D1DA006" w14:textId="77777777" w:rsidR="0078198F" w:rsidRPr="00342B41"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Chief of Staff</w:t>
            </w:r>
          </w:p>
        </w:tc>
        <w:tc>
          <w:tcPr>
            <w:tcW w:w="2572" w:type="dxa"/>
          </w:tcPr>
          <w:p w14:paraId="5490FFF0" w14:textId="77777777" w:rsidR="0078198F" w:rsidRPr="00342B41" w:rsidRDefault="0078198F" w:rsidP="008C07BC">
            <w:pPr>
              <w:spacing w:before="40" w:line="276" w:lineRule="auto"/>
              <w:rPr>
                <w:rFonts w:ascii="Arial" w:hAnsi="Arial" w:cs="Arial"/>
                <w:color w:val="000000" w:themeColor="text1"/>
                <w:sz w:val="20"/>
                <w:szCs w:val="20"/>
              </w:rPr>
            </w:pPr>
            <w:r w:rsidRPr="00342B41">
              <w:rPr>
                <w:rFonts w:ascii="Arial" w:hAnsi="Arial" w:cs="Arial"/>
                <w:color w:val="000000" w:themeColor="text1"/>
                <w:sz w:val="20"/>
                <w:szCs w:val="20"/>
              </w:rPr>
              <w:t xml:space="preserve">Andrea </w:t>
            </w:r>
            <w:proofErr w:type="spellStart"/>
            <w:r w:rsidRPr="00342B41">
              <w:rPr>
                <w:rFonts w:ascii="Arial" w:hAnsi="Arial" w:cs="Arial"/>
                <w:color w:val="000000" w:themeColor="text1"/>
                <w:sz w:val="20"/>
                <w:szCs w:val="20"/>
              </w:rPr>
              <w:t>Bagneschi</w:t>
            </w:r>
            <w:proofErr w:type="spellEnd"/>
          </w:p>
        </w:tc>
        <w:tc>
          <w:tcPr>
            <w:tcW w:w="3243" w:type="dxa"/>
          </w:tcPr>
          <w:p w14:paraId="59B77A65" w14:textId="77777777" w:rsidR="0078198F" w:rsidRPr="00342B41" w:rsidRDefault="00786F4B" w:rsidP="008C07BC">
            <w:pPr>
              <w:spacing w:before="40" w:line="276" w:lineRule="auto"/>
              <w:rPr>
                <w:rFonts w:ascii="Arial" w:hAnsi="Arial" w:cs="Arial"/>
                <w:sz w:val="20"/>
                <w:szCs w:val="20"/>
              </w:rPr>
            </w:pPr>
            <w:hyperlink r:id="rId17" w:history="1">
              <w:r w:rsidR="0078198F" w:rsidRPr="00342B41">
                <w:rPr>
                  <w:rStyle w:val="Hyperlink"/>
                  <w:rFonts w:ascii="Arial" w:hAnsi="Arial" w:cs="Arial"/>
                  <w:sz w:val="20"/>
                  <w:szCs w:val="20"/>
                </w:rPr>
                <w:t>abagneschi@storypartners.com</w:t>
              </w:r>
            </w:hyperlink>
          </w:p>
        </w:tc>
      </w:tr>
      <w:tr w:rsidR="0078198F" w14:paraId="531DBA88" w14:textId="77777777" w:rsidTr="0078198F">
        <w:trPr>
          <w:trHeight w:val="361"/>
        </w:trPr>
        <w:tc>
          <w:tcPr>
            <w:tcW w:w="2493" w:type="dxa"/>
          </w:tcPr>
          <w:p w14:paraId="0921FA14" w14:textId="77777777" w:rsidR="0078198F"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Corporate PM</w:t>
            </w:r>
          </w:p>
        </w:tc>
        <w:tc>
          <w:tcPr>
            <w:tcW w:w="2572" w:type="dxa"/>
          </w:tcPr>
          <w:p w14:paraId="778398F8" w14:textId="77777777" w:rsidR="0078198F" w:rsidRPr="00342B41" w:rsidRDefault="0078198F" w:rsidP="008C07BC">
            <w:pPr>
              <w:spacing w:before="40" w:line="276" w:lineRule="auto"/>
              <w:rPr>
                <w:rFonts w:ascii="Arial" w:hAnsi="Arial" w:cs="Arial"/>
                <w:color w:val="000000" w:themeColor="text1"/>
                <w:sz w:val="20"/>
                <w:szCs w:val="20"/>
              </w:rPr>
            </w:pPr>
            <w:r>
              <w:rPr>
                <w:rFonts w:ascii="Arial" w:hAnsi="Arial" w:cs="Arial"/>
                <w:color w:val="000000" w:themeColor="text1"/>
                <w:sz w:val="20"/>
                <w:szCs w:val="20"/>
              </w:rPr>
              <w:t>Diana Wacholz</w:t>
            </w:r>
          </w:p>
        </w:tc>
        <w:tc>
          <w:tcPr>
            <w:tcW w:w="3243" w:type="dxa"/>
          </w:tcPr>
          <w:p w14:paraId="0E905BC8" w14:textId="77777777" w:rsidR="0078198F" w:rsidRPr="00342B41" w:rsidRDefault="00786F4B" w:rsidP="008C07BC">
            <w:pPr>
              <w:spacing w:before="40" w:line="276" w:lineRule="auto"/>
              <w:rPr>
                <w:rFonts w:ascii="Arial" w:hAnsi="Arial" w:cs="Arial"/>
                <w:sz w:val="20"/>
                <w:szCs w:val="20"/>
              </w:rPr>
            </w:pPr>
            <w:hyperlink r:id="rId18" w:history="1">
              <w:r w:rsidR="0078198F" w:rsidRPr="001B2512">
                <w:rPr>
                  <w:rStyle w:val="Hyperlink"/>
                  <w:rFonts w:ascii="Arial" w:hAnsi="Arial" w:cs="Arial"/>
                  <w:sz w:val="20"/>
                  <w:szCs w:val="20"/>
                </w:rPr>
                <w:t>dwacholz@storypartners.com</w:t>
              </w:r>
            </w:hyperlink>
          </w:p>
        </w:tc>
      </w:tr>
    </w:tbl>
    <w:p w14:paraId="6066152E" w14:textId="77777777" w:rsidR="0078198F" w:rsidRDefault="0078198F" w:rsidP="008C07BC">
      <w:pPr>
        <w:pStyle w:val="ListParagraph"/>
        <w:spacing w:line="276" w:lineRule="auto"/>
        <w:rPr>
          <w:rFonts w:ascii="Arial" w:hAnsi="Arial" w:cs="Arial"/>
          <w:b/>
          <w:bCs/>
          <w:sz w:val="22"/>
          <w:szCs w:val="22"/>
        </w:rPr>
      </w:pPr>
    </w:p>
    <w:p w14:paraId="3DE30F66" w14:textId="77777777" w:rsidR="00342B41" w:rsidRPr="006822B8" w:rsidRDefault="00342B41" w:rsidP="008C07BC">
      <w:pPr>
        <w:spacing w:line="276" w:lineRule="auto"/>
        <w:rPr>
          <w:rFonts w:ascii="Arial" w:hAnsi="Arial" w:cs="Arial"/>
          <w:sz w:val="21"/>
          <w:szCs w:val="21"/>
        </w:rPr>
      </w:pPr>
    </w:p>
    <w:p w14:paraId="71DE971A" w14:textId="41F3E472" w:rsidR="007761ED" w:rsidRDefault="0078198F" w:rsidP="008C07BC">
      <w:pPr>
        <w:pStyle w:val="Heading2"/>
        <w:numPr>
          <w:ilvl w:val="0"/>
          <w:numId w:val="73"/>
        </w:numPr>
        <w:spacing w:line="276" w:lineRule="auto"/>
        <w:rPr>
          <w:rFonts w:ascii="Arial" w:hAnsi="Arial" w:cs="Arial"/>
          <w:b/>
          <w:bCs/>
          <w:color w:val="000000" w:themeColor="text1"/>
          <w:sz w:val="22"/>
          <w:szCs w:val="22"/>
        </w:rPr>
      </w:pPr>
      <w:r w:rsidRPr="0078198F">
        <w:rPr>
          <w:rFonts w:ascii="Arial" w:hAnsi="Arial" w:cs="Arial"/>
          <w:b/>
          <w:bCs/>
          <w:color w:val="000000" w:themeColor="text1"/>
          <w:sz w:val="22"/>
          <w:szCs w:val="22"/>
        </w:rPr>
        <w:t>TIMELINE, PRICING AND PAYMENT TERMS</w:t>
      </w:r>
    </w:p>
    <w:p w14:paraId="589F3146" w14:textId="77777777" w:rsidR="0078198F" w:rsidRPr="0078198F" w:rsidRDefault="0078198F" w:rsidP="008C07BC">
      <w:pPr>
        <w:spacing w:line="276" w:lineRule="auto"/>
      </w:pPr>
    </w:p>
    <w:p w14:paraId="74CD83AA" w14:textId="6A7F03D2" w:rsidR="0078198F" w:rsidRDefault="008C07BC" w:rsidP="008C07BC">
      <w:pPr>
        <w:pStyle w:val="ListParagraph"/>
        <w:numPr>
          <w:ilvl w:val="1"/>
          <w:numId w:val="73"/>
        </w:numPr>
        <w:spacing w:line="276" w:lineRule="auto"/>
        <w:ind w:left="720"/>
        <w:rPr>
          <w:rFonts w:ascii="Arial" w:hAnsi="Arial" w:cs="Arial"/>
          <w:b/>
          <w:bCs/>
          <w:sz w:val="22"/>
          <w:szCs w:val="22"/>
        </w:rPr>
      </w:pPr>
      <w:r>
        <w:rPr>
          <w:rFonts w:ascii="Arial" w:hAnsi="Arial" w:cs="Arial"/>
          <w:b/>
          <w:bCs/>
          <w:sz w:val="22"/>
          <w:szCs w:val="22"/>
        </w:rPr>
        <w:t>Project Timeline</w:t>
      </w:r>
    </w:p>
    <w:p w14:paraId="62EB9D14" w14:textId="77777777" w:rsidR="008C07BC" w:rsidRDefault="008C07BC" w:rsidP="008C07BC">
      <w:pPr>
        <w:spacing w:line="276" w:lineRule="auto"/>
        <w:ind w:left="360"/>
        <w:rPr>
          <w:rFonts w:ascii="Arial" w:hAnsi="Arial" w:cs="Arial"/>
          <w:sz w:val="22"/>
          <w:szCs w:val="22"/>
        </w:rPr>
      </w:pPr>
    </w:p>
    <w:p w14:paraId="484A020A" w14:textId="78E0CB7E" w:rsidR="008C07BC" w:rsidRDefault="008C07BC" w:rsidP="008C07BC">
      <w:pPr>
        <w:spacing w:line="276" w:lineRule="auto"/>
        <w:ind w:left="360"/>
        <w:rPr>
          <w:rFonts w:ascii="Arial" w:hAnsi="Arial" w:cs="Arial"/>
          <w:sz w:val="22"/>
          <w:szCs w:val="22"/>
        </w:rPr>
      </w:pPr>
      <w:r w:rsidRPr="008C07BC">
        <w:rPr>
          <w:rFonts w:ascii="Arial" w:hAnsi="Arial" w:cs="Arial"/>
          <w:sz w:val="22"/>
          <w:szCs w:val="22"/>
        </w:rPr>
        <w:t xml:space="preserve">The total estimated project duration is Twelve (12) Months (the Engagement Term), beginning on the SOW Effective Date. The phasing and specific milestone completion dates are dictated by the priorities and targets set forth in </w:t>
      </w:r>
      <w:r w:rsidRPr="007D0340">
        <w:rPr>
          <w:rFonts w:ascii="Arial" w:hAnsi="Arial" w:cs="Arial"/>
          <w:b/>
          <w:bCs/>
          <w:sz w:val="22"/>
          <w:szCs w:val="22"/>
        </w:rPr>
        <w:t xml:space="preserve">Exhibit </w:t>
      </w:r>
      <w:r>
        <w:rPr>
          <w:rFonts w:ascii="Arial" w:hAnsi="Arial" w:cs="Arial"/>
          <w:b/>
          <w:bCs/>
          <w:sz w:val="22"/>
          <w:szCs w:val="22"/>
        </w:rPr>
        <w:t>D</w:t>
      </w:r>
      <w:r w:rsidRPr="007D0340">
        <w:rPr>
          <w:rFonts w:ascii="Arial" w:hAnsi="Arial" w:cs="Arial"/>
          <w:b/>
          <w:bCs/>
          <w:sz w:val="22"/>
          <w:szCs w:val="22"/>
        </w:rPr>
        <w:t xml:space="preserve">: 2026 Technical </w:t>
      </w:r>
      <w:r w:rsidRPr="007D0340">
        <w:rPr>
          <w:rFonts w:ascii="Arial" w:hAnsi="Arial" w:cs="Arial"/>
          <w:b/>
          <w:bCs/>
          <w:sz w:val="22"/>
          <w:szCs w:val="22"/>
        </w:rPr>
        <w:lastRenderedPageBreak/>
        <w:t>Roadmap</w:t>
      </w:r>
      <w:r>
        <w:rPr>
          <w:rFonts w:ascii="Arial" w:hAnsi="Arial" w:cs="Arial"/>
          <w:b/>
          <w:bCs/>
          <w:sz w:val="22"/>
          <w:szCs w:val="22"/>
        </w:rPr>
        <w:t xml:space="preserve"> </w:t>
      </w:r>
      <w:r w:rsidRPr="008C07BC">
        <w:rPr>
          <w:rFonts w:ascii="Arial" w:hAnsi="Arial" w:cs="Arial"/>
          <w:sz w:val="22"/>
          <w:szCs w:val="22"/>
        </w:rPr>
        <w:t xml:space="preserve">spreadsheet. This timeline is constructed to ensure all necessary </w:t>
      </w:r>
      <w:r>
        <w:rPr>
          <w:rFonts w:ascii="Arial" w:hAnsi="Arial" w:cs="Arial"/>
          <w:sz w:val="22"/>
          <w:szCs w:val="22"/>
        </w:rPr>
        <w:t xml:space="preserve">Integrations and </w:t>
      </w:r>
      <w:r w:rsidRPr="008C07BC">
        <w:rPr>
          <w:rFonts w:ascii="Arial" w:hAnsi="Arial" w:cs="Arial"/>
          <w:sz w:val="22"/>
          <w:szCs w:val="22"/>
        </w:rPr>
        <w:t>Flows are implemented and deployed to support the critical Pilot Store Launch Milestone in April 2026.</w:t>
      </w:r>
    </w:p>
    <w:p w14:paraId="3F6785E2" w14:textId="77777777" w:rsidR="008C07BC" w:rsidRDefault="008C07BC" w:rsidP="008C07BC">
      <w:pPr>
        <w:spacing w:line="276" w:lineRule="auto"/>
        <w:ind w:left="360"/>
        <w:rPr>
          <w:rFonts w:ascii="Arial" w:hAnsi="Arial" w:cs="Arial"/>
          <w:sz w:val="22"/>
          <w:szCs w:val="22"/>
        </w:rPr>
      </w:pPr>
    </w:p>
    <w:p w14:paraId="7CC96548" w14:textId="4D8FEA5C" w:rsidR="008C07BC" w:rsidRDefault="008C07BC" w:rsidP="008C07BC">
      <w:pPr>
        <w:pStyle w:val="ListParagraph"/>
        <w:numPr>
          <w:ilvl w:val="1"/>
          <w:numId w:val="73"/>
        </w:numPr>
        <w:spacing w:line="276" w:lineRule="auto"/>
        <w:ind w:left="720"/>
        <w:rPr>
          <w:rFonts w:ascii="Arial" w:hAnsi="Arial" w:cs="Arial"/>
          <w:b/>
          <w:bCs/>
          <w:sz w:val="22"/>
          <w:szCs w:val="22"/>
        </w:rPr>
      </w:pPr>
      <w:r>
        <w:rPr>
          <w:rFonts w:ascii="Arial" w:hAnsi="Arial" w:cs="Arial"/>
          <w:b/>
          <w:bCs/>
          <w:sz w:val="22"/>
          <w:szCs w:val="22"/>
        </w:rPr>
        <w:t xml:space="preserve">Pricing Structure </w:t>
      </w:r>
      <w:r w:rsidRPr="008C07BC">
        <w:rPr>
          <w:rFonts w:ascii="Arial" w:hAnsi="Arial" w:cs="Arial"/>
          <w:b/>
          <w:bCs/>
          <w:sz w:val="22"/>
          <w:szCs w:val="22"/>
        </w:rPr>
        <w:t>(Integration-Based Model)</w:t>
      </w:r>
    </w:p>
    <w:p w14:paraId="27CB032D" w14:textId="77777777" w:rsidR="00EB0578" w:rsidRDefault="00EB0578" w:rsidP="00EB0578">
      <w:pPr>
        <w:pStyle w:val="ListParagraph"/>
        <w:spacing w:line="276" w:lineRule="auto"/>
        <w:ind w:left="360"/>
        <w:rPr>
          <w:rFonts w:ascii="Arial" w:hAnsi="Arial" w:cs="Arial"/>
          <w:sz w:val="22"/>
          <w:szCs w:val="22"/>
        </w:rPr>
      </w:pPr>
    </w:p>
    <w:p w14:paraId="7CA3F287" w14:textId="0428AEEA" w:rsidR="00EB0578" w:rsidRDefault="00EB0578" w:rsidP="00EB0578">
      <w:pPr>
        <w:pStyle w:val="ListParagraph"/>
        <w:spacing w:line="276" w:lineRule="auto"/>
        <w:ind w:left="360"/>
        <w:rPr>
          <w:rFonts w:ascii="Arial" w:hAnsi="Arial" w:cs="Arial"/>
          <w:sz w:val="22"/>
          <w:szCs w:val="22"/>
        </w:rPr>
      </w:pPr>
      <w:r w:rsidRPr="008C07BC">
        <w:rPr>
          <w:rFonts w:ascii="Arial" w:hAnsi="Arial" w:cs="Arial"/>
          <w:sz w:val="22"/>
          <w:szCs w:val="22"/>
        </w:rPr>
        <w:t xml:space="preserve">This SOW is governed by an Integration-based pricing model, which divides the costs into two components: a one-time setup fee by Integration, and an ongoing monthly fee for platform operation and maintenance calculated by Integration. The pricing covers the Integrations as listed in </w:t>
      </w:r>
      <w:r w:rsidRPr="008C07BC">
        <w:rPr>
          <w:rFonts w:ascii="Arial" w:hAnsi="Arial" w:cs="Arial"/>
          <w:b/>
          <w:bCs/>
          <w:sz w:val="22"/>
          <w:szCs w:val="22"/>
        </w:rPr>
        <w:t>Section 3.2.1</w:t>
      </w:r>
      <w:r w:rsidRPr="008C07BC">
        <w:rPr>
          <w:rFonts w:ascii="Arial" w:hAnsi="Arial" w:cs="Arial"/>
          <w:sz w:val="22"/>
          <w:szCs w:val="22"/>
        </w:rPr>
        <w:t>.</w:t>
      </w:r>
    </w:p>
    <w:p w14:paraId="389C2E63" w14:textId="77777777" w:rsidR="00EB0578" w:rsidRDefault="00EB0578" w:rsidP="00EB0578">
      <w:pPr>
        <w:pStyle w:val="ListParagraph"/>
        <w:spacing w:line="276" w:lineRule="auto"/>
        <w:ind w:left="360"/>
        <w:rPr>
          <w:rFonts w:ascii="Arial" w:hAnsi="Arial" w:cs="Arial"/>
          <w:sz w:val="22"/>
          <w:szCs w:val="22"/>
        </w:rPr>
      </w:pPr>
    </w:p>
    <w:tbl>
      <w:tblPr>
        <w:tblStyle w:val="TableGrid"/>
        <w:tblW w:w="0" w:type="auto"/>
        <w:tblInd w:w="720" w:type="dxa"/>
        <w:tblLook w:val="04A0" w:firstRow="1" w:lastRow="0" w:firstColumn="1" w:lastColumn="0" w:noHBand="0" w:noVBand="1"/>
      </w:tblPr>
      <w:tblGrid>
        <w:gridCol w:w="1525"/>
        <w:gridCol w:w="1980"/>
        <w:gridCol w:w="2340"/>
        <w:gridCol w:w="2445"/>
      </w:tblGrid>
      <w:tr w:rsidR="00EB0578" w14:paraId="48736E49" w14:textId="77777777" w:rsidTr="00FB5E48">
        <w:trPr>
          <w:trHeight w:val="360"/>
        </w:trPr>
        <w:tc>
          <w:tcPr>
            <w:tcW w:w="1525" w:type="dxa"/>
            <w:shd w:val="clear" w:color="auto" w:fill="E7E6E6" w:themeFill="background2"/>
            <w:vAlign w:val="center"/>
          </w:tcPr>
          <w:p w14:paraId="5AAC63DB" w14:textId="0296A0FE" w:rsidR="00EB0578" w:rsidRPr="001479C5" w:rsidRDefault="00FB5E48" w:rsidP="00AC1AC0">
            <w:pPr>
              <w:pStyle w:val="ListParagraph"/>
              <w:spacing w:line="276" w:lineRule="auto"/>
              <w:ind w:left="0"/>
              <w:rPr>
                <w:rFonts w:ascii="Arial" w:hAnsi="Arial" w:cs="Arial"/>
                <w:sz w:val="20"/>
                <w:szCs w:val="20"/>
              </w:rPr>
            </w:pPr>
            <w:r w:rsidRPr="00FB5E48">
              <w:rPr>
                <w:rStyle w:val="Strong"/>
                <w:rFonts w:ascii="Arial" w:hAnsi="Arial" w:cs="Arial"/>
                <w:color w:val="1F1F1F"/>
                <w:sz w:val="20"/>
                <w:szCs w:val="20"/>
                <w:bdr w:val="none" w:sz="0" w:space="0" w:color="auto" w:frame="1"/>
              </w:rPr>
              <w:t>I</w:t>
            </w:r>
            <w:r w:rsidRPr="00FB5E48">
              <w:rPr>
                <w:rStyle w:val="Strong"/>
                <w:rFonts w:ascii="Arial" w:hAnsi="Arial" w:cs="Arial"/>
                <w:sz w:val="20"/>
                <w:szCs w:val="20"/>
              </w:rPr>
              <w:t>ntegration</w:t>
            </w:r>
            <w:r w:rsidR="00EB0578" w:rsidRPr="001479C5">
              <w:rPr>
                <w:rStyle w:val="Strong"/>
                <w:rFonts w:ascii="Arial" w:hAnsi="Arial" w:cs="Arial"/>
                <w:color w:val="1F1F1F"/>
                <w:sz w:val="20"/>
                <w:szCs w:val="20"/>
                <w:bdr w:val="none" w:sz="0" w:space="0" w:color="auto" w:frame="1"/>
              </w:rPr>
              <w:t xml:space="preserve"> ID</w:t>
            </w:r>
          </w:p>
        </w:tc>
        <w:tc>
          <w:tcPr>
            <w:tcW w:w="1980" w:type="dxa"/>
            <w:shd w:val="clear" w:color="auto" w:fill="E7E6E6" w:themeFill="background2"/>
            <w:vAlign w:val="center"/>
          </w:tcPr>
          <w:p w14:paraId="227FA4DF"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Strong"/>
                <w:rFonts w:ascii="Arial" w:hAnsi="Arial" w:cs="Arial"/>
                <w:color w:val="1F1F1F"/>
                <w:sz w:val="20"/>
                <w:szCs w:val="20"/>
                <w:bdr w:val="none" w:sz="0" w:space="0" w:color="auto" w:frame="1"/>
              </w:rPr>
              <w:t>Integration Name</w:t>
            </w:r>
          </w:p>
        </w:tc>
        <w:tc>
          <w:tcPr>
            <w:tcW w:w="2340" w:type="dxa"/>
            <w:shd w:val="clear" w:color="auto" w:fill="E7E6E6" w:themeFill="background2"/>
            <w:vAlign w:val="center"/>
          </w:tcPr>
          <w:p w14:paraId="15E4D076"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Strong"/>
                <w:rFonts w:ascii="Arial" w:hAnsi="Arial" w:cs="Arial"/>
                <w:color w:val="1F1F1F"/>
                <w:sz w:val="20"/>
                <w:szCs w:val="20"/>
                <w:bdr w:val="none" w:sz="0" w:space="0" w:color="auto" w:frame="1"/>
              </w:rPr>
              <w:t>One-Time Setup Fee</w:t>
            </w:r>
          </w:p>
        </w:tc>
        <w:tc>
          <w:tcPr>
            <w:tcW w:w="2445" w:type="dxa"/>
            <w:shd w:val="clear" w:color="auto" w:fill="E7E6E6" w:themeFill="background2"/>
            <w:vAlign w:val="center"/>
          </w:tcPr>
          <w:p w14:paraId="061E035B"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Strong"/>
                <w:rFonts w:ascii="Arial" w:hAnsi="Arial" w:cs="Arial"/>
                <w:color w:val="1F1F1F"/>
                <w:sz w:val="20"/>
                <w:szCs w:val="20"/>
                <w:bdr w:val="none" w:sz="0" w:space="0" w:color="auto" w:frame="1"/>
              </w:rPr>
              <w:t>Ongoing Monthly Fee</w:t>
            </w:r>
          </w:p>
        </w:tc>
      </w:tr>
      <w:tr w:rsidR="00EB0578" w14:paraId="44C595E7" w14:textId="77777777" w:rsidTr="00FB5E48">
        <w:trPr>
          <w:trHeight w:val="360"/>
        </w:trPr>
        <w:tc>
          <w:tcPr>
            <w:tcW w:w="1525" w:type="dxa"/>
            <w:vAlign w:val="center"/>
          </w:tcPr>
          <w:p w14:paraId="0F5AB127" w14:textId="77777777" w:rsidR="00EB0578" w:rsidRPr="001479C5" w:rsidRDefault="00EB0578" w:rsidP="00AC1AC0">
            <w:pPr>
              <w:pStyle w:val="ListParagraph"/>
              <w:spacing w:line="276" w:lineRule="auto"/>
              <w:ind w:left="0"/>
              <w:rPr>
                <w:rFonts w:ascii="Arial" w:hAnsi="Arial" w:cs="Arial"/>
                <w:b/>
                <w:bCs/>
                <w:sz w:val="20"/>
                <w:szCs w:val="20"/>
              </w:rPr>
            </w:pPr>
            <w:r w:rsidRPr="001479C5">
              <w:rPr>
                <w:rFonts w:ascii="Arial" w:hAnsi="Arial" w:cs="Arial"/>
                <w:b/>
                <w:bCs/>
                <w:color w:val="1F1F1F"/>
                <w:sz w:val="20"/>
                <w:szCs w:val="20"/>
                <w:bdr w:val="none" w:sz="0" w:space="0" w:color="auto" w:frame="1"/>
              </w:rPr>
              <w:t>I</w:t>
            </w:r>
            <w:r w:rsidRPr="001479C5">
              <w:rPr>
                <w:rFonts w:ascii="Arial" w:hAnsi="Arial" w:cs="Arial"/>
                <w:b/>
                <w:bCs/>
                <w:sz w:val="20"/>
                <w:szCs w:val="20"/>
              </w:rPr>
              <w:t>NT</w:t>
            </w:r>
            <w:r w:rsidRPr="001479C5">
              <w:rPr>
                <w:rFonts w:ascii="Arial" w:hAnsi="Arial" w:cs="Arial"/>
                <w:b/>
                <w:bCs/>
                <w:color w:val="1F1F1F"/>
                <w:sz w:val="20"/>
                <w:szCs w:val="20"/>
                <w:bdr w:val="none" w:sz="0" w:space="0" w:color="auto" w:frame="1"/>
              </w:rPr>
              <w:t>-01</w:t>
            </w:r>
          </w:p>
        </w:tc>
        <w:tc>
          <w:tcPr>
            <w:tcW w:w="1980" w:type="dxa"/>
            <w:vAlign w:val="center"/>
          </w:tcPr>
          <w:p w14:paraId="254AD559"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color w:val="1F1F1F"/>
                <w:sz w:val="20"/>
                <w:szCs w:val="20"/>
                <w:bdr w:val="none" w:sz="0" w:space="0" w:color="auto" w:frame="1"/>
              </w:rPr>
              <w:t>Dutchie</w:t>
            </w:r>
          </w:p>
        </w:tc>
        <w:tc>
          <w:tcPr>
            <w:tcW w:w="2340" w:type="dxa"/>
            <w:vAlign w:val="center"/>
          </w:tcPr>
          <w:p w14:paraId="42E7894E"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$20,000</w:t>
            </w:r>
            <w:r>
              <w:rPr>
                <w:rStyle w:val="math-inline"/>
                <w:rFonts w:ascii="Arial" w:hAnsi="Arial" w:cs="Arial"/>
                <w:color w:val="1F1F1F"/>
                <w:sz w:val="20"/>
                <w:szCs w:val="20"/>
                <w:bdr w:val="none" w:sz="0" w:space="0" w:color="auto" w:frame="1"/>
              </w:rPr>
              <w:t>.00</w:t>
            </w:r>
          </w:p>
        </w:tc>
        <w:tc>
          <w:tcPr>
            <w:tcW w:w="2445" w:type="dxa"/>
            <w:vAlign w:val="center"/>
          </w:tcPr>
          <w:p w14:paraId="478B443C"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w:t>
            </w:r>
            <w:r>
              <w:rPr>
                <w:rStyle w:val="math-inline"/>
                <w:rFonts w:ascii="Arial" w:hAnsi="Arial" w:cs="Arial"/>
                <w:color w:val="1F1F1F"/>
                <w:sz w:val="20"/>
                <w:szCs w:val="20"/>
                <w:bdr w:val="none" w:sz="0" w:space="0" w:color="auto" w:frame="1"/>
              </w:rPr>
              <w:t>.00</w:t>
            </w:r>
          </w:p>
        </w:tc>
      </w:tr>
      <w:tr w:rsidR="00EB0578" w14:paraId="254DBD18" w14:textId="77777777" w:rsidTr="00FB5E48">
        <w:trPr>
          <w:trHeight w:val="360"/>
        </w:trPr>
        <w:tc>
          <w:tcPr>
            <w:tcW w:w="1525" w:type="dxa"/>
            <w:vAlign w:val="center"/>
          </w:tcPr>
          <w:p w14:paraId="6B148C2B"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b/>
                <w:bCs/>
                <w:color w:val="1F1F1F"/>
                <w:sz w:val="20"/>
                <w:szCs w:val="20"/>
                <w:bdr w:val="none" w:sz="0" w:space="0" w:color="auto" w:frame="1"/>
              </w:rPr>
              <w:t>I</w:t>
            </w:r>
            <w:r w:rsidRPr="001479C5">
              <w:rPr>
                <w:rFonts w:ascii="Arial" w:hAnsi="Arial" w:cs="Arial"/>
                <w:b/>
                <w:bCs/>
                <w:sz w:val="20"/>
                <w:szCs w:val="20"/>
              </w:rPr>
              <w:t>NT</w:t>
            </w:r>
            <w:r w:rsidRPr="001479C5">
              <w:rPr>
                <w:rFonts w:ascii="Arial" w:hAnsi="Arial" w:cs="Arial"/>
                <w:b/>
                <w:bCs/>
                <w:color w:val="1F1F1F"/>
                <w:sz w:val="20"/>
                <w:szCs w:val="20"/>
                <w:bdr w:val="none" w:sz="0" w:space="0" w:color="auto" w:frame="1"/>
              </w:rPr>
              <w:t>-0</w:t>
            </w:r>
            <w:r>
              <w:rPr>
                <w:rFonts w:ascii="Arial" w:hAnsi="Arial" w:cs="Arial"/>
                <w:b/>
                <w:bCs/>
                <w:color w:val="1F1F1F"/>
                <w:sz w:val="20"/>
                <w:szCs w:val="20"/>
                <w:bdr w:val="none" w:sz="0" w:space="0" w:color="auto" w:frame="1"/>
              </w:rPr>
              <w:t>2</w:t>
            </w:r>
          </w:p>
        </w:tc>
        <w:tc>
          <w:tcPr>
            <w:tcW w:w="1980" w:type="dxa"/>
            <w:vAlign w:val="center"/>
          </w:tcPr>
          <w:p w14:paraId="0E5231E1"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color w:val="1F1F1F"/>
                <w:sz w:val="20"/>
                <w:szCs w:val="20"/>
                <w:bdr w:val="none" w:sz="0" w:space="0" w:color="auto" w:frame="1"/>
              </w:rPr>
              <w:t>Treez</w:t>
            </w:r>
          </w:p>
        </w:tc>
        <w:tc>
          <w:tcPr>
            <w:tcW w:w="2340" w:type="dxa"/>
            <w:vAlign w:val="center"/>
          </w:tcPr>
          <w:p w14:paraId="02503991"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$20,000</w:t>
            </w:r>
            <w:r>
              <w:rPr>
                <w:rStyle w:val="math-inline"/>
                <w:rFonts w:ascii="Arial" w:hAnsi="Arial" w:cs="Arial"/>
                <w:color w:val="1F1F1F"/>
                <w:sz w:val="20"/>
                <w:szCs w:val="20"/>
                <w:bdr w:val="none" w:sz="0" w:space="0" w:color="auto" w:frame="1"/>
              </w:rPr>
              <w:t>.00</w:t>
            </w:r>
          </w:p>
        </w:tc>
        <w:tc>
          <w:tcPr>
            <w:tcW w:w="2445" w:type="dxa"/>
            <w:vAlign w:val="center"/>
          </w:tcPr>
          <w:p w14:paraId="5ABD2553"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w:t>
            </w:r>
            <w:r>
              <w:rPr>
                <w:rStyle w:val="math-inline"/>
                <w:rFonts w:ascii="Arial" w:hAnsi="Arial" w:cs="Arial"/>
                <w:color w:val="1F1F1F"/>
                <w:sz w:val="20"/>
                <w:szCs w:val="20"/>
                <w:bdr w:val="none" w:sz="0" w:space="0" w:color="auto" w:frame="1"/>
              </w:rPr>
              <w:t>.00</w:t>
            </w:r>
          </w:p>
        </w:tc>
      </w:tr>
      <w:tr w:rsidR="00EB0578" w14:paraId="705A31D0" w14:textId="77777777" w:rsidTr="00FB5E48">
        <w:trPr>
          <w:trHeight w:val="360"/>
        </w:trPr>
        <w:tc>
          <w:tcPr>
            <w:tcW w:w="1525" w:type="dxa"/>
            <w:vAlign w:val="center"/>
          </w:tcPr>
          <w:p w14:paraId="325C0754"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b/>
                <w:bCs/>
                <w:color w:val="1F1F1F"/>
                <w:sz w:val="20"/>
                <w:szCs w:val="20"/>
                <w:bdr w:val="none" w:sz="0" w:space="0" w:color="auto" w:frame="1"/>
              </w:rPr>
              <w:t>I</w:t>
            </w:r>
            <w:r w:rsidRPr="001479C5">
              <w:rPr>
                <w:rFonts w:ascii="Arial" w:hAnsi="Arial" w:cs="Arial"/>
                <w:b/>
                <w:bCs/>
                <w:sz w:val="20"/>
                <w:szCs w:val="20"/>
              </w:rPr>
              <w:t>NT</w:t>
            </w:r>
            <w:r w:rsidRPr="001479C5">
              <w:rPr>
                <w:rFonts w:ascii="Arial" w:hAnsi="Arial" w:cs="Arial"/>
                <w:b/>
                <w:bCs/>
                <w:color w:val="1F1F1F"/>
                <w:sz w:val="20"/>
                <w:szCs w:val="20"/>
                <w:bdr w:val="none" w:sz="0" w:space="0" w:color="auto" w:frame="1"/>
              </w:rPr>
              <w:t>-0</w:t>
            </w:r>
            <w:r>
              <w:rPr>
                <w:rFonts w:ascii="Arial" w:hAnsi="Arial" w:cs="Arial"/>
                <w:b/>
                <w:bCs/>
                <w:color w:val="1F1F1F"/>
                <w:sz w:val="20"/>
                <w:szCs w:val="20"/>
                <w:bdr w:val="none" w:sz="0" w:space="0" w:color="auto" w:frame="1"/>
              </w:rPr>
              <w:t>3</w:t>
            </w:r>
          </w:p>
        </w:tc>
        <w:tc>
          <w:tcPr>
            <w:tcW w:w="1980" w:type="dxa"/>
            <w:vAlign w:val="center"/>
          </w:tcPr>
          <w:p w14:paraId="0F91F18B"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color w:val="1F1F1F"/>
                <w:sz w:val="20"/>
                <w:szCs w:val="20"/>
                <w:bdr w:val="none" w:sz="0" w:space="0" w:color="auto" w:frame="1"/>
              </w:rPr>
              <w:t>Springbig</w:t>
            </w:r>
          </w:p>
        </w:tc>
        <w:tc>
          <w:tcPr>
            <w:tcW w:w="2340" w:type="dxa"/>
            <w:vAlign w:val="center"/>
          </w:tcPr>
          <w:p w14:paraId="6CEC14AB"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$20,000</w:t>
            </w:r>
            <w:r>
              <w:rPr>
                <w:rStyle w:val="math-inline"/>
                <w:rFonts w:ascii="Arial" w:hAnsi="Arial" w:cs="Arial"/>
                <w:color w:val="1F1F1F"/>
                <w:sz w:val="20"/>
                <w:szCs w:val="20"/>
                <w:bdr w:val="none" w:sz="0" w:space="0" w:color="auto" w:frame="1"/>
              </w:rPr>
              <w:t>.00</w:t>
            </w:r>
          </w:p>
        </w:tc>
        <w:tc>
          <w:tcPr>
            <w:tcW w:w="2445" w:type="dxa"/>
            <w:vAlign w:val="center"/>
          </w:tcPr>
          <w:p w14:paraId="37E1E6A6"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w:t>
            </w:r>
            <w:r>
              <w:rPr>
                <w:rStyle w:val="math-inline"/>
                <w:rFonts w:ascii="Arial" w:hAnsi="Arial" w:cs="Arial"/>
                <w:color w:val="1F1F1F"/>
                <w:sz w:val="20"/>
                <w:szCs w:val="20"/>
                <w:bdr w:val="none" w:sz="0" w:space="0" w:color="auto" w:frame="1"/>
              </w:rPr>
              <w:t>.00</w:t>
            </w:r>
          </w:p>
        </w:tc>
      </w:tr>
      <w:tr w:rsidR="00EB0578" w14:paraId="55080937" w14:textId="77777777" w:rsidTr="00FB5E48">
        <w:trPr>
          <w:trHeight w:val="360"/>
        </w:trPr>
        <w:tc>
          <w:tcPr>
            <w:tcW w:w="1525" w:type="dxa"/>
            <w:vAlign w:val="center"/>
          </w:tcPr>
          <w:p w14:paraId="4F35EBA7"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b/>
                <w:bCs/>
                <w:color w:val="1F1F1F"/>
                <w:sz w:val="20"/>
                <w:szCs w:val="20"/>
                <w:bdr w:val="none" w:sz="0" w:space="0" w:color="auto" w:frame="1"/>
              </w:rPr>
              <w:t>I</w:t>
            </w:r>
            <w:r w:rsidRPr="001479C5">
              <w:rPr>
                <w:rFonts w:ascii="Arial" w:hAnsi="Arial" w:cs="Arial"/>
                <w:b/>
                <w:bCs/>
                <w:sz w:val="20"/>
                <w:szCs w:val="20"/>
              </w:rPr>
              <w:t>NT</w:t>
            </w:r>
            <w:r w:rsidRPr="001479C5">
              <w:rPr>
                <w:rFonts w:ascii="Arial" w:hAnsi="Arial" w:cs="Arial"/>
                <w:b/>
                <w:bCs/>
                <w:color w:val="1F1F1F"/>
                <w:sz w:val="20"/>
                <w:szCs w:val="20"/>
                <w:bdr w:val="none" w:sz="0" w:space="0" w:color="auto" w:frame="1"/>
              </w:rPr>
              <w:t>-0</w:t>
            </w:r>
            <w:r>
              <w:rPr>
                <w:rFonts w:ascii="Arial" w:hAnsi="Arial" w:cs="Arial"/>
                <w:b/>
                <w:bCs/>
                <w:color w:val="1F1F1F"/>
                <w:sz w:val="20"/>
                <w:szCs w:val="20"/>
                <w:bdr w:val="none" w:sz="0" w:space="0" w:color="auto" w:frame="1"/>
              </w:rPr>
              <w:t>4</w:t>
            </w:r>
          </w:p>
        </w:tc>
        <w:tc>
          <w:tcPr>
            <w:tcW w:w="1980" w:type="dxa"/>
            <w:vAlign w:val="center"/>
          </w:tcPr>
          <w:p w14:paraId="629E3F81"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color w:val="1F1F1F"/>
                <w:sz w:val="20"/>
                <w:szCs w:val="20"/>
                <w:bdr w:val="none" w:sz="0" w:space="0" w:color="auto" w:frame="1"/>
              </w:rPr>
              <w:t>Klaviyo</w:t>
            </w:r>
          </w:p>
        </w:tc>
        <w:tc>
          <w:tcPr>
            <w:tcW w:w="2340" w:type="dxa"/>
            <w:vAlign w:val="center"/>
          </w:tcPr>
          <w:p w14:paraId="6BF72FE5"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$20,000</w:t>
            </w:r>
            <w:r>
              <w:rPr>
                <w:rStyle w:val="math-inline"/>
                <w:rFonts w:ascii="Arial" w:hAnsi="Arial" w:cs="Arial"/>
                <w:color w:val="1F1F1F"/>
                <w:sz w:val="20"/>
                <w:szCs w:val="20"/>
                <w:bdr w:val="none" w:sz="0" w:space="0" w:color="auto" w:frame="1"/>
              </w:rPr>
              <w:t>.00</w:t>
            </w:r>
          </w:p>
        </w:tc>
        <w:tc>
          <w:tcPr>
            <w:tcW w:w="2445" w:type="dxa"/>
            <w:vAlign w:val="center"/>
          </w:tcPr>
          <w:p w14:paraId="04F563F3"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w:t>
            </w:r>
            <w:r>
              <w:rPr>
                <w:rStyle w:val="math-inline"/>
                <w:rFonts w:ascii="Arial" w:hAnsi="Arial" w:cs="Arial"/>
                <w:color w:val="1F1F1F"/>
                <w:sz w:val="20"/>
                <w:szCs w:val="20"/>
                <w:bdr w:val="none" w:sz="0" w:space="0" w:color="auto" w:frame="1"/>
              </w:rPr>
              <w:t>.00</w:t>
            </w:r>
          </w:p>
        </w:tc>
      </w:tr>
      <w:tr w:rsidR="00EB0578" w14:paraId="13BEA82B" w14:textId="77777777" w:rsidTr="00FB5E48">
        <w:trPr>
          <w:trHeight w:val="360"/>
        </w:trPr>
        <w:tc>
          <w:tcPr>
            <w:tcW w:w="1525" w:type="dxa"/>
            <w:vAlign w:val="center"/>
          </w:tcPr>
          <w:p w14:paraId="305655B4"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b/>
                <w:bCs/>
                <w:color w:val="1F1F1F"/>
                <w:sz w:val="20"/>
                <w:szCs w:val="20"/>
                <w:bdr w:val="none" w:sz="0" w:space="0" w:color="auto" w:frame="1"/>
              </w:rPr>
              <w:t>I</w:t>
            </w:r>
            <w:r w:rsidRPr="001479C5">
              <w:rPr>
                <w:rFonts w:ascii="Arial" w:hAnsi="Arial" w:cs="Arial"/>
                <w:b/>
                <w:bCs/>
                <w:sz w:val="20"/>
                <w:szCs w:val="20"/>
              </w:rPr>
              <w:t>NT</w:t>
            </w:r>
            <w:r w:rsidRPr="001479C5">
              <w:rPr>
                <w:rFonts w:ascii="Arial" w:hAnsi="Arial" w:cs="Arial"/>
                <w:b/>
                <w:bCs/>
                <w:color w:val="1F1F1F"/>
                <w:sz w:val="20"/>
                <w:szCs w:val="20"/>
                <w:bdr w:val="none" w:sz="0" w:space="0" w:color="auto" w:frame="1"/>
              </w:rPr>
              <w:t>-0</w:t>
            </w:r>
            <w:r>
              <w:rPr>
                <w:rFonts w:ascii="Arial" w:hAnsi="Arial" w:cs="Arial"/>
                <w:b/>
                <w:bCs/>
                <w:color w:val="1F1F1F"/>
                <w:sz w:val="20"/>
                <w:szCs w:val="20"/>
                <w:bdr w:val="none" w:sz="0" w:space="0" w:color="auto" w:frame="1"/>
              </w:rPr>
              <w:t>5</w:t>
            </w:r>
          </w:p>
        </w:tc>
        <w:tc>
          <w:tcPr>
            <w:tcW w:w="1980" w:type="dxa"/>
            <w:vAlign w:val="center"/>
          </w:tcPr>
          <w:p w14:paraId="7B22A23E"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color w:val="1F1F1F"/>
                <w:sz w:val="20"/>
                <w:szCs w:val="20"/>
                <w:bdr w:val="none" w:sz="0" w:space="0" w:color="auto" w:frame="1"/>
              </w:rPr>
              <w:t>Sage</w:t>
            </w:r>
          </w:p>
        </w:tc>
        <w:tc>
          <w:tcPr>
            <w:tcW w:w="2340" w:type="dxa"/>
            <w:vAlign w:val="center"/>
          </w:tcPr>
          <w:p w14:paraId="7AB72C24"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$20,000</w:t>
            </w:r>
            <w:r>
              <w:rPr>
                <w:rStyle w:val="math-inline"/>
                <w:rFonts w:ascii="Arial" w:hAnsi="Arial" w:cs="Arial"/>
                <w:color w:val="1F1F1F"/>
                <w:sz w:val="20"/>
                <w:szCs w:val="20"/>
                <w:bdr w:val="none" w:sz="0" w:space="0" w:color="auto" w:frame="1"/>
              </w:rPr>
              <w:t>.00</w:t>
            </w:r>
          </w:p>
        </w:tc>
        <w:tc>
          <w:tcPr>
            <w:tcW w:w="2445" w:type="dxa"/>
            <w:vAlign w:val="center"/>
          </w:tcPr>
          <w:p w14:paraId="60255870"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w:t>
            </w:r>
            <w:r>
              <w:rPr>
                <w:rStyle w:val="math-inline"/>
                <w:rFonts w:ascii="Arial" w:hAnsi="Arial" w:cs="Arial"/>
                <w:color w:val="1F1F1F"/>
                <w:sz w:val="20"/>
                <w:szCs w:val="20"/>
                <w:bdr w:val="none" w:sz="0" w:space="0" w:color="auto" w:frame="1"/>
              </w:rPr>
              <w:t>.00</w:t>
            </w:r>
          </w:p>
        </w:tc>
      </w:tr>
      <w:tr w:rsidR="00EB0578" w14:paraId="65C1B8F5" w14:textId="77777777" w:rsidTr="00FB5E48">
        <w:trPr>
          <w:trHeight w:val="360"/>
        </w:trPr>
        <w:tc>
          <w:tcPr>
            <w:tcW w:w="1525" w:type="dxa"/>
            <w:vAlign w:val="center"/>
          </w:tcPr>
          <w:p w14:paraId="1446272E"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b/>
                <w:bCs/>
                <w:color w:val="1F1F1F"/>
                <w:sz w:val="20"/>
                <w:szCs w:val="20"/>
                <w:bdr w:val="none" w:sz="0" w:space="0" w:color="auto" w:frame="1"/>
              </w:rPr>
              <w:t>I</w:t>
            </w:r>
            <w:r w:rsidRPr="001479C5">
              <w:rPr>
                <w:rFonts w:ascii="Arial" w:hAnsi="Arial" w:cs="Arial"/>
                <w:b/>
                <w:bCs/>
                <w:sz w:val="20"/>
                <w:szCs w:val="20"/>
              </w:rPr>
              <w:t>NT</w:t>
            </w:r>
            <w:r w:rsidRPr="001479C5">
              <w:rPr>
                <w:rFonts w:ascii="Arial" w:hAnsi="Arial" w:cs="Arial"/>
                <w:b/>
                <w:bCs/>
                <w:color w:val="1F1F1F"/>
                <w:sz w:val="20"/>
                <w:szCs w:val="20"/>
                <w:bdr w:val="none" w:sz="0" w:space="0" w:color="auto" w:frame="1"/>
              </w:rPr>
              <w:t>-0</w:t>
            </w:r>
            <w:r>
              <w:rPr>
                <w:rFonts w:ascii="Arial" w:hAnsi="Arial" w:cs="Arial"/>
                <w:b/>
                <w:bCs/>
                <w:color w:val="1F1F1F"/>
                <w:sz w:val="20"/>
                <w:szCs w:val="20"/>
                <w:bdr w:val="none" w:sz="0" w:space="0" w:color="auto" w:frame="1"/>
              </w:rPr>
              <w:t>6</w:t>
            </w:r>
          </w:p>
        </w:tc>
        <w:tc>
          <w:tcPr>
            <w:tcW w:w="1980" w:type="dxa"/>
            <w:vAlign w:val="center"/>
          </w:tcPr>
          <w:p w14:paraId="6259D3F8"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color w:val="1F1F1F"/>
                <w:sz w:val="20"/>
                <w:szCs w:val="20"/>
                <w:bdr w:val="none" w:sz="0" w:space="0" w:color="auto" w:frame="1"/>
              </w:rPr>
              <w:t>Precoro</w:t>
            </w:r>
          </w:p>
        </w:tc>
        <w:tc>
          <w:tcPr>
            <w:tcW w:w="2340" w:type="dxa"/>
            <w:vAlign w:val="center"/>
          </w:tcPr>
          <w:p w14:paraId="2B25BD24"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$20,000</w:t>
            </w:r>
            <w:r>
              <w:rPr>
                <w:rStyle w:val="math-inline"/>
                <w:rFonts w:ascii="Arial" w:hAnsi="Arial" w:cs="Arial"/>
                <w:color w:val="1F1F1F"/>
                <w:sz w:val="20"/>
                <w:szCs w:val="20"/>
                <w:bdr w:val="none" w:sz="0" w:space="0" w:color="auto" w:frame="1"/>
              </w:rPr>
              <w:t>.00</w:t>
            </w:r>
          </w:p>
        </w:tc>
        <w:tc>
          <w:tcPr>
            <w:tcW w:w="2445" w:type="dxa"/>
            <w:vAlign w:val="center"/>
          </w:tcPr>
          <w:p w14:paraId="61D5E511"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w:t>
            </w:r>
            <w:r>
              <w:rPr>
                <w:rStyle w:val="math-inline"/>
                <w:rFonts w:ascii="Arial" w:hAnsi="Arial" w:cs="Arial"/>
                <w:color w:val="1F1F1F"/>
                <w:sz w:val="20"/>
                <w:szCs w:val="20"/>
                <w:bdr w:val="none" w:sz="0" w:space="0" w:color="auto" w:frame="1"/>
              </w:rPr>
              <w:t>.00</w:t>
            </w:r>
          </w:p>
        </w:tc>
      </w:tr>
      <w:tr w:rsidR="00EB0578" w14:paraId="02281854" w14:textId="77777777" w:rsidTr="00FB5E48">
        <w:trPr>
          <w:trHeight w:val="360"/>
        </w:trPr>
        <w:tc>
          <w:tcPr>
            <w:tcW w:w="1525" w:type="dxa"/>
            <w:vAlign w:val="center"/>
          </w:tcPr>
          <w:p w14:paraId="53E16B8A"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b/>
                <w:bCs/>
                <w:color w:val="1F1F1F"/>
                <w:sz w:val="20"/>
                <w:szCs w:val="20"/>
                <w:bdr w:val="none" w:sz="0" w:space="0" w:color="auto" w:frame="1"/>
              </w:rPr>
              <w:t>I</w:t>
            </w:r>
            <w:r w:rsidRPr="001479C5">
              <w:rPr>
                <w:rFonts w:ascii="Arial" w:hAnsi="Arial" w:cs="Arial"/>
                <w:b/>
                <w:bCs/>
                <w:sz w:val="20"/>
                <w:szCs w:val="20"/>
              </w:rPr>
              <w:t>NT</w:t>
            </w:r>
            <w:r w:rsidRPr="001479C5">
              <w:rPr>
                <w:rFonts w:ascii="Arial" w:hAnsi="Arial" w:cs="Arial"/>
                <w:b/>
                <w:bCs/>
                <w:color w:val="1F1F1F"/>
                <w:sz w:val="20"/>
                <w:szCs w:val="20"/>
                <w:bdr w:val="none" w:sz="0" w:space="0" w:color="auto" w:frame="1"/>
              </w:rPr>
              <w:t>-0</w:t>
            </w:r>
            <w:r>
              <w:rPr>
                <w:rFonts w:ascii="Arial" w:hAnsi="Arial" w:cs="Arial"/>
                <w:b/>
                <w:bCs/>
                <w:color w:val="1F1F1F"/>
                <w:sz w:val="20"/>
                <w:szCs w:val="20"/>
                <w:bdr w:val="none" w:sz="0" w:space="0" w:color="auto" w:frame="1"/>
              </w:rPr>
              <w:t>7</w:t>
            </w:r>
          </w:p>
        </w:tc>
        <w:tc>
          <w:tcPr>
            <w:tcW w:w="1980" w:type="dxa"/>
            <w:vAlign w:val="center"/>
          </w:tcPr>
          <w:p w14:paraId="09E7737D"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color w:val="1F1F1F"/>
                <w:sz w:val="20"/>
                <w:szCs w:val="20"/>
                <w:bdr w:val="none" w:sz="0" w:space="0" w:color="auto" w:frame="1"/>
              </w:rPr>
              <w:t>LeafTrade</w:t>
            </w:r>
          </w:p>
        </w:tc>
        <w:tc>
          <w:tcPr>
            <w:tcW w:w="2340" w:type="dxa"/>
            <w:vAlign w:val="center"/>
          </w:tcPr>
          <w:p w14:paraId="0F463A89"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$20,000</w:t>
            </w:r>
            <w:r>
              <w:rPr>
                <w:rStyle w:val="math-inline"/>
                <w:rFonts w:ascii="Arial" w:hAnsi="Arial" w:cs="Arial"/>
                <w:color w:val="1F1F1F"/>
                <w:sz w:val="20"/>
                <w:szCs w:val="20"/>
                <w:bdr w:val="none" w:sz="0" w:space="0" w:color="auto" w:frame="1"/>
              </w:rPr>
              <w:t>.00</w:t>
            </w:r>
          </w:p>
        </w:tc>
        <w:tc>
          <w:tcPr>
            <w:tcW w:w="2445" w:type="dxa"/>
            <w:vAlign w:val="center"/>
          </w:tcPr>
          <w:p w14:paraId="14404F1F"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w:t>
            </w:r>
            <w:r>
              <w:rPr>
                <w:rStyle w:val="math-inline"/>
                <w:rFonts w:ascii="Arial" w:hAnsi="Arial" w:cs="Arial"/>
                <w:color w:val="1F1F1F"/>
                <w:sz w:val="20"/>
                <w:szCs w:val="20"/>
                <w:bdr w:val="none" w:sz="0" w:space="0" w:color="auto" w:frame="1"/>
              </w:rPr>
              <w:t>.00</w:t>
            </w:r>
          </w:p>
        </w:tc>
      </w:tr>
      <w:tr w:rsidR="00EB0578" w14:paraId="7E1083B1" w14:textId="77777777" w:rsidTr="00FB5E48">
        <w:trPr>
          <w:trHeight w:val="360"/>
        </w:trPr>
        <w:tc>
          <w:tcPr>
            <w:tcW w:w="1525" w:type="dxa"/>
            <w:vAlign w:val="center"/>
          </w:tcPr>
          <w:p w14:paraId="573A0D9B"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b/>
                <w:bCs/>
                <w:color w:val="1F1F1F"/>
                <w:sz w:val="20"/>
                <w:szCs w:val="20"/>
                <w:bdr w:val="none" w:sz="0" w:space="0" w:color="auto" w:frame="1"/>
              </w:rPr>
              <w:t>I</w:t>
            </w:r>
            <w:r w:rsidRPr="001479C5">
              <w:rPr>
                <w:rFonts w:ascii="Arial" w:hAnsi="Arial" w:cs="Arial"/>
                <w:b/>
                <w:bCs/>
                <w:sz w:val="20"/>
                <w:szCs w:val="20"/>
              </w:rPr>
              <w:t>NT</w:t>
            </w:r>
            <w:r w:rsidRPr="001479C5">
              <w:rPr>
                <w:rFonts w:ascii="Arial" w:hAnsi="Arial" w:cs="Arial"/>
                <w:b/>
                <w:bCs/>
                <w:color w:val="1F1F1F"/>
                <w:sz w:val="20"/>
                <w:szCs w:val="20"/>
                <w:bdr w:val="none" w:sz="0" w:space="0" w:color="auto" w:frame="1"/>
              </w:rPr>
              <w:t>-0</w:t>
            </w:r>
            <w:r>
              <w:rPr>
                <w:rFonts w:ascii="Arial" w:hAnsi="Arial" w:cs="Arial"/>
                <w:b/>
                <w:bCs/>
                <w:color w:val="1F1F1F"/>
                <w:sz w:val="20"/>
                <w:szCs w:val="20"/>
                <w:bdr w:val="none" w:sz="0" w:space="0" w:color="auto" w:frame="1"/>
              </w:rPr>
              <w:t>8</w:t>
            </w:r>
          </w:p>
        </w:tc>
        <w:tc>
          <w:tcPr>
            <w:tcW w:w="1980" w:type="dxa"/>
            <w:vAlign w:val="center"/>
          </w:tcPr>
          <w:p w14:paraId="6928CAE6"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color w:val="1F1F1F"/>
                <w:sz w:val="20"/>
                <w:szCs w:val="20"/>
                <w:bdr w:val="none" w:sz="0" w:space="0" w:color="auto" w:frame="1"/>
              </w:rPr>
              <w:t>Canix</w:t>
            </w:r>
          </w:p>
        </w:tc>
        <w:tc>
          <w:tcPr>
            <w:tcW w:w="2340" w:type="dxa"/>
            <w:vAlign w:val="center"/>
          </w:tcPr>
          <w:p w14:paraId="5CFCD75C"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$20,000</w:t>
            </w:r>
            <w:r>
              <w:rPr>
                <w:rStyle w:val="math-inline"/>
                <w:rFonts w:ascii="Arial" w:hAnsi="Arial" w:cs="Arial"/>
                <w:color w:val="1F1F1F"/>
                <w:sz w:val="20"/>
                <w:szCs w:val="20"/>
                <w:bdr w:val="none" w:sz="0" w:space="0" w:color="auto" w:frame="1"/>
              </w:rPr>
              <w:t>.00</w:t>
            </w:r>
          </w:p>
        </w:tc>
        <w:tc>
          <w:tcPr>
            <w:tcW w:w="2445" w:type="dxa"/>
            <w:vAlign w:val="center"/>
          </w:tcPr>
          <w:p w14:paraId="6ADEBD49"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w:t>
            </w:r>
            <w:r>
              <w:rPr>
                <w:rStyle w:val="math-inline"/>
                <w:rFonts w:ascii="Arial" w:hAnsi="Arial" w:cs="Arial"/>
                <w:color w:val="1F1F1F"/>
                <w:sz w:val="20"/>
                <w:szCs w:val="20"/>
                <w:bdr w:val="none" w:sz="0" w:space="0" w:color="auto" w:frame="1"/>
              </w:rPr>
              <w:t>.00</w:t>
            </w:r>
          </w:p>
        </w:tc>
      </w:tr>
      <w:tr w:rsidR="00EB0578" w14:paraId="1CD8725B" w14:textId="77777777" w:rsidTr="00FB5E48">
        <w:trPr>
          <w:trHeight w:val="360"/>
        </w:trPr>
        <w:tc>
          <w:tcPr>
            <w:tcW w:w="1525" w:type="dxa"/>
            <w:vAlign w:val="center"/>
          </w:tcPr>
          <w:p w14:paraId="5A9905F9"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b/>
                <w:bCs/>
                <w:color w:val="1F1F1F"/>
                <w:sz w:val="20"/>
                <w:szCs w:val="20"/>
                <w:bdr w:val="none" w:sz="0" w:space="0" w:color="auto" w:frame="1"/>
              </w:rPr>
              <w:t>I</w:t>
            </w:r>
            <w:r w:rsidRPr="001479C5">
              <w:rPr>
                <w:rFonts w:ascii="Arial" w:hAnsi="Arial" w:cs="Arial"/>
                <w:b/>
                <w:bCs/>
                <w:sz w:val="20"/>
                <w:szCs w:val="20"/>
              </w:rPr>
              <w:t>NT</w:t>
            </w:r>
            <w:r w:rsidRPr="001479C5">
              <w:rPr>
                <w:rFonts w:ascii="Arial" w:hAnsi="Arial" w:cs="Arial"/>
                <w:b/>
                <w:bCs/>
                <w:color w:val="1F1F1F"/>
                <w:sz w:val="20"/>
                <w:szCs w:val="20"/>
                <w:bdr w:val="none" w:sz="0" w:space="0" w:color="auto" w:frame="1"/>
              </w:rPr>
              <w:t>-0</w:t>
            </w:r>
            <w:r>
              <w:rPr>
                <w:rFonts w:ascii="Arial" w:hAnsi="Arial" w:cs="Arial"/>
                <w:b/>
                <w:bCs/>
                <w:color w:val="1F1F1F"/>
                <w:sz w:val="20"/>
                <w:szCs w:val="20"/>
                <w:bdr w:val="none" w:sz="0" w:space="0" w:color="auto" w:frame="1"/>
              </w:rPr>
              <w:t>9</w:t>
            </w:r>
          </w:p>
        </w:tc>
        <w:tc>
          <w:tcPr>
            <w:tcW w:w="1980" w:type="dxa"/>
            <w:vAlign w:val="center"/>
          </w:tcPr>
          <w:p w14:paraId="3B871838"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color w:val="1F1F1F"/>
                <w:sz w:val="20"/>
                <w:szCs w:val="20"/>
                <w:bdr w:val="none" w:sz="0" w:space="0" w:color="auto" w:frame="1"/>
              </w:rPr>
              <w:t>Order.co</w:t>
            </w:r>
          </w:p>
        </w:tc>
        <w:tc>
          <w:tcPr>
            <w:tcW w:w="2340" w:type="dxa"/>
            <w:vAlign w:val="center"/>
          </w:tcPr>
          <w:p w14:paraId="48B8F25C"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$20,000</w:t>
            </w:r>
            <w:r>
              <w:rPr>
                <w:rStyle w:val="math-inline"/>
                <w:rFonts w:ascii="Arial" w:hAnsi="Arial" w:cs="Arial"/>
                <w:color w:val="1F1F1F"/>
                <w:sz w:val="20"/>
                <w:szCs w:val="20"/>
                <w:bdr w:val="none" w:sz="0" w:space="0" w:color="auto" w:frame="1"/>
              </w:rPr>
              <w:t>.00</w:t>
            </w:r>
          </w:p>
        </w:tc>
        <w:tc>
          <w:tcPr>
            <w:tcW w:w="2445" w:type="dxa"/>
            <w:vAlign w:val="center"/>
          </w:tcPr>
          <w:p w14:paraId="7A36A157"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w:t>
            </w:r>
            <w:r>
              <w:rPr>
                <w:rStyle w:val="math-inline"/>
                <w:rFonts w:ascii="Arial" w:hAnsi="Arial" w:cs="Arial"/>
                <w:color w:val="1F1F1F"/>
                <w:sz w:val="20"/>
                <w:szCs w:val="20"/>
                <w:bdr w:val="none" w:sz="0" w:space="0" w:color="auto" w:frame="1"/>
              </w:rPr>
              <w:t>.00</w:t>
            </w:r>
          </w:p>
        </w:tc>
      </w:tr>
      <w:tr w:rsidR="00EB0578" w14:paraId="0F756D30" w14:textId="77777777" w:rsidTr="00FB5E48">
        <w:trPr>
          <w:trHeight w:val="360"/>
        </w:trPr>
        <w:tc>
          <w:tcPr>
            <w:tcW w:w="1525" w:type="dxa"/>
            <w:vAlign w:val="center"/>
          </w:tcPr>
          <w:p w14:paraId="36A7C82E" w14:textId="77777777"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b/>
                <w:bCs/>
                <w:color w:val="1F1F1F"/>
                <w:sz w:val="20"/>
                <w:szCs w:val="20"/>
                <w:bdr w:val="none" w:sz="0" w:space="0" w:color="auto" w:frame="1"/>
              </w:rPr>
              <w:t>I</w:t>
            </w:r>
            <w:r w:rsidRPr="001479C5">
              <w:rPr>
                <w:rFonts w:ascii="Arial" w:hAnsi="Arial" w:cs="Arial"/>
                <w:b/>
                <w:bCs/>
                <w:sz w:val="20"/>
                <w:szCs w:val="20"/>
              </w:rPr>
              <w:t>NT</w:t>
            </w:r>
            <w:r w:rsidRPr="001479C5">
              <w:rPr>
                <w:rFonts w:ascii="Arial" w:hAnsi="Arial" w:cs="Arial"/>
                <w:b/>
                <w:bCs/>
                <w:color w:val="1F1F1F"/>
                <w:sz w:val="20"/>
                <w:szCs w:val="20"/>
                <w:bdr w:val="none" w:sz="0" w:space="0" w:color="auto" w:frame="1"/>
              </w:rPr>
              <w:t>-</w:t>
            </w:r>
            <w:r>
              <w:rPr>
                <w:rFonts w:ascii="Arial" w:hAnsi="Arial" w:cs="Arial"/>
                <w:b/>
                <w:bCs/>
                <w:color w:val="1F1F1F"/>
                <w:sz w:val="20"/>
                <w:szCs w:val="20"/>
                <w:bdr w:val="none" w:sz="0" w:space="0" w:color="auto" w:frame="1"/>
              </w:rPr>
              <w:t>10</w:t>
            </w:r>
          </w:p>
        </w:tc>
        <w:tc>
          <w:tcPr>
            <w:tcW w:w="1980" w:type="dxa"/>
            <w:vAlign w:val="center"/>
          </w:tcPr>
          <w:p w14:paraId="5DB74C40" w14:textId="77777777" w:rsidR="00EB0578" w:rsidRPr="001479C5" w:rsidRDefault="00EB0578" w:rsidP="00AC1AC0">
            <w:pPr>
              <w:pStyle w:val="ListParagraph"/>
              <w:spacing w:line="276" w:lineRule="auto"/>
              <w:ind w:left="0"/>
              <w:rPr>
                <w:rFonts w:ascii="Arial" w:hAnsi="Arial" w:cs="Arial"/>
                <w:sz w:val="20"/>
                <w:szCs w:val="20"/>
              </w:rPr>
            </w:pPr>
            <w:r>
              <w:rPr>
                <w:rFonts w:ascii="Arial" w:hAnsi="Arial" w:cs="Arial"/>
                <w:color w:val="1F1F1F"/>
                <w:sz w:val="20"/>
                <w:szCs w:val="20"/>
                <w:bdr w:val="none" w:sz="0" w:space="0" w:color="auto" w:frame="1"/>
              </w:rPr>
              <w:t>SMS [TBD]</w:t>
            </w:r>
          </w:p>
        </w:tc>
        <w:tc>
          <w:tcPr>
            <w:tcW w:w="2340" w:type="dxa"/>
            <w:vAlign w:val="center"/>
          </w:tcPr>
          <w:p w14:paraId="5BF50E49"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$20,000</w:t>
            </w:r>
            <w:r>
              <w:rPr>
                <w:rStyle w:val="math-inline"/>
                <w:rFonts w:ascii="Arial" w:hAnsi="Arial" w:cs="Arial"/>
                <w:color w:val="1F1F1F"/>
                <w:sz w:val="20"/>
                <w:szCs w:val="20"/>
                <w:bdr w:val="none" w:sz="0" w:space="0" w:color="auto" w:frame="1"/>
              </w:rPr>
              <w:t>.00</w:t>
            </w:r>
          </w:p>
        </w:tc>
        <w:tc>
          <w:tcPr>
            <w:tcW w:w="2445" w:type="dxa"/>
            <w:vAlign w:val="center"/>
          </w:tcPr>
          <w:p w14:paraId="6331FAF5"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color w:val="1F1F1F"/>
                <w:sz w:val="20"/>
                <w:szCs w:val="20"/>
                <w:bdr w:val="none" w:sz="0" w:space="0" w:color="auto" w:frame="1"/>
              </w:rPr>
              <w:t>$2,000</w:t>
            </w:r>
            <w:r>
              <w:rPr>
                <w:rStyle w:val="math-inline"/>
                <w:rFonts w:ascii="Arial" w:hAnsi="Arial" w:cs="Arial"/>
                <w:color w:val="1F1F1F"/>
                <w:sz w:val="20"/>
                <w:szCs w:val="20"/>
                <w:bdr w:val="none" w:sz="0" w:space="0" w:color="auto" w:frame="1"/>
              </w:rPr>
              <w:t>.00</w:t>
            </w:r>
          </w:p>
        </w:tc>
      </w:tr>
      <w:tr w:rsidR="00EB0578" w14:paraId="6F8F280F" w14:textId="77777777" w:rsidTr="00FB5E48">
        <w:trPr>
          <w:trHeight w:val="360"/>
        </w:trPr>
        <w:tc>
          <w:tcPr>
            <w:tcW w:w="1525" w:type="dxa"/>
            <w:vAlign w:val="center"/>
          </w:tcPr>
          <w:p w14:paraId="26EA784C" w14:textId="293D1595" w:rsidR="00EB0578" w:rsidRPr="001479C5" w:rsidRDefault="00EB0578" w:rsidP="00AC1AC0">
            <w:pPr>
              <w:pStyle w:val="ListParagraph"/>
              <w:spacing w:line="276" w:lineRule="auto"/>
              <w:ind w:left="0"/>
              <w:rPr>
                <w:rFonts w:ascii="Arial" w:hAnsi="Arial" w:cs="Arial"/>
                <w:sz w:val="20"/>
                <w:szCs w:val="20"/>
              </w:rPr>
            </w:pPr>
            <w:r w:rsidRPr="001479C5">
              <w:rPr>
                <w:rFonts w:ascii="Arial" w:hAnsi="Arial" w:cs="Arial"/>
                <w:b/>
                <w:bCs/>
                <w:color w:val="1F1F1F"/>
                <w:sz w:val="20"/>
                <w:szCs w:val="20"/>
                <w:bdr w:val="none" w:sz="0" w:space="0" w:color="auto" w:frame="1"/>
              </w:rPr>
              <w:t>TOTAL</w:t>
            </w:r>
          </w:p>
        </w:tc>
        <w:tc>
          <w:tcPr>
            <w:tcW w:w="1980" w:type="dxa"/>
            <w:vAlign w:val="center"/>
          </w:tcPr>
          <w:p w14:paraId="0C15B562" w14:textId="77777777" w:rsidR="00EB0578" w:rsidRPr="001479C5" w:rsidRDefault="00EB0578" w:rsidP="00AC1AC0">
            <w:pPr>
              <w:pStyle w:val="ListParagraph"/>
              <w:spacing w:line="276" w:lineRule="auto"/>
              <w:ind w:left="0"/>
              <w:rPr>
                <w:rFonts w:ascii="Arial" w:hAnsi="Arial" w:cs="Arial"/>
                <w:sz w:val="20"/>
                <w:szCs w:val="20"/>
              </w:rPr>
            </w:pPr>
            <w:r>
              <w:rPr>
                <w:rFonts w:ascii="Arial" w:hAnsi="Arial" w:cs="Arial"/>
                <w:sz w:val="20"/>
                <w:szCs w:val="20"/>
              </w:rPr>
              <w:t>10 Integrations</w:t>
            </w:r>
          </w:p>
        </w:tc>
        <w:tc>
          <w:tcPr>
            <w:tcW w:w="2340" w:type="dxa"/>
            <w:vAlign w:val="center"/>
          </w:tcPr>
          <w:p w14:paraId="37DC25CD"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b/>
                <w:bCs/>
                <w:color w:val="1F1F1F"/>
                <w:sz w:val="20"/>
                <w:szCs w:val="20"/>
                <w:bdr w:val="none" w:sz="0" w:space="0" w:color="auto" w:frame="1"/>
              </w:rPr>
              <w:t>$200,000.00</w:t>
            </w:r>
          </w:p>
        </w:tc>
        <w:tc>
          <w:tcPr>
            <w:tcW w:w="2445" w:type="dxa"/>
            <w:vAlign w:val="center"/>
          </w:tcPr>
          <w:p w14:paraId="13A301F7" w14:textId="77777777" w:rsidR="00EB0578" w:rsidRPr="001479C5" w:rsidRDefault="00EB0578" w:rsidP="00AC1AC0">
            <w:pPr>
              <w:pStyle w:val="ListParagraph"/>
              <w:spacing w:line="276" w:lineRule="auto"/>
              <w:ind w:left="0"/>
              <w:rPr>
                <w:rFonts w:ascii="Arial" w:hAnsi="Arial" w:cs="Arial"/>
                <w:sz w:val="20"/>
                <w:szCs w:val="20"/>
              </w:rPr>
            </w:pPr>
            <w:r w:rsidRPr="001479C5">
              <w:rPr>
                <w:rStyle w:val="math-inline"/>
                <w:rFonts w:ascii="Arial" w:hAnsi="Arial" w:cs="Arial"/>
                <w:b/>
                <w:bCs/>
                <w:color w:val="1F1F1F"/>
                <w:sz w:val="20"/>
                <w:szCs w:val="20"/>
                <w:bdr w:val="none" w:sz="0" w:space="0" w:color="auto" w:frame="1"/>
              </w:rPr>
              <w:t>$20,00</w:t>
            </w:r>
            <w:r>
              <w:rPr>
                <w:rStyle w:val="math-inline"/>
                <w:rFonts w:ascii="Arial" w:hAnsi="Arial" w:cs="Arial"/>
                <w:b/>
                <w:bCs/>
                <w:color w:val="1F1F1F"/>
                <w:sz w:val="20"/>
                <w:szCs w:val="20"/>
                <w:bdr w:val="none" w:sz="0" w:space="0" w:color="auto" w:frame="1"/>
              </w:rPr>
              <w:t>0.00</w:t>
            </w:r>
            <w:r w:rsidRPr="001479C5">
              <w:rPr>
                <w:rFonts w:ascii="Arial" w:hAnsi="Arial" w:cs="Arial"/>
                <w:b/>
                <w:bCs/>
                <w:color w:val="1F1F1F"/>
                <w:sz w:val="20"/>
                <w:szCs w:val="20"/>
                <w:bdr w:val="none" w:sz="0" w:space="0" w:color="auto" w:frame="1"/>
              </w:rPr>
              <w:t xml:space="preserve"> (MRC)</w:t>
            </w:r>
          </w:p>
        </w:tc>
      </w:tr>
    </w:tbl>
    <w:p w14:paraId="6200C4A7" w14:textId="77777777" w:rsidR="00EB0578" w:rsidRPr="001479C5" w:rsidRDefault="00EB0578" w:rsidP="00EB0578">
      <w:pPr>
        <w:spacing w:line="276" w:lineRule="auto"/>
        <w:rPr>
          <w:rFonts w:ascii="Arial" w:hAnsi="Arial" w:cs="Arial"/>
          <w:b/>
          <w:bCs/>
          <w:sz w:val="22"/>
          <w:szCs w:val="22"/>
        </w:rPr>
      </w:pPr>
    </w:p>
    <w:p w14:paraId="52852896" w14:textId="77777777" w:rsidR="00EB0578" w:rsidRPr="001479C5" w:rsidRDefault="00EB0578" w:rsidP="00EB0578">
      <w:pPr>
        <w:pStyle w:val="ListParagraph"/>
        <w:numPr>
          <w:ilvl w:val="2"/>
          <w:numId w:val="73"/>
        </w:numPr>
        <w:spacing w:line="276" w:lineRule="auto"/>
        <w:ind w:firstLine="0"/>
        <w:rPr>
          <w:rFonts w:ascii="Arial" w:hAnsi="Arial" w:cs="Arial"/>
          <w:b/>
          <w:bCs/>
          <w:sz w:val="22"/>
          <w:szCs w:val="22"/>
        </w:rPr>
      </w:pPr>
      <w:r>
        <w:rPr>
          <w:rFonts w:ascii="Arial" w:hAnsi="Arial" w:cs="Arial"/>
          <w:b/>
          <w:bCs/>
          <w:sz w:val="22"/>
          <w:szCs w:val="22"/>
        </w:rPr>
        <w:t>One-Time Setup Fee Inclusions</w:t>
      </w:r>
      <w:r>
        <w:rPr>
          <w:rFonts w:ascii="Arial" w:hAnsi="Arial" w:cs="Arial"/>
          <w:b/>
          <w:bCs/>
          <w:sz w:val="22"/>
          <w:szCs w:val="22"/>
        </w:rPr>
        <w:br/>
      </w:r>
      <w:r w:rsidRPr="001479C5">
        <w:rPr>
          <w:rFonts w:ascii="Arial" w:hAnsi="Arial" w:cs="Arial"/>
          <w:sz w:val="22"/>
          <w:szCs w:val="22"/>
        </w:rPr>
        <w:t>The Per-Integration Setup Fee covers the professional services for the full implementation of the Flows required for each system:</w:t>
      </w:r>
    </w:p>
    <w:p w14:paraId="5972EE3D" w14:textId="77777777" w:rsidR="00EB0578" w:rsidRDefault="00EB0578" w:rsidP="00EB0578">
      <w:pPr>
        <w:pStyle w:val="ListParagraph"/>
        <w:spacing w:line="276" w:lineRule="auto"/>
      </w:pPr>
    </w:p>
    <w:p w14:paraId="292A7BA5" w14:textId="77777777" w:rsidR="00EB0578" w:rsidRPr="001479C5" w:rsidRDefault="00EB0578" w:rsidP="00EB0578">
      <w:pPr>
        <w:pStyle w:val="ListParagraph"/>
        <w:numPr>
          <w:ilvl w:val="0"/>
          <w:numId w:val="84"/>
        </w:numPr>
        <w:spacing w:line="276" w:lineRule="auto"/>
        <w:rPr>
          <w:rFonts w:ascii="Arial" w:hAnsi="Arial" w:cs="Arial"/>
          <w:sz w:val="22"/>
          <w:szCs w:val="22"/>
        </w:rPr>
      </w:pPr>
      <w:r w:rsidRPr="001479C5">
        <w:rPr>
          <w:rFonts w:ascii="Arial" w:hAnsi="Arial" w:cs="Arial"/>
          <w:sz w:val="22"/>
          <w:szCs w:val="22"/>
        </w:rPr>
        <w:t>Technical scoping and data mapping</w:t>
      </w:r>
    </w:p>
    <w:p w14:paraId="5DD6287B" w14:textId="77777777" w:rsidR="00EB0578" w:rsidRPr="001479C5" w:rsidRDefault="00EB0578" w:rsidP="00EB0578">
      <w:pPr>
        <w:pStyle w:val="ListParagraph"/>
        <w:numPr>
          <w:ilvl w:val="0"/>
          <w:numId w:val="84"/>
        </w:numPr>
        <w:spacing w:line="276" w:lineRule="auto"/>
        <w:rPr>
          <w:rFonts w:ascii="Arial" w:hAnsi="Arial" w:cs="Arial"/>
          <w:sz w:val="22"/>
          <w:szCs w:val="22"/>
        </w:rPr>
      </w:pPr>
      <w:r w:rsidRPr="001479C5">
        <w:rPr>
          <w:rFonts w:ascii="Arial" w:hAnsi="Arial" w:cs="Arial"/>
          <w:sz w:val="22"/>
          <w:szCs w:val="22"/>
        </w:rPr>
        <w:t>Connector development and workflow design</w:t>
      </w:r>
    </w:p>
    <w:p w14:paraId="7BDBD1B8" w14:textId="77777777" w:rsidR="00EB0578" w:rsidRPr="001479C5" w:rsidRDefault="00EB0578" w:rsidP="00EB0578">
      <w:pPr>
        <w:pStyle w:val="ListParagraph"/>
        <w:numPr>
          <w:ilvl w:val="0"/>
          <w:numId w:val="84"/>
        </w:numPr>
        <w:spacing w:line="276" w:lineRule="auto"/>
        <w:rPr>
          <w:rFonts w:ascii="Arial" w:hAnsi="Arial" w:cs="Arial"/>
          <w:sz w:val="22"/>
          <w:szCs w:val="22"/>
        </w:rPr>
      </w:pPr>
      <w:r w:rsidRPr="001479C5">
        <w:rPr>
          <w:rFonts w:ascii="Arial" w:hAnsi="Arial" w:cs="Arial"/>
          <w:sz w:val="22"/>
          <w:szCs w:val="22"/>
        </w:rPr>
        <w:t>API orchestration and ETL / ELT pipeline creation</w:t>
      </w:r>
    </w:p>
    <w:p w14:paraId="3B097448" w14:textId="77777777" w:rsidR="00EB0578" w:rsidRPr="001479C5" w:rsidRDefault="00EB0578" w:rsidP="00EB0578">
      <w:pPr>
        <w:pStyle w:val="ListParagraph"/>
        <w:numPr>
          <w:ilvl w:val="0"/>
          <w:numId w:val="84"/>
        </w:numPr>
        <w:spacing w:line="276" w:lineRule="auto"/>
        <w:rPr>
          <w:rFonts w:ascii="Arial" w:hAnsi="Arial" w:cs="Arial"/>
          <w:sz w:val="22"/>
          <w:szCs w:val="22"/>
        </w:rPr>
      </w:pPr>
      <w:r w:rsidRPr="001479C5">
        <w:rPr>
          <w:rFonts w:ascii="Arial" w:hAnsi="Arial" w:cs="Arial"/>
          <w:sz w:val="22"/>
          <w:szCs w:val="22"/>
        </w:rPr>
        <w:t>Testing, validation, and production deployment</w:t>
      </w:r>
    </w:p>
    <w:p w14:paraId="74BED255" w14:textId="77777777" w:rsidR="00EB0578" w:rsidRPr="001479C5" w:rsidRDefault="00EB0578" w:rsidP="00EB0578">
      <w:pPr>
        <w:pStyle w:val="ListParagraph"/>
        <w:numPr>
          <w:ilvl w:val="0"/>
          <w:numId w:val="84"/>
        </w:numPr>
        <w:spacing w:line="276" w:lineRule="auto"/>
        <w:rPr>
          <w:rFonts w:ascii="Arial" w:hAnsi="Arial" w:cs="Arial"/>
          <w:sz w:val="22"/>
          <w:szCs w:val="22"/>
        </w:rPr>
      </w:pPr>
      <w:r w:rsidRPr="001479C5">
        <w:rPr>
          <w:rFonts w:ascii="Arial" w:hAnsi="Arial" w:cs="Arial"/>
          <w:sz w:val="22"/>
          <w:szCs w:val="22"/>
        </w:rPr>
        <w:t>Initial backfill (if needed) and client onboarding</w:t>
      </w:r>
    </w:p>
    <w:p w14:paraId="57980176" w14:textId="77777777" w:rsidR="00EB0578" w:rsidRDefault="00EB0578" w:rsidP="00EB0578">
      <w:pPr>
        <w:pStyle w:val="ListParagraph"/>
        <w:spacing w:line="276" w:lineRule="auto"/>
        <w:rPr>
          <w:rFonts w:ascii="Arial" w:hAnsi="Arial" w:cs="Arial"/>
          <w:b/>
          <w:bCs/>
          <w:sz w:val="22"/>
          <w:szCs w:val="22"/>
        </w:rPr>
      </w:pPr>
    </w:p>
    <w:p w14:paraId="7D7CEBFF" w14:textId="77777777" w:rsidR="00EB0578" w:rsidRDefault="00EB0578" w:rsidP="00EB0578">
      <w:pPr>
        <w:pStyle w:val="ListParagraph"/>
        <w:numPr>
          <w:ilvl w:val="2"/>
          <w:numId w:val="73"/>
        </w:numPr>
        <w:spacing w:line="276" w:lineRule="auto"/>
        <w:ind w:firstLine="0"/>
        <w:rPr>
          <w:rFonts w:ascii="Arial" w:hAnsi="Arial" w:cs="Arial"/>
          <w:b/>
          <w:bCs/>
          <w:sz w:val="22"/>
          <w:szCs w:val="22"/>
        </w:rPr>
      </w:pPr>
      <w:r>
        <w:rPr>
          <w:rFonts w:ascii="Arial" w:hAnsi="Arial" w:cs="Arial"/>
          <w:b/>
          <w:bCs/>
          <w:sz w:val="22"/>
          <w:szCs w:val="22"/>
        </w:rPr>
        <w:t>On-going Monthly Fee Inclusions</w:t>
      </w:r>
    </w:p>
    <w:p w14:paraId="0B4B61D6" w14:textId="77777777" w:rsidR="00BA19BD" w:rsidRDefault="00BA19BD" w:rsidP="00BA19BD">
      <w:pPr>
        <w:pStyle w:val="ListParagraph"/>
        <w:spacing w:line="276" w:lineRule="auto"/>
        <w:rPr>
          <w:rFonts w:ascii="Arial" w:hAnsi="Arial" w:cs="Arial"/>
          <w:sz w:val="22"/>
          <w:szCs w:val="22"/>
        </w:rPr>
      </w:pPr>
      <w:r w:rsidRPr="001479C5">
        <w:rPr>
          <w:rFonts w:ascii="Arial" w:hAnsi="Arial" w:cs="Arial"/>
          <w:sz w:val="22"/>
          <w:szCs w:val="22"/>
        </w:rPr>
        <w:t xml:space="preserve">The </w:t>
      </w:r>
      <w:r w:rsidRPr="00EB0578">
        <w:rPr>
          <w:rFonts w:ascii="Arial" w:hAnsi="Arial" w:cs="Arial"/>
          <w:sz w:val="22"/>
          <w:szCs w:val="22"/>
        </w:rPr>
        <w:t>Per-Integration Ongoing Fee</w:t>
      </w:r>
      <w:r w:rsidRPr="001479C5">
        <w:rPr>
          <w:rFonts w:ascii="Arial" w:hAnsi="Arial" w:cs="Arial"/>
          <w:sz w:val="22"/>
          <w:szCs w:val="22"/>
        </w:rPr>
        <w:t xml:space="preserve"> covers the operational and maintenance costs:</w:t>
      </w:r>
    </w:p>
    <w:p w14:paraId="65F4F554" w14:textId="77777777" w:rsidR="00BA19BD" w:rsidRDefault="00BA19BD" w:rsidP="00BA19BD">
      <w:pPr>
        <w:pStyle w:val="ListParagraph"/>
        <w:spacing w:line="276" w:lineRule="auto"/>
        <w:rPr>
          <w:rFonts w:ascii="Arial" w:hAnsi="Arial" w:cs="Arial"/>
          <w:sz w:val="22"/>
          <w:szCs w:val="22"/>
        </w:rPr>
      </w:pPr>
    </w:p>
    <w:p w14:paraId="01748644" w14:textId="77777777" w:rsidR="00BA19BD" w:rsidRPr="00EB0578" w:rsidRDefault="00BA19BD" w:rsidP="00BA19BD">
      <w:pPr>
        <w:pStyle w:val="ListParagraph"/>
        <w:numPr>
          <w:ilvl w:val="0"/>
          <w:numId w:val="85"/>
        </w:numPr>
        <w:spacing w:line="276" w:lineRule="auto"/>
        <w:rPr>
          <w:rFonts w:ascii="Arial" w:hAnsi="Arial" w:cs="Arial"/>
          <w:sz w:val="22"/>
          <w:szCs w:val="22"/>
        </w:rPr>
      </w:pPr>
      <w:r w:rsidRPr="00EB0578">
        <w:rPr>
          <w:rFonts w:ascii="Arial" w:hAnsi="Arial" w:cs="Arial"/>
          <w:sz w:val="22"/>
          <w:szCs w:val="22"/>
        </w:rPr>
        <w:t>Hosting, orchestration, and infrastructure</w:t>
      </w:r>
    </w:p>
    <w:p w14:paraId="6E4F7DA5" w14:textId="77777777" w:rsidR="00BA19BD" w:rsidRPr="00EB0578" w:rsidRDefault="00BA19BD" w:rsidP="00BA19BD">
      <w:pPr>
        <w:pStyle w:val="ListParagraph"/>
        <w:numPr>
          <w:ilvl w:val="0"/>
          <w:numId w:val="85"/>
        </w:numPr>
        <w:spacing w:line="276" w:lineRule="auto"/>
        <w:rPr>
          <w:rFonts w:ascii="Arial" w:hAnsi="Arial" w:cs="Arial"/>
          <w:sz w:val="22"/>
          <w:szCs w:val="22"/>
        </w:rPr>
      </w:pPr>
      <w:r w:rsidRPr="00EB0578">
        <w:rPr>
          <w:rFonts w:ascii="Arial" w:hAnsi="Arial" w:cs="Arial"/>
          <w:sz w:val="22"/>
          <w:szCs w:val="22"/>
        </w:rPr>
        <w:t>Monitoring, alerting, and error handling</w:t>
      </w:r>
    </w:p>
    <w:p w14:paraId="7A9423D1" w14:textId="77777777" w:rsidR="00BA19BD" w:rsidRPr="00EB0578" w:rsidRDefault="00BA19BD" w:rsidP="00BA19BD">
      <w:pPr>
        <w:pStyle w:val="ListParagraph"/>
        <w:numPr>
          <w:ilvl w:val="0"/>
          <w:numId w:val="85"/>
        </w:numPr>
        <w:spacing w:line="276" w:lineRule="auto"/>
        <w:rPr>
          <w:rFonts w:ascii="Arial" w:hAnsi="Arial" w:cs="Arial"/>
          <w:sz w:val="22"/>
          <w:szCs w:val="22"/>
        </w:rPr>
      </w:pPr>
      <w:r w:rsidRPr="00EB0578">
        <w:rPr>
          <w:rFonts w:ascii="Arial" w:hAnsi="Arial" w:cs="Arial"/>
          <w:sz w:val="22"/>
          <w:szCs w:val="22"/>
        </w:rPr>
        <w:t>Updates for API changes and version upgrades</w:t>
      </w:r>
    </w:p>
    <w:p w14:paraId="202EFE7E" w14:textId="77777777" w:rsidR="00BA19BD" w:rsidRPr="00EB0578" w:rsidRDefault="00BA19BD" w:rsidP="00BA19BD">
      <w:pPr>
        <w:pStyle w:val="ListParagraph"/>
        <w:numPr>
          <w:ilvl w:val="0"/>
          <w:numId w:val="85"/>
        </w:numPr>
        <w:spacing w:line="276" w:lineRule="auto"/>
        <w:rPr>
          <w:rFonts w:ascii="Arial" w:hAnsi="Arial" w:cs="Arial"/>
          <w:sz w:val="22"/>
          <w:szCs w:val="22"/>
        </w:rPr>
      </w:pPr>
      <w:r w:rsidRPr="00EB0578">
        <w:rPr>
          <w:rFonts w:ascii="Arial" w:hAnsi="Arial" w:cs="Arial"/>
          <w:sz w:val="22"/>
          <w:szCs w:val="22"/>
        </w:rPr>
        <w:t>Data quality management and reconciliation</w:t>
      </w:r>
    </w:p>
    <w:p w14:paraId="45E5DB19" w14:textId="77777777" w:rsidR="00BA19BD" w:rsidRPr="00EB0578" w:rsidRDefault="00BA19BD" w:rsidP="00BA19BD">
      <w:pPr>
        <w:pStyle w:val="ListParagraph"/>
        <w:numPr>
          <w:ilvl w:val="0"/>
          <w:numId w:val="85"/>
        </w:numPr>
        <w:spacing w:line="276" w:lineRule="auto"/>
        <w:rPr>
          <w:rFonts w:ascii="Arial" w:hAnsi="Arial" w:cs="Arial"/>
          <w:sz w:val="22"/>
          <w:szCs w:val="22"/>
        </w:rPr>
      </w:pPr>
      <w:r w:rsidRPr="00EB0578">
        <w:rPr>
          <w:rFonts w:ascii="Arial" w:hAnsi="Arial" w:cs="Arial"/>
          <w:sz w:val="22"/>
          <w:szCs w:val="22"/>
        </w:rPr>
        <w:t>Support for included event volume (e.g., 100M events)</w:t>
      </w:r>
    </w:p>
    <w:p w14:paraId="7D003057" w14:textId="77777777" w:rsidR="00BA19BD" w:rsidRDefault="00BA19BD" w:rsidP="00BA19BD">
      <w:pPr>
        <w:pStyle w:val="ListParagraph"/>
        <w:spacing w:line="276" w:lineRule="auto"/>
        <w:rPr>
          <w:rFonts w:ascii="Arial" w:hAnsi="Arial" w:cs="Arial"/>
          <w:b/>
          <w:bCs/>
          <w:sz w:val="22"/>
          <w:szCs w:val="22"/>
        </w:rPr>
      </w:pPr>
    </w:p>
    <w:p w14:paraId="2300FCAA" w14:textId="5D962050" w:rsidR="00BA19BD" w:rsidRDefault="00BA19BD" w:rsidP="00EB0578">
      <w:pPr>
        <w:pStyle w:val="ListParagraph"/>
        <w:numPr>
          <w:ilvl w:val="2"/>
          <w:numId w:val="73"/>
        </w:numPr>
        <w:spacing w:line="276" w:lineRule="auto"/>
        <w:ind w:firstLine="0"/>
        <w:rPr>
          <w:rFonts w:ascii="Arial" w:hAnsi="Arial" w:cs="Arial"/>
          <w:b/>
          <w:bCs/>
          <w:sz w:val="22"/>
          <w:szCs w:val="22"/>
        </w:rPr>
      </w:pPr>
      <w:r>
        <w:rPr>
          <w:rFonts w:ascii="Arial" w:hAnsi="Arial" w:cs="Arial"/>
          <w:b/>
          <w:bCs/>
          <w:sz w:val="22"/>
          <w:szCs w:val="22"/>
        </w:rPr>
        <w:t>Additional Integration Pricing</w:t>
      </w:r>
    </w:p>
    <w:p w14:paraId="625F1E57" w14:textId="3A8A7E01" w:rsidR="00BA19BD" w:rsidRDefault="00BA19BD" w:rsidP="00BA19BD">
      <w:pPr>
        <w:pStyle w:val="ListParagraph"/>
        <w:spacing w:line="276" w:lineRule="auto"/>
        <w:rPr>
          <w:rFonts w:ascii="Arial" w:hAnsi="Arial" w:cs="Arial"/>
          <w:sz w:val="22"/>
          <w:szCs w:val="22"/>
        </w:rPr>
      </w:pPr>
      <w:r w:rsidRPr="00BA19BD">
        <w:rPr>
          <w:rFonts w:ascii="Arial" w:hAnsi="Arial" w:cs="Arial"/>
          <w:sz w:val="22"/>
          <w:szCs w:val="22"/>
        </w:rPr>
        <w:lastRenderedPageBreak/>
        <w:t>Any request by the Customer to add a new system or third-party technology not explicitly listed in Section 3.2.</w:t>
      </w:r>
      <w:r>
        <w:rPr>
          <w:rFonts w:ascii="Arial" w:hAnsi="Arial" w:cs="Arial"/>
          <w:sz w:val="22"/>
          <w:szCs w:val="22"/>
        </w:rPr>
        <w:t>1</w:t>
      </w:r>
      <w:r w:rsidRPr="00BA19BD">
        <w:rPr>
          <w:rFonts w:ascii="Arial" w:hAnsi="Arial" w:cs="Arial"/>
          <w:sz w:val="22"/>
          <w:szCs w:val="22"/>
        </w:rPr>
        <w:t xml:space="preserve"> will be processed via the </w:t>
      </w:r>
      <w:r w:rsidRPr="00BA19BD">
        <w:rPr>
          <w:rFonts w:ascii="Arial" w:hAnsi="Arial" w:cs="Arial"/>
          <w:sz w:val="22"/>
          <w:szCs w:val="22"/>
          <w:highlight w:val="yellow"/>
        </w:rPr>
        <w:t xml:space="preserve">Change Management process defined in Section </w:t>
      </w:r>
      <w:del w:id="18" w:author="Sergei Tokmakov, Esq." w:date="2025-12-15T03:44:00Z">
        <w:r w:rsidRPr="00BA19BD" w:rsidDel="00B42660">
          <w:rPr>
            <w:rFonts w:ascii="Arial" w:hAnsi="Arial" w:cs="Arial"/>
            <w:sz w:val="22"/>
            <w:szCs w:val="22"/>
            <w:highlight w:val="yellow"/>
          </w:rPr>
          <w:delText>____.</w:delText>
        </w:r>
        <w:r w:rsidRPr="00BA19BD" w:rsidDel="00B42660">
          <w:rPr>
            <w:rFonts w:ascii="Arial" w:hAnsi="Arial" w:cs="Arial"/>
            <w:sz w:val="22"/>
            <w:szCs w:val="22"/>
          </w:rPr>
          <w:delText xml:space="preserve"> </w:delText>
        </w:r>
      </w:del>
      <w:ins w:id="19" w:author="Sergei Tokmakov, Esq." w:date="2025-12-15T03:44:00Z">
        <w:r w:rsidR="00B42660">
          <w:rPr>
            <w:rFonts w:ascii="Arial" w:hAnsi="Arial" w:cs="Arial"/>
            <w:sz w:val="22"/>
            <w:szCs w:val="22"/>
            <w:highlight w:val="yellow"/>
          </w:rPr>
          <w:t>8</w:t>
        </w:r>
        <w:r w:rsidR="00B42660" w:rsidRPr="00BA19BD">
          <w:rPr>
            <w:rFonts w:ascii="Arial" w:hAnsi="Arial" w:cs="Arial"/>
            <w:sz w:val="22"/>
            <w:szCs w:val="22"/>
            <w:highlight w:val="yellow"/>
          </w:rPr>
          <w:t>.</w:t>
        </w:r>
        <w:r w:rsidR="00B42660" w:rsidRPr="00BA19BD">
          <w:rPr>
            <w:rFonts w:ascii="Arial" w:hAnsi="Arial" w:cs="Arial"/>
            <w:sz w:val="22"/>
            <w:szCs w:val="22"/>
          </w:rPr>
          <w:t xml:space="preserve"> </w:t>
        </w:r>
      </w:ins>
      <w:r w:rsidRPr="00BA19BD">
        <w:rPr>
          <w:rFonts w:ascii="Arial" w:hAnsi="Arial" w:cs="Arial"/>
          <w:sz w:val="22"/>
          <w:szCs w:val="22"/>
        </w:rPr>
        <w:t>The inclusion of any new Integration will incur the following charges:</w:t>
      </w:r>
    </w:p>
    <w:p w14:paraId="4172435A" w14:textId="77777777" w:rsidR="00BA19BD" w:rsidRDefault="00BA19BD" w:rsidP="00BA19BD">
      <w:pPr>
        <w:pStyle w:val="ListParagraph"/>
        <w:spacing w:line="276" w:lineRule="auto"/>
        <w:rPr>
          <w:rFonts w:ascii="Arial" w:hAnsi="Arial" w:cs="Arial"/>
          <w:sz w:val="22"/>
          <w:szCs w:val="22"/>
        </w:rPr>
      </w:pPr>
    </w:p>
    <w:p w14:paraId="0FD204C1" w14:textId="58200B87" w:rsidR="00BA19BD" w:rsidRDefault="00BA19BD" w:rsidP="00BA19BD">
      <w:pPr>
        <w:pStyle w:val="ListParagraph"/>
        <w:numPr>
          <w:ilvl w:val="0"/>
          <w:numId w:val="86"/>
        </w:numPr>
        <w:spacing w:line="276" w:lineRule="auto"/>
        <w:rPr>
          <w:rFonts w:ascii="Arial" w:hAnsi="Arial" w:cs="Arial"/>
          <w:sz w:val="22"/>
          <w:szCs w:val="22"/>
        </w:rPr>
      </w:pPr>
      <w:r w:rsidRPr="00BA19BD">
        <w:rPr>
          <w:rFonts w:ascii="Arial" w:hAnsi="Arial" w:cs="Arial"/>
          <w:b/>
          <w:bCs/>
          <w:sz w:val="22"/>
          <w:szCs w:val="22"/>
        </w:rPr>
        <w:t>Setup Fee:</w:t>
      </w:r>
      <w:r w:rsidRPr="00BA19BD">
        <w:rPr>
          <w:rFonts w:ascii="Arial" w:hAnsi="Arial" w:cs="Arial"/>
          <w:sz w:val="22"/>
          <w:szCs w:val="22"/>
        </w:rPr>
        <w:t xml:space="preserve"> A one-time fee of $20,000.00 per new Integration, covering the technical scoping and implementation effort</w:t>
      </w:r>
      <w:r>
        <w:rPr>
          <w:rFonts w:ascii="Arial" w:hAnsi="Arial" w:cs="Arial"/>
          <w:sz w:val="22"/>
          <w:szCs w:val="22"/>
        </w:rPr>
        <w:t xml:space="preserve"> listed in Section 6.2.1.</w:t>
      </w:r>
    </w:p>
    <w:p w14:paraId="633CBF7A" w14:textId="77777777" w:rsidR="00BA19BD" w:rsidRPr="00BA19BD" w:rsidRDefault="00BA19BD" w:rsidP="00BA19BD">
      <w:pPr>
        <w:pStyle w:val="ListParagraph"/>
        <w:spacing w:line="276" w:lineRule="auto"/>
        <w:ind w:left="1440"/>
        <w:rPr>
          <w:rFonts w:ascii="Arial" w:hAnsi="Arial" w:cs="Arial"/>
          <w:sz w:val="22"/>
          <w:szCs w:val="22"/>
        </w:rPr>
      </w:pPr>
    </w:p>
    <w:p w14:paraId="15F505D8" w14:textId="6DED2D7E" w:rsidR="00BA19BD" w:rsidRPr="00BA19BD" w:rsidRDefault="00BA19BD" w:rsidP="00BA19BD">
      <w:pPr>
        <w:pStyle w:val="ListParagraph"/>
        <w:numPr>
          <w:ilvl w:val="0"/>
          <w:numId w:val="86"/>
        </w:numPr>
        <w:spacing w:line="276" w:lineRule="auto"/>
        <w:rPr>
          <w:rFonts w:ascii="Arial" w:hAnsi="Arial" w:cs="Arial"/>
          <w:sz w:val="22"/>
          <w:szCs w:val="22"/>
        </w:rPr>
      </w:pPr>
      <w:r w:rsidRPr="00BA19BD">
        <w:rPr>
          <w:rFonts w:ascii="Arial" w:hAnsi="Arial" w:cs="Arial"/>
          <w:b/>
          <w:bCs/>
          <w:sz w:val="22"/>
          <w:szCs w:val="22"/>
        </w:rPr>
        <w:t>Ongoing Fee:</w:t>
      </w:r>
      <w:r w:rsidRPr="00BA19BD">
        <w:rPr>
          <w:rFonts w:ascii="Arial" w:hAnsi="Arial" w:cs="Arial"/>
          <w:sz w:val="22"/>
          <w:szCs w:val="22"/>
        </w:rPr>
        <w:t xml:space="preserve"> An additional recurring monthly fee of $2,000.00 per new Integration, which will be added effective upon the Go-Live of the first Flow utilizing the new Integration.</w:t>
      </w:r>
      <w:r>
        <w:rPr>
          <w:rFonts w:ascii="Arial" w:hAnsi="Arial" w:cs="Arial"/>
          <w:sz w:val="22"/>
          <w:szCs w:val="22"/>
        </w:rPr>
        <w:t xml:space="preserve"> Reference Section 6.2.2 for On-going Fee Inclusions.</w:t>
      </w:r>
    </w:p>
    <w:p w14:paraId="1A197AFA" w14:textId="77777777" w:rsidR="00BA19BD" w:rsidRPr="00BA19BD" w:rsidRDefault="00BA19BD" w:rsidP="00BA19BD">
      <w:pPr>
        <w:pStyle w:val="ListParagraph"/>
        <w:spacing w:line="276" w:lineRule="auto"/>
        <w:rPr>
          <w:rFonts w:ascii="Arial" w:hAnsi="Arial" w:cs="Arial"/>
          <w:sz w:val="22"/>
          <w:szCs w:val="22"/>
        </w:rPr>
      </w:pPr>
    </w:p>
    <w:p w14:paraId="19167173" w14:textId="77777777" w:rsidR="00EB0578" w:rsidRPr="00EB0578" w:rsidRDefault="00EB0578" w:rsidP="00EB0578">
      <w:pPr>
        <w:spacing w:line="276" w:lineRule="auto"/>
        <w:ind w:left="360"/>
        <w:rPr>
          <w:rFonts w:ascii="Arial" w:hAnsi="Arial" w:cs="Arial"/>
          <w:b/>
          <w:bCs/>
          <w:sz w:val="22"/>
          <w:szCs w:val="22"/>
        </w:rPr>
      </w:pPr>
    </w:p>
    <w:p w14:paraId="4968C8FB" w14:textId="77777777" w:rsidR="0041168E" w:rsidRPr="0041168E" w:rsidRDefault="0041168E" w:rsidP="0041168E">
      <w:pPr>
        <w:pStyle w:val="ListParagraph"/>
        <w:numPr>
          <w:ilvl w:val="1"/>
          <w:numId w:val="73"/>
        </w:numPr>
        <w:spacing w:line="276" w:lineRule="auto"/>
        <w:ind w:left="720"/>
        <w:rPr>
          <w:rFonts w:ascii="Arial" w:hAnsi="Arial" w:cs="Arial"/>
          <w:b/>
          <w:bCs/>
          <w:sz w:val="22"/>
          <w:szCs w:val="22"/>
        </w:rPr>
      </w:pPr>
      <w:r>
        <w:rPr>
          <w:rFonts w:ascii="Arial" w:hAnsi="Arial" w:cs="Arial"/>
          <w:b/>
          <w:bCs/>
          <w:sz w:val="22"/>
          <w:szCs w:val="22"/>
        </w:rPr>
        <w:t>User Licensing &amp; Roles</w:t>
      </w:r>
    </w:p>
    <w:p w14:paraId="016994F4" w14:textId="3D861C61" w:rsidR="0041168E" w:rsidRDefault="0041168E" w:rsidP="0041168E">
      <w:pPr>
        <w:spacing w:line="276" w:lineRule="auto"/>
        <w:ind w:left="360"/>
        <w:rPr>
          <w:rFonts w:ascii="Arial" w:hAnsi="Arial" w:cs="Arial"/>
          <w:sz w:val="22"/>
          <w:szCs w:val="22"/>
        </w:rPr>
      </w:pPr>
      <w:r>
        <w:rPr>
          <w:rFonts w:ascii="Arial" w:hAnsi="Arial" w:cs="Arial"/>
          <w:sz w:val="22"/>
          <w:szCs w:val="22"/>
        </w:rPr>
        <w:t>Provider’s</w:t>
      </w:r>
      <w:r w:rsidRPr="0041168E">
        <w:rPr>
          <w:rFonts w:ascii="Arial" w:hAnsi="Arial" w:cs="Arial"/>
          <w:sz w:val="22"/>
          <w:szCs w:val="22"/>
        </w:rPr>
        <w:t xml:space="preserve"> </w:t>
      </w:r>
      <w:r>
        <w:rPr>
          <w:rFonts w:ascii="Arial" w:hAnsi="Arial" w:cs="Arial"/>
          <w:sz w:val="22"/>
          <w:szCs w:val="22"/>
        </w:rPr>
        <w:t>iPaaS</w:t>
      </w:r>
      <w:r w:rsidRPr="0041168E">
        <w:rPr>
          <w:rFonts w:ascii="Arial" w:hAnsi="Arial" w:cs="Arial"/>
          <w:sz w:val="22"/>
          <w:szCs w:val="22"/>
        </w:rPr>
        <w:t xml:space="preserve"> </w:t>
      </w:r>
      <w:r>
        <w:rPr>
          <w:rFonts w:ascii="Arial" w:hAnsi="Arial" w:cs="Arial"/>
          <w:sz w:val="22"/>
          <w:szCs w:val="22"/>
        </w:rPr>
        <w:t>Platform</w:t>
      </w:r>
      <w:r w:rsidRPr="0041168E">
        <w:rPr>
          <w:rFonts w:ascii="Arial" w:hAnsi="Arial" w:cs="Arial"/>
          <w:sz w:val="22"/>
          <w:szCs w:val="22"/>
        </w:rPr>
        <w:t xml:space="preserve"> license includes the following bundle of included seats:</w:t>
      </w:r>
    </w:p>
    <w:p w14:paraId="1C454FA9" w14:textId="77777777" w:rsidR="0041168E" w:rsidRPr="0041168E" w:rsidRDefault="0041168E" w:rsidP="0041168E">
      <w:pPr>
        <w:spacing w:line="276" w:lineRule="auto"/>
        <w:ind w:left="360"/>
        <w:rPr>
          <w:rFonts w:ascii="Arial" w:hAnsi="Arial" w:cs="Arial"/>
          <w:b/>
          <w:bCs/>
          <w:sz w:val="22"/>
          <w:szCs w:val="22"/>
        </w:rPr>
      </w:pPr>
    </w:p>
    <w:tbl>
      <w:tblPr>
        <w:tblStyle w:val="TableGrid"/>
        <w:tblW w:w="0" w:type="auto"/>
        <w:tblInd w:w="715" w:type="dxa"/>
        <w:tblLook w:val="04A0" w:firstRow="1" w:lastRow="0" w:firstColumn="1" w:lastColumn="0" w:noHBand="0" w:noVBand="1"/>
      </w:tblPr>
      <w:tblGrid>
        <w:gridCol w:w="1980"/>
        <w:gridCol w:w="2250"/>
        <w:gridCol w:w="1890"/>
        <w:gridCol w:w="2175"/>
      </w:tblGrid>
      <w:tr w:rsidR="0041168E" w14:paraId="62B919DA" w14:textId="77777777" w:rsidTr="00AC1AC0">
        <w:trPr>
          <w:trHeight w:val="360"/>
        </w:trPr>
        <w:tc>
          <w:tcPr>
            <w:tcW w:w="1980" w:type="dxa"/>
            <w:shd w:val="clear" w:color="auto" w:fill="E7E6E6" w:themeFill="background2"/>
            <w:vAlign w:val="center"/>
          </w:tcPr>
          <w:p w14:paraId="4A840B0A" w14:textId="77777777" w:rsidR="0041168E" w:rsidRPr="001963BF" w:rsidRDefault="0041168E" w:rsidP="00AC1AC0">
            <w:pPr>
              <w:spacing w:line="276" w:lineRule="auto"/>
              <w:rPr>
                <w:sz w:val="20"/>
                <w:szCs w:val="20"/>
              </w:rPr>
            </w:pPr>
            <w:r w:rsidRPr="001963BF">
              <w:rPr>
                <w:rStyle w:val="Strong"/>
                <w:rFonts w:ascii="Arial" w:hAnsi="Arial" w:cs="Arial"/>
                <w:color w:val="1F1F1F"/>
                <w:sz w:val="20"/>
                <w:szCs w:val="20"/>
                <w:bdr w:val="none" w:sz="0" w:space="0" w:color="auto" w:frame="1"/>
              </w:rPr>
              <w:t>User Type</w:t>
            </w:r>
          </w:p>
        </w:tc>
        <w:tc>
          <w:tcPr>
            <w:tcW w:w="2250" w:type="dxa"/>
            <w:shd w:val="clear" w:color="auto" w:fill="E7E6E6" w:themeFill="background2"/>
            <w:vAlign w:val="center"/>
          </w:tcPr>
          <w:p w14:paraId="46A85387" w14:textId="77777777" w:rsidR="0041168E" w:rsidRPr="001963BF" w:rsidRDefault="0041168E" w:rsidP="00AC1AC0">
            <w:pPr>
              <w:spacing w:line="276" w:lineRule="auto"/>
              <w:rPr>
                <w:sz w:val="20"/>
                <w:szCs w:val="20"/>
              </w:rPr>
            </w:pPr>
            <w:r w:rsidRPr="001963BF">
              <w:rPr>
                <w:rStyle w:val="Strong"/>
                <w:rFonts w:ascii="Arial" w:hAnsi="Arial" w:cs="Arial"/>
                <w:color w:val="1F1F1F"/>
                <w:sz w:val="20"/>
                <w:szCs w:val="20"/>
                <w:bdr w:val="none" w:sz="0" w:space="0" w:color="auto" w:frame="1"/>
              </w:rPr>
              <w:t>Capability</w:t>
            </w:r>
          </w:p>
        </w:tc>
        <w:tc>
          <w:tcPr>
            <w:tcW w:w="1890" w:type="dxa"/>
            <w:shd w:val="clear" w:color="auto" w:fill="E7E6E6" w:themeFill="background2"/>
            <w:vAlign w:val="center"/>
          </w:tcPr>
          <w:p w14:paraId="42993FA1" w14:textId="77777777" w:rsidR="0041168E" w:rsidRPr="001963BF" w:rsidRDefault="0041168E" w:rsidP="00AC1AC0">
            <w:pPr>
              <w:spacing w:line="276" w:lineRule="auto"/>
              <w:rPr>
                <w:sz w:val="20"/>
                <w:szCs w:val="20"/>
              </w:rPr>
            </w:pPr>
            <w:r w:rsidRPr="001963BF">
              <w:rPr>
                <w:rStyle w:val="Strong"/>
                <w:rFonts w:ascii="Arial" w:hAnsi="Arial" w:cs="Arial"/>
                <w:color w:val="1F1F1F"/>
                <w:sz w:val="20"/>
                <w:szCs w:val="20"/>
                <w:bdr w:val="none" w:sz="0" w:space="0" w:color="auto" w:frame="1"/>
              </w:rPr>
              <w:t>Included Seats</w:t>
            </w:r>
          </w:p>
        </w:tc>
        <w:tc>
          <w:tcPr>
            <w:tcW w:w="2175" w:type="dxa"/>
            <w:shd w:val="clear" w:color="auto" w:fill="E7E6E6" w:themeFill="background2"/>
            <w:vAlign w:val="center"/>
          </w:tcPr>
          <w:p w14:paraId="0C2AD850" w14:textId="77777777" w:rsidR="0041168E" w:rsidRPr="001963BF" w:rsidRDefault="0041168E" w:rsidP="00AC1AC0">
            <w:pPr>
              <w:spacing w:line="276" w:lineRule="auto"/>
              <w:rPr>
                <w:sz w:val="20"/>
                <w:szCs w:val="20"/>
              </w:rPr>
            </w:pPr>
            <w:r w:rsidRPr="001963BF">
              <w:rPr>
                <w:rStyle w:val="Strong"/>
                <w:rFonts w:ascii="Arial" w:hAnsi="Arial" w:cs="Arial"/>
                <w:color w:val="1F1F1F"/>
                <w:sz w:val="20"/>
                <w:szCs w:val="20"/>
                <w:bdr w:val="none" w:sz="0" w:space="0" w:color="auto" w:frame="1"/>
              </w:rPr>
              <w:t>Additional Seat Cost</w:t>
            </w:r>
          </w:p>
        </w:tc>
      </w:tr>
      <w:tr w:rsidR="0041168E" w14:paraId="545304FD" w14:textId="77777777" w:rsidTr="00AC1AC0">
        <w:trPr>
          <w:trHeight w:val="720"/>
        </w:trPr>
        <w:tc>
          <w:tcPr>
            <w:tcW w:w="1980" w:type="dxa"/>
            <w:vAlign w:val="center"/>
          </w:tcPr>
          <w:p w14:paraId="7221A126" w14:textId="0FFEF7B3" w:rsidR="0041168E" w:rsidRPr="0041168E" w:rsidRDefault="0041168E" w:rsidP="0041168E">
            <w:pPr>
              <w:spacing w:line="276" w:lineRule="auto"/>
              <w:rPr>
                <w:rFonts w:ascii="Arial" w:hAnsi="Arial" w:cs="Arial"/>
                <w:sz w:val="20"/>
                <w:szCs w:val="20"/>
              </w:rPr>
            </w:pPr>
            <w:r w:rsidRPr="0041168E">
              <w:rPr>
                <w:rFonts w:ascii="Arial" w:hAnsi="Arial" w:cs="Arial"/>
                <w:b/>
                <w:bCs/>
                <w:color w:val="1F1F1F"/>
                <w:sz w:val="20"/>
                <w:szCs w:val="20"/>
                <w:bdr w:val="none" w:sz="0" w:space="0" w:color="auto" w:frame="1"/>
              </w:rPr>
              <w:t>Power Users</w:t>
            </w:r>
            <w:r w:rsidRPr="0041168E">
              <w:rPr>
                <w:rFonts w:ascii="Arial" w:hAnsi="Arial" w:cs="Arial"/>
                <w:color w:val="1F1F1F"/>
                <w:sz w:val="20"/>
                <w:szCs w:val="20"/>
                <w:bdr w:val="none" w:sz="0" w:space="0" w:color="auto" w:frame="1"/>
              </w:rPr>
              <w:t xml:space="preserve"> (Creators)</w:t>
            </w:r>
          </w:p>
        </w:tc>
        <w:tc>
          <w:tcPr>
            <w:tcW w:w="2250" w:type="dxa"/>
            <w:vAlign w:val="center"/>
          </w:tcPr>
          <w:p w14:paraId="0F3030A9" w14:textId="423DBCA8" w:rsidR="0041168E" w:rsidRPr="0041168E" w:rsidRDefault="0041168E" w:rsidP="0041168E">
            <w:pPr>
              <w:spacing w:line="276" w:lineRule="auto"/>
              <w:rPr>
                <w:rFonts w:ascii="Arial" w:hAnsi="Arial" w:cs="Arial"/>
                <w:sz w:val="20"/>
                <w:szCs w:val="20"/>
              </w:rPr>
            </w:pPr>
            <w:r w:rsidRPr="0041168E">
              <w:rPr>
                <w:rFonts w:ascii="Arial" w:hAnsi="Arial" w:cs="Arial"/>
                <w:color w:val="1F1F1F"/>
                <w:sz w:val="20"/>
                <w:szCs w:val="20"/>
                <w:bdr w:val="none" w:sz="0" w:space="0" w:color="auto" w:frame="1"/>
              </w:rPr>
              <w:t>Advanced Flow Modification</w:t>
            </w:r>
          </w:p>
        </w:tc>
        <w:tc>
          <w:tcPr>
            <w:tcW w:w="1890" w:type="dxa"/>
            <w:vAlign w:val="center"/>
          </w:tcPr>
          <w:p w14:paraId="46C76EA1" w14:textId="77DEFE67" w:rsidR="0041168E" w:rsidRPr="0041168E" w:rsidRDefault="0041168E" w:rsidP="0041168E">
            <w:pPr>
              <w:spacing w:line="276" w:lineRule="auto"/>
              <w:rPr>
                <w:rFonts w:ascii="Arial" w:hAnsi="Arial" w:cs="Arial"/>
                <w:sz w:val="20"/>
                <w:szCs w:val="20"/>
              </w:rPr>
            </w:pPr>
            <w:r w:rsidRPr="0041168E">
              <w:rPr>
                <w:rFonts w:ascii="Arial" w:hAnsi="Arial" w:cs="Arial"/>
                <w:color w:val="1F1F1F"/>
                <w:sz w:val="20"/>
                <w:szCs w:val="20"/>
                <w:bdr w:val="none" w:sz="0" w:space="0" w:color="auto" w:frame="1"/>
              </w:rPr>
              <w:t>10 Power Users</w:t>
            </w:r>
          </w:p>
        </w:tc>
        <w:tc>
          <w:tcPr>
            <w:tcW w:w="2175" w:type="dxa"/>
            <w:vAlign w:val="center"/>
          </w:tcPr>
          <w:p w14:paraId="6BEBE8E8" w14:textId="6F351F01" w:rsidR="0041168E" w:rsidRPr="0041168E" w:rsidRDefault="0041168E" w:rsidP="0041168E">
            <w:pPr>
              <w:spacing w:line="276" w:lineRule="auto"/>
              <w:rPr>
                <w:rFonts w:ascii="Arial" w:hAnsi="Arial" w:cs="Arial"/>
                <w:sz w:val="20"/>
                <w:szCs w:val="20"/>
              </w:rPr>
            </w:pPr>
            <w:r w:rsidRPr="0041168E">
              <w:rPr>
                <w:rFonts w:ascii="Arial" w:hAnsi="Arial" w:cs="Arial"/>
                <w:color w:val="1F1F1F"/>
                <w:sz w:val="20"/>
                <w:szCs w:val="20"/>
                <w:bdr w:val="none" w:sz="0" w:space="0" w:color="auto" w:frame="1"/>
              </w:rPr>
              <w:t>$350 per seat/month</w:t>
            </w:r>
          </w:p>
        </w:tc>
      </w:tr>
      <w:tr w:rsidR="0041168E" w14:paraId="22604887" w14:textId="77777777" w:rsidTr="00AC1AC0">
        <w:trPr>
          <w:trHeight w:val="720"/>
        </w:trPr>
        <w:tc>
          <w:tcPr>
            <w:tcW w:w="1980" w:type="dxa"/>
            <w:vAlign w:val="center"/>
          </w:tcPr>
          <w:p w14:paraId="0FF34FBB" w14:textId="0BCC955C" w:rsidR="0041168E" w:rsidRPr="0041168E" w:rsidRDefault="0041168E" w:rsidP="0041168E">
            <w:pPr>
              <w:spacing w:line="276" w:lineRule="auto"/>
              <w:rPr>
                <w:rFonts w:ascii="Arial" w:hAnsi="Arial" w:cs="Arial"/>
                <w:sz w:val="20"/>
                <w:szCs w:val="20"/>
              </w:rPr>
            </w:pPr>
            <w:r w:rsidRPr="0041168E">
              <w:rPr>
                <w:rFonts w:ascii="Arial" w:hAnsi="Arial" w:cs="Arial"/>
                <w:b/>
                <w:bCs/>
                <w:color w:val="1F1F1F"/>
                <w:sz w:val="20"/>
                <w:szCs w:val="20"/>
                <w:bdr w:val="none" w:sz="0" w:space="0" w:color="auto" w:frame="1"/>
              </w:rPr>
              <w:t>Contributors</w:t>
            </w:r>
            <w:r w:rsidRPr="0041168E">
              <w:rPr>
                <w:rFonts w:ascii="Arial" w:hAnsi="Arial" w:cs="Arial"/>
                <w:color w:val="1F1F1F"/>
                <w:sz w:val="20"/>
                <w:szCs w:val="20"/>
                <w:bdr w:val="none" w:sz="0" w:space="0" w:color="auto" w:frame="1"/>
              </w:rPr>
              <w:t xml:space="preserve"> (Read-Only)</w:t>
            </w:r>
          </w:p>
        </w:tc>
        <w:tc>
          <w:tcPr>
            <w:tcW w:w="2250" w:type="dxa"/>
            <w:vAlign w:val="center"/>
          </w:tcPr>
          <w:p w14:paraId="0446690B" w14:textId="5CACDD25" w:rsidR="0041168E" w:rsidRPr="0041168E" w:rsidRDefault="0041168E" w:rsidP="0041168E">
            <w:pPr>
              <w:spacing w:line="276" w:lineRule="auto"/>
              <w:rPr>
                <w:rFonts w:ascii="Arial" w:hAnsi="Arial" w:cs="Arial"/>
                <w:sz w:val="20"/>
                <w:szCs w:val="20"/>
              </w:rPr>
            </w:pPr>
            <w:r w:rsidRPr="0041168E">
              <w:rPr>
                <w:rFonts w:ascii="Arial" w:hAnsi="Arial" w:cs="Arial"/>
                <w:color w:val="1F1F1F"/>
                <w:sz w:val="20"/>
                <w:szCs w:val="20"/>
                <w:bdr w:val="none" w:sz="0" w:space="0" w:color="auto" w:frame="1"/>
              </w:rPr>
              <w:t>Flow &amp; Data Viewers</w:t>
            </w:r>
          </w:p>
        </w:tc>
        <w:tc>
          <w:tcPr>
            <w:tcW w:w="1890" w:type="dxa"/>
            <w:vAlign w:val="center"/>
          </w:tcPr>
          <w:p w14:paraId="1C386FA3" w14:textId="74671224" w:rsidR="0041168E" w:rsidRPr="0041168E" w:rsidRDefault="0041168E" w:rsidP="0041168E">
            <w:pPr>
              <w:spacing w:line="276" w:lineRule="auto"/>
              <w:rPr>
                <w:rFonts w:ascii="Arial" w:hAnsi="Arial" w:cs="Arial"/>
                <w:sz w:val="20"/>
                <w:szCs w:val="20"/>
              </w:rPr>
            </w:pPr>
            <w:r w:rsidRPr="0041168E">
              <w:rPr>
                <w:rFonts w:ascii="Arial" w:hAnsi="Arial" w:cs="Arial"/>
                <w:color w:val="1F1F1F"/>
                <w:sz w:val="20"/>
                <w:szCs w:val="20"/>
                <w:bdr w:val="none" w:sz="0" w:space="0" w:color="auto" w:frame="1"/>
              </w:rPr>
              <w:t>50 Read-only</w:t>
            </w:r>
          </w:p>
        </w:tc>
        <w:tc>
          <w:tcPr>
            <w:tcW w:w="2175" w:type="dxa"/>
            <w:vAlign w:val="center"/>
          </w:tcPr>
          <w:p w14:paraId="3C1F933C" w14:textId="151884A2" w:rsidR="0041168E" w:rsidRPr="0041168E" w:rsidRDefault="0041168E" w:rsidP="0041168E">
            <w:pPr>
              <w:spacing w:line="276" w:lineRule="auto"/>
              <w:rPr>
                <w:rFonts w:ascii="Arial" w:hAnsi="Arial" w:cs="Arial"/>
                <w:sz w:val="20"/>
                <w:szCs w:val="20"/>
              </w:rPr>
            </w:pPr>
            <w:r w:rsidRPr="0041168E">
              <w:rPr>
                <w:rFonts w:ascii="Arial" w:hAnsi="Arial" w:cs="Arial"/>
                <w:color w:val="1F1F1F"/>
                <w:sz w:val="20"/>
                <w:szCs w:val="20"/>
                <w:bdr w:val="none" w:sz="0" w:space="0" w:color="auto" w:frame="1"/>
              </w:rPr>
              <w:t>No cost, just request</w:t>
            </w:r>
          </w:p>
        </w:tc>
      </w:tr>
    </w:tbl>
    <w:p w14:paraId="40B3EB10" w14:textId="77777777" w:rsidR="0041168E" w:rsidRDefault="0041168E" w:rsidP="0041168E">
      <w:pPr>
        <w:spacing w:line="276" w:lineRule="auto"/>
        <w:ind w:left="360"/>
        <w:rPr>
          <w:rFonts w:ascii="Arial" w:hAnsi="Arial" w:cs="Arial"/>
          <w:b/>
          <w:bCs/>
          <w:sz w:val="22"/>
          <w:szCs w:val="22"/>
        </w:rPr>
      </w:pPr>
    </w:p>
    <w:p w14:paraId="1FD896CE" w14:textId="4DA5BC56" w:rsidR="00E8218C" w:rsidRDefault="00A73D7F" w:rsidP="00A73D7F">
      <w:pPr>
        <w:pStyle w:val="ListParagraph"/>
        <w:numPr>
          <w:ilvl w:val="2"/>
          <w:numId w:val="73"/>
        </w:numPr>
        <w:spacing w:line="276" w:lineRule="auto"/>
        <w:ind w:firstLine="0"/>
        <w:rPr>
          <w:rFonts w:ascii="Arial" w:hAnsi="Arial" w:cs="Arial"/>
          <w:b/>
          <w:bCs/>
          <w:sz w:val="22"/>
          <w:szCs w:val="22"/>
        </w:rPr>
      </w:pPr>
      <w:r w:rsidRPr="00A73D7F">
        <w:rPr>
          <w:rFonts w:ascii="Arial" w:hAnsi="Arial" w:cs="Arial"/>
          <w:b/>
          <w:bCs/>
          <w:sz w:val="22"/>
          <w:szCs w:val="22"/>
        </w:rPr>
        <w:t>User Types</w:t>
      </w:r>
    </w:p>
    <w:p w14:paraId="5E00FFF0" w14:textId="77777777" w:rsidR="00A73D7F" w:rsidRPr="00A73D7F" w:rsidRDefault="00A73D7F" w:rsidP="00A73D7F">
      <w:pPr>
        <w:pStyle w:val="Paragraph"/>
        <w:spacing w:line="276" w:lineRule="auto"/>
        <w:ind w:left="1440"/>
        <w:rPr>
          <w:rFonts w:ascii="Arial" w:hAnsi="Arial" w:cs="Arial"/>
          <w:sz w:val="22"/>
          <w:szCs w:val="22"/>
          <w:shd w:val="clear" w:color="auto" w:fill="FFFFFF"/>
        </w:rPr>
      </w:pPr>
      <w:r w:rsidRPr="00A73D7F">
        <w:rPr>
          <w:rFonts w:ascii="Arial" w:hAnsi="Arial" w:cs="Arial"/>
          <w:b/>
          <w:bCs/>
          <w:sz w:val="22"/>
          <w:szCs w:val="22"/>
          <w:shd w:val="clear" w:color="auto" w:fill="FFFFFF"/>
        </w:rPr>
        <w:t>Read-only users (50 total)</w:t>
      </w:r>
      <w:r w:rsidRPr="00A73D7F">
        <w:rPr>
          <w:rFonts w:ascii="Arial" w:hAnsi="Arial" w:cs="Arial"/>
          <w:sz w:val="22"/>
          <w:szCs w:val="22"/>
          <w:shd w:val="clear" w:color="auto" w:fill="FFFFFF"/>
        </w:rPr>
        <w:t>: Limited permissions based on their role. The Provider will include a sufficient number of read-only seats reasonably requested by the Customer. Each seat will be accessed through the Customer’s SSO, and the Customer will be responsible for adding and/or removing users from the platform.</w:t>
      </w:r>
    </w:p>
    <w:p w14:paraId="4C43BEF1" w14:textId="4867E090" w:rsidR="00A73D7F" w:rsidRPr="00A73D7F" w:rsidRDefault="00A73D7F" w:rsidP="00A73D7F">
      <w:pPr>
        <w:pStyle w:val="Paragraph"/>
        <w:spacing w:line="276" w:lineRule="auto"/>
        <w:ind w:left="1440"/>
        <w:rPr>
          <w:rFonts w:ascii="Arial" w:hAnsi="Arial" w:cs="Arial"/>
          <w:sz w:val="22"/>
          <w:szCs w:val="22"/>
          <w:shd w:val="clear" w:color="auto" w:fill="FFFFFF"/>
        </w:rPr>
      </w:pPr>
      <w:r w:rsidRPr="00A73D7F">
        <w:rPr>
          <w:rFonts w:ascii="Arial" w:hAnsi="Arial" w:cs="Arial"/>
          <w:b/>
          <w:bCs/>
          <w:sz w:val="22"/>
          <w:szCs w:val="22"/>
          <w:shd w:val="clear" w:color="auto" w:fill="FFFFFF"/>
        </w:rPr>
        <w:t>Power-users (10 total)</w:t>
      </w:r>
      <w:r w:rsidRPr="00A73D7F">
        <w:rPr>
          <w:rFonts w:ascii="Arial" w:hAnsi="Arial" w:cs="Arial"/>
          <w:sz w:val="22"/>
          <w:szCs w:val="22"/>
          <w:shd w:val="clear" w:color="auto" w:fill="FFFFFF"/>
        </w:rPr>
        <w:t xml:space="preserve">: Full permissions to edit, create, and access all Customer </w:t>
      </w:r>
      <w:r>
        <w:rPr>
          <w:rFonts w:ascii="Arial" w:hAnsi="Arial" w:cs="Arial"/>
          <w:sz w:val="22"/>
          <w:szCs w:val="22"/>
          <w:shd w:val="clear" w:color="auto" w:fill="FFFFFF"/>
        </w:rPr>
        <w:t>Integration</w:t>
      </w:r>
      <w:r w:rsidRPr="00A73D7F">
        <w:rPr>
          <w:rFonts w:ascii="Arial" w:hAnsi="Arial" w:cs="Arial"/>
          <w:sz w:val="22"/>
          <w:szCs w:val="22"/>
          <w:shd w:val="clear" w:color="auto" w:fill="FFFFFF"/>
        </w:rPr>
        <w:t xml:space="preserve"> and Flows. Due to the sensitive nature of this access, Provider will work with Customer to issue access to approved Power-users.</w:t>
      </w:r>
    </w:p>
    <w:p w14:paraId="1434EE46" w14:textId="77777777" w:rsidR="00A73D7F" w:rsidRPr="00A73D7F" w:rsidRDefault="00A73D7F" w:rsidP="00A73D7F">
      <w:pPr>
        <w:pStyle w:val="ListParagraph"/>
        <w:spacing w:line="276" w:lineRule="auto"/>
        <w:rPr>
          <w:rFonts w:ascii="Arial" w:hAnsi="Arial" w:cs="Arial"/>
          <w:b/>
          <w:bCs/>
          <w:sz w:val="22"/>
          <w:szCs w:val="22"/>
        </w:rPr>
      </w:pPr>
    </w:p>
    <w:p w14:paraId="063DE867" w14:textId="0D5AD3D1" w:rsidR="00EB0578" w:rsidRDefault="00EB0578" w:rsidP="00EB0578">
      <w:pPr>
        <w:pStyle w:val="ListParagraph"/>
        <w:numPr>
          <w:ilvl w:val="1"/>
          <w:numId w:val="73"/>
        </w:numPr>
        <w:spacing w:line="276" w:lineRule="auto"/>
        <w:ind w:left="720"/>
        <w:rPr>
          <w:rFonts w:ascii="Arial" w:hAnsi="Arial" w:cs="Arial"/>
          <w:b/>
          <w:bCs/>
          <w:sz w:val="22"/>
          <w:szCs w:val="22"/>
        </w:rPr>
      </w:pPr>
      <w:r>
        <w:rPr>
          <w:rFonts w:ascii="Arial" w:hAnsi="Arial" w:cs="Arial"/>
          <w:b/>
          <w:bCs/>
          <w:sz w:val="22"/>
          <w:szCs w:val="22"/>
        </w:rPr>
        <w:t>Payment Terms</w:t>
      </w:r>
    </w:p>
    <w:p w14:paraId="076A01D5" w14:textId="77777777" w:rsidR="00EB0578" w:rsidRDefault="00EB0578" w:rsidP="00EB0578">
      <w:pPr>
        <w:pStyle w:val="ListParagraph"/>
        <w:spacing w:line="276" w:lineRule="auto"/>
        <w:ind w:left="360"/>
        <w:rPr>
          <w:rFonts w:ascii="Arial" w:hAnsi="Arial" w:cs="Arial"/>
          <w:color w:val="000000" w:themeColor="text1"/>
          <w:sz w:val="21"/>
          <w:szCs w:val="21"/>
        </w:rPr>
      </w:pPr>
    </w:p>
    <w:p w14:paraId="14E6C6B0" w14:textId="77777777" w:rsidR="00B42660" w:rsidRDefault="00EB0578" w:rsidP="00EB0578">
      <w:pPr>
        <w:pStyle w:val="ListParagraph"/>
        <w:spacing w:line="276" w:lineRule="auto"/>
        <w:ind w:left="360"/>
        <w:rPr>
          <w:ins w:id="20" w:author="Sergei Tokmakov, Esq." w:date="2025-12-15T03:44:00Z"/>
          <w:rFonts w:ascii="Arial" w:hAnsi="Arial" w:cs="Arial"/>
          <w:color w:val="000000" w:themeColor="text1"/>
          <w:sz w:val="22"/>
          <w:szCs w:val="22"/>
        </w:rPr>
      </w:pPr>
      <w:del w:id="21" w:author="Sergei Tokmakov, Esq." w:date="2025-12-16T09:00:00Z">
        <w:r>
          <w:rPr>
            <w:rFonts w:ascii="Arial" w:hAnsi="Arial" w:cs="Arial"/>
            <w:color w:val="000000" w:themeColor="text1"/>
            <w:sz w:val="22"/>
            <w:szCs w:val="22"/>
          </w:rPr>
          <w:delText>Invoices will be issued upon completion of the Services provided under this Statement of Work. Payment terms are set forth in the current Purchase Order of the Agreement, pursuant to the terms and conditions of the Software as a Service Agreement between the Parties dated April 3, 2025 (“Agreement”).</w:delText>
        </w:r>
      </w:del>
      <w:ins w:id="22" w:author="Sergei Tokmakov, Esq." w:date="2025-12-16T09:00:00Z">
        <w:r>
          <w:rPr>
            <w:rFonts w:ascii="Arial" w:hAnsi="Arial" w:cs="Arial"/>
            <w:color w:val="000000" w:themeColor="text1"/>
            <w:sz w:val="22"/>
            <w:szCs w:val="22"/>
          </w:rPr>
          <w:t xml:space="preserve">Setup Fee Invoicing: Setup fees for each Integration shall be invoiced at the kick-off of such Integration. Setup fees are due upon receipt and must be paid before Provider proceeds to production deployment.  </w:t>
        </w:r>
      </w:ins>
    </w:p>
    <w:p w14:paraId="472720B3" w14:textId="77777777" w:rsidR="00B42660" w:rsidRDefault="00B42660" w:rsidP="00EB0578">
      <w:pPr>
        <w:pStyle w:val="ListParagraph"/>
        <w:spacing w:line="276" w:lineRule="auto"/>
        <w:ind w:left="360"/>
        <w:rPr>
          <w:ins w:id="23" w:author="Sergei Tokmakov, Esq." w:date="2025-12-15T03:44:00Z"/>
          <w:rFonts w:ascii="Arial" w:hAnsi="Arial" w:cs="Arial"/>
          <w:color w:val="000000" w:themeColor="text1"/>
          <w:sz w:val="22"/>
          <w:szCs w:val="22"/>
        </w:rPr>
      </w:pPr>
    </w:p>
    <w:p w14:paraId="7BCB3A14" w14:textId="77777777" w:rsidR="00B42660" w:rsidRDefault="00EB0578" w:rsidP="00EB0578">
      <w:pPr>
        <w:pStyle w:val="ListParagraph"/>
        <w:spacing w:line="276" w:lineRule="auto"/>
        <w:ind w:left="360"/>
        <w:rPr>
          <w:ins w:id="24" w:author="Sergei Tokmakov, Esq." w:date="2025-12-15T03:45:00Z"/>
          <w:rFonts w:ascii="Arial" w:hAnsi="Arial" w:cs="Arial"/>
          <w:color w:val="000000" w:themeColor="text1"/>
          <w:sz w:val="22"/>
          <w:szCs w:val="22"/>
        </w:rPr>
      </w:pPr>
      <w:ins w:id="25" w:author="Sergei Tokmakov, Esq." w:date="2025-12-16T09:00:00Z">
        <w:r>
          <w:rPr>
            <w:rFonts w:ascii="Arial" w:hAnsi="Arial" w:cs="Arial"/>
            <w:color w:val="000000" w:themeColor="text1"/>
            <w:sz w:val="22"/>
            <w:szCs w:val="22"/>
          </w:rPr>
          <w:t xml:space="preserve">Ongoing Monthly Fee Invoicing: Ongoing monthly fees for each Integration shall commence once that Integration is actively ingesting data in the production environment </w:t>
        </w:r>
        <w:r>
          <w:rPr>
            <w:rFonts w:ascii="Arial" w:hAnsi="Arial" w:cs="Arial"/>
            <w:color w:val="000000" w:themeColor="text1"/>
            <w:sz w:val="22"/>
            <w:szCs w:val="22"/>
          </w:rPr>
          <w:lastRenderedPageBreak/>
          <w:t xml:space="preserve">and shall be billed monthly thereafter on the 1st of each month. If an Integration becomes active mid-month, the first month's fee shall be prorated.  </w:t>
        </w:r>
      </w:ins>
    </w:p>
    <w:p w14:paraId="4EE95FD8" w14:textId="77777777" w:rsidR="00B42660" w:rsidRDefault="00B42660" w:rsidP="00EB0578">
      <w:pPr>
        <w:pStyle w:val="ListParagraph"/>
        <w:spacing w:line="276" w:lineRule="auto"/>
        <w:ind w:left="360"/>
        <w:rPr>
          <w:ins w:id="26" w:author="Sergei Tokmakov, Esq." w:date="2025-12-15T03:45:00Z"/>
          <w:rFonts w:ascii="Arial" w:hAnsi="Arial" w:cs="Arial"/>
          <w:color w:val="000000" w:themeColor="text1"/>
          <w:sz w:val="22"/>
          <w:szCs w:val="22"/>
        </w:rPr>
      </w:pPr>
    </w:p>
    <w:p w14:paraId="540EE208" w14:textId="77777777" w:rsidR="00B42660" w:rsidRDefault="00EB0578" w:rsidP="00EB0578">
      <w:pPr>
        <w:pStyle w:val="ListParagraph"/>
        <w:spacing w:line="276" w:lineRule="auto"/>
        <w:ind w:left="360"/>
        <w:rPr>
          <w:ins w:id="27" w:author="Sergei Tokmakov, Esq." w:date="2025-12-15T03:45:00Z"/>
          <w:rFonts w:ascii="Arial" w:hAnsi="Arial" w:cs="Arial"/>
          <w:color w:val="000000" w:themeColor="text1"/>
          <w:sz w:val="22"/>
          <w:szCs w:val="22"/>
        </w:rPr>
      </w:pPr>
      <w:ins w:id="28" w:author="Sergei Tokmakov, Esq." w:date="2025-12-16T09:00:00Z">
        <w:r>
          <w:rPr>
            <w:rFonts w:ascii="Arial" w:hAnsi="Arial" w:cs="Arial"/>
            <w:color w:val="000000" w:themeColor="text1"/>
            <w:sz w:val="22"/>
            <w:szCs w:val="22"/>
          </w:rPr>
          <w:t xml:space="preserve">General Payment Terms: All invoices issued under this C-5 SOW are subject to the payment terms set forth in the Exhibit A-3 Purchase Order: Net 30, with a 15-day grace period during which late fees will not apply. Unpaid invoices beyond Net 45 shall accrue interest at one (1%) percent APR until paid in full.  </w:t>
        </w:r>
      </w:ins>
    </w:p>
    <w:p w14:paraId="21194D9A" w14:textId="77777777" w:rsidR="00B42660" w:rsidRDefault="00B42660" w:rsidP="00EB0578">
      <w:pPr>
        <w:pStyle w:val="ListParagraph"/>
        <w:spacing w:line="276" w:lineRule="auto"/>
        <w:ind w:left="360"/>
        <w:rPr>
          <w:ins w:id="29" w:author="Sergei Tokmakov, Esq." w:date="2025-12-15T03:45:00Z"/>
          <w:rFonts w:ascii="Arial" w:hAnsi="Arial" w:cs="Arial"/>
          <w:color w:val="000000" w:themeColor="text1"/>
          <w:sz w:val="22"/>
          <w:szCs w:val="22"/>
        </w:rPr>
      </w:pPr>
    </w:p>
    <w:p w14:paraId="52795CD1" w14:textId="5A0230DC" w:rsidR="00EB0578" w:rsidRPr="00BA19BD" w:rsidRDefault="00EB0578" w:rsidP="00EB0578">
      <w:pPr>
        <w:pStyle w:val="ListParagraph"/>
        <w:spacing w:line="276" w:lineRule="auto"/>
        <w:ind w:left="360"/>
        <w:rPr>
          <w:rFonts w:ascii="Arial" w:hAnsi="Arial" w:cs="Arial"/>
          <w:sz w:val="22"/>
          <w:szCs w:val="22"/>
        </w:rPr>
      </w:pPr>
      <w:ins w:id="30" w:author="Sergei Tokmakov, Esq." w:date="2025-12-16T09:00:00Z">
        <w:r>
          <w:rPr>
            <w:rFonts w:ascii="Arial" w:hAnsi="Arial" w:cs="Arial"/>
            <w:color w:val="000000" w:themeColor="text1"/>
            <w:sz w:val="22"/>
            <w:szCs w:val="22"/>
          </w:rPr>
          <w:t>Event Volume and Overages: The monthly fees include up to 100,000,000 (100M) events per month across all active Integrations. Event volume will be measured monthly. If Customer's usage exceeds the included event volume in any month, overages will be billed at $250 per additional 1,000,000 (1M) events</w:t>
        </w:r>
      </w:ins>
    </w:p>
    <w:p w14:paraId="4035292C" w14:textId="77777777" w:rsidR="00EB0578" w:rsidRDefault="00EB0578" w:rsidP="00EB0578">
      <w:pPr>
        <w:pStyle w:val="ListParagraph"/>
        <w:spacing w:line="276" w:lineRule="auto"/>
        <w:rPr>
          <w:rFonts w:ascii="Arial" w:hAnsi="Arial" w:cs="Arial"/>
          <w:b/>
          <w:bCs/>
          <w:sz w:val="22"/>
          <w:szCs w:val="22"/>
        </w:rPr>
      </w:pPr>
    </w:p>
    <w:p w14:paraId="3D9B808B" w14:textId="1363E524" w:rsidR="00EB0578" w:rsidRDefault="00EB0578" w:rsidP="00EB0578">
      <w:pPr>
        <w:pStyle w:val="ListParagraph"/>
        <w:numPr>
          <w:ilvl w:val="2"/>
          <w:numId w:val="73"/>
        </w:numPr>
        <w:spacing w:line="276" w:lineRule="auto"/>
        <w:ind w:firstLine="0"/>
        <w:rPr>
          <w:rFonts w:ascii="Arial" w:hAnsi="Arial" w:cs="Arial"/>
          <w:b/>
          <w:bCs/>
          <w:sz w:val="22"/>
          <w:szCs w:val="22"/>
        </w:rPr>
      </w:pPr>
      <w:r>
        <w:rPr>
          <w:rFonts w:ascii="Arial" w:hAnsi="Arial" w:cs="Arial"/>
          <w:b/>
          <w:bCs/>
          <w:sz w:val="22"/>
          <w:szCs w:val="22"/>
        </w:rPr>
        <w:t>Deliverable Holdback</w:t>
      </w:r>
    </w:p>
    <w:p w14:paraId="077F6AA8" w14:textId="6C9CE91F" w:rsidR="00EB0578" w:rsidRDefault="00EB0578" w:rsidP="00EB0578">
      <w:pPr>
        <w:pStyle w:val="Heading3"/>
        <w:spacing w:line="276" w:lineRule="auto"/>
        <w:ind w:left="720"/>
        <w:rPr>
          <w:rFonts w:ascii="Arial" w:hAnsi="Arial" w:cs="Arial"/>
          <w:b w:val="0"/>
          <w:bCs w:val="0"/>
          <w:color w:val="000000" w:themeColor="text1"/>
          <w:sz w:val="22"/>
          <w:szCs w:val="22"/>
        </w:rPr>
      </w:pPr>
      <w:r w:rsidRPr="00EB0578">
        <w:rPr>
          <w:rFonts w:ascii="Arial" w:hAnsi="Arial" w:cs="Arial"/>
          <w:b w:val="0"/>
          <w:bCs w:val="0"/>
          <w:color w:val="000000" w:themeColor="text1"/>
          <w:sz w:val="22"/>
          <w:szCs w:val="22"/>
        </w:rPr>
        <w:t xml:space="preserve">The Provider may withhold the services described in Section </w:t>
      </w:r>
      <w:r>
        <w:rPr>
          <w:rFonts w:ascii="Arial" w:hAnsi="Arial" w:cs="Arial"/>
          <w:b w:val="0"/>
          <w:bCs w:val="0"/>
          <w:color w:val="000000" w:themeColor="text1"/>
          <w:sz w:val="22"/>
          <w:szCs w:val="22"/>
        </w:rPr>
        <w:t>3</w:t>
      </w:r>
      <w:r w:rsidRPr="00EB0578">
        <w:rPr>
          <w:rFonts w:ascii="Arial" w:hAnsi="Arial" w:cs="Arial"/>
          <w:b w:val="0"/>
          <w:bCs w:val="0"/>
          <w:color w:val="000000" w:themeColor="text1"/>
          <w:sz w:val="22"/>
          <w:szCs w:val="22"/>
        </w:rPr>
        <w:t xml:space="preserve"> if payment is not received in accordance with the terms of the Agreement.</w:t>
      </w:r>
    </w:p>
    <w:p w14:paraId="6963CF9C" w14:textId="77777777" w:rsidR="009502F2" w:rsidRDefault="00B04BB6">
      <w:pPr>
        <w:pStyle w:val="ListParagraph"/>
        <w:numPr>
          <w:ilvl w:val="1"/>
          <w:numId w:val="73"/>
        </w:numPr>
        <w:ind w:left="720"/>
      </w:pPr>
      <w:ins w:id="31" w:author="Sergei Tokmakov, Esq." w:date="2025-12-16T09:00:00Z">
        <w:r>
          <w:rPr>
            <w:rFonts w:ascii="Arial" w:hAnsi="Arial" w:cs="Arial"/>
            <w:color w:val="000000"/>
            <w:sz w:val="22"/>
            <w:szCs w:val="22"/>
          </w:rPr>
          <w:t>Third-Party Integration Dependencies</w:t>
        </w:r>
      </w:ins>
    </w:p>
    <w:p w14:paraId="3520845D" w14:textId="77777777" w:rsidR="009502F2" w:rsidRDefault="00B04BB6">
      <w:pPr>
        <w:pStyle w:val="ListParagraph"/>
        <w:numPr>
          <w:ilvl w:val="2"/>
          <w:numId w:val="73"/>
        </w:numPr>
        <w:ind w:firstLine="0"/>
      </w:pPr>
      <w:ins w:id="32" w:author="Sergei Tokmakov, Esq." w:date="2025-12-16T09:00:00Z">
        <w:r>
          <w:rPr>
            <w:rFonts w:ascii="Arial" w:hAnsi="Arial" w:cs="Arial"/>
            <w:color w:val="000000"/>
            <w:sz w:val="22"/>
            <w:szCs w:val="22"/>
          </w:rPr>
          <w:t>Nature of Third-Party Dependencies</w:t>
        </w:r>
      </w:ins>
    </w:p>
    <w:p w14:paraId="3B82C4D1" w14:textId="77777777" w:rsidR="009502F2" w:rsidRDefault="00B04BB6">
      <w:pPr>
        <w:pStyle w:val="ListParagraph"/>
        <w:ind w:left="360"/>
      </w:pPr>
      <w:ins w:id="33" w:author="Sergei Tokmakov, Esq." w:date="2025-12-16T09:00:00Z">
        <w:r>
          <w:rPr>
            <w:rFonts w:ascii="Arial" w:hAnsi="Arial" w:cs="Arial"/>
            <w:color w:val="000000"/>
            <w:sz w:val="22"/>
            <w:szCs w:val="22"/>
          </w:rPr>
          <w:t>The Services under this C-5 SOW require integration with third-party systems that are owned, operated, and controlled by entities other than Provider. Customer acknowledges that Provider does not own, control, or operate any Third-Party Systems, and that the availability and performance of the Services are inherently dependent upon proper functioning of such Third-Party Systems.</w:t>
        </w:r>
      </w:ins>
    </w:p>
    <w:p w14:paraId="22C56862" w14:textId="77777777" w:rsidR="009502F2" w:rsidRDefault="00B04BB6">
      <w:pPr>
        <w:pStyle w:val="ListParagraph"/>
        <w:numPr>
          <w:ilvl w:val="2"/>
          <w:numId w:val="73"/>
        </w:numPr>
        <w:ind w:firstLine="0"/>
      </w:pPr>
      <w:ins w:id="34" w:author="Sergei Tokmakov, Esq." w:date="2025-12-16T09:00:00Z">
        <w:r>
          <w:rPr>
            <w:rFonts w:ascii="Arial" w:hAnsi="Arial" w:cs="Arial"/>
            <w:color w:val="000000"/>
            <w:sz w:val="22"/>
            <w:szCs w:val="22"/>
          </w:rPr>
          <w:t>Excluded Events</w:t>
        </w:r>
      </w:ins>
    </w:p>
    <w:p w14:paraId="0A424502" w14:textId="77777777" w:rsidR="009502F2" w:rsidRDefault="00B04BB6">
      <w:pPr>
        <w:pStyle w:val="ListParagraph"/>
        <w:ind w:left="360"/>
      </w:pPr>
      <w:ins w:id="35" w:author="Sergei Tokmakov, Esq." w:date="2025-12-16T09:00:00Z">
        <w:r>
          <w:rPr>
            <w:rFonts w:ascii="Arial" w:hAnsi="Arial" w:cs="Arial"/>
            <w:color w:val="000000"/>
            <w:sz w:val="22"/>
            <w:szCs w:val="22"/>
          </w:rPr>
          <w:t>Provider shall have no liability, and no breach of any availability commitment shall be deemed to have occurred, to the extent caused by: (a) Third-party system outages or downtime; (b) Rate limits, API throttling, or usage caps imposed by third-party systems; (c) Expiration or invalidation of API credentials or OAuth tokens; (d) Changes to third-party API endpoints, data schemas, or methods; (e) Third-party performance degradation or timeouts; (f) Third-party data quality issues; (g) Changes to third-party terms of service or policies; (h) Third-party provider actions including service discontinuation; or (i) Force Majeure events affecting third parties.</w:t>
        </w:r>
      </w:ins>
    </w:p>
    <w:p w14:paraId="2B5E0331" w14:textId="77777777" w:rsidR="009502F2" w:rsidRDefault="00B04BB6">
      <w:pPr>
        <w:pStyle w:val="ListParagraph"/>
        <w:numPr>
          <w:ilvl w:val="2"/>
          <w:numId w:val="73"/>
        </w:numPr>
        <w:ind w:firstLine="0"/>
      </w:pPr>
      <w:ins w:id="36" w:author="Sergei Tokmakov, Esq." w:date="2025-12-16T09:00:00Z">
        <w:r>
          <w:rPr>
            <w:rFonts w:ascii="Arial" w:hAnsi="Arial" w:cs="Arial"/>
            <w:color w:val="000000"/>
            <w:sz w:val="22"/>
            <w:szCs w:val="22"/>
          </w:rPr>
          <w:t>Provider Obligations During Excluded Events</w:t>
        </w:r>
      </w:ins>
    </w:p>
    <w:p w14:paraId="50AD41BF" w14:textId="77777777" w:rsidR="009502F2" w:rsidRDefault="00B04BB6">
      <w:pPr>
        <w:pStyle w:val="ListParagraph"/>
        <w:ind w:left="360"/>
      </w:pPr>
      <w:ins w:id="37" w:author="Sergei Tokmakov, Esq." w:date="2025-12-16T09:00:00Z">
        <w:r>
          <w:rPr>
            <w:rFonts w:ascii="Arial" w:hAnsi="Arial" w:cs="Arial"/>
            <w:color w:val="000000"/>
            <w:sz w:val="22"/>
            <w:szCs w:val="22"/>
          </w:rPr>
          <w:t>Upon becoming aware of a third-party event that impacts Services, Provider shall use commercially reasonable efforts to: monitor and detect issues; notify Customer promptly; implement retry logic to resume processing when the third-party system returns to normal; and adapt integrations if required due to API changes, subject to Change Order approval for material additional development work.</w:t>
        </w:r>
      </w:ins>
    </w:p>
    <w:p w14:paraId="21C01926" w14:textId="77777777" w:rsidR="009502F2" w:rsidRDefault="00B04BB6">
      <w:pPr>
        <w:pStyle w:val="ListParagraph"/>
        <w:numPr>
          <w:ilvl w:val="2"/>
          <w:numId w:val="73"/>
        </w:numPr>
        <w:ind w:firstLine="0"/>
      </w:pPr>
      <w:ins w:id="38" w:author="Sergei Tokmakov, Esq." w:date="2025-12-16T09:00:00Z">
        <w:r>
          <w:rPr>
            <w:rFonts w:ascii="Arial" w:hAnsi="Arial" w:cs="Arial"/>
            <w:color w:val="000000"/>
            <w:sz w:val="22"/>
            <w:szCs w:val="22"/>
          </w:rPr>
          <w:t>Timeline Extensions</w:t>
        </w:r>
      </w:ins>
    </w:p>
    <w:p w14:paraId="61919BB2" w14:textId="77777777" w:rsidR="009502F2" w:rsidRDefault="00B04BB6">
      <w:pPr>
        <w:pStyle w:val="ListParagraph"/>
        <w:ind w:left="360"/>
      </w:pPr>
      <w:ins w:id="39" w:author="Sergei Tokmakov, Esq." w:date="2025-12-16T09:00:00Z">
        <w:r>
          <w:rPr>
            <w:rFonts w:ascii="Arial" w:hAnsi="Arial" w:cs="Arial"/>
            <w:color w:val="000000"/>
            <w:sz w:val="22"/>
            <w:szCs w:val="22"/>
          </w:rPr>
          <w:t>Any project milestone or deadline shall be automatically extended by the duration of any third-party event that prevents or materially delays Provider's ability to perform the affected work.</w:t>
        </w:r>
      </w:ins>
    </w:p>
    <w:p w14:paraId="2A0EF427" w14:textId="77777777" w:rsidR="009502F2" w:rsidRDefault="00B04BB6">
      <w:pPr>
        <w:pStyle w:val="ListParagraph"/>
        <w:numPr>
          <w:ilvl w:val="1"/>
          <w:numId w:val="73"/>
        </w:numPr>
        <w:ind w:left="720"/>
      </w:pPr>
      <w:ins w:id="40" w:author="Sergei Tokmakov, Esq." w:date="2025-12-16T09:00:00Z">
        <w:r>
          <w:rPr>
            <w:rFonts w:ascii="Arial" w:hAnsi="Arial" w:cs="Arial"/>
            <w:color w:val="000000"/>
            <w:sz w:val="22"/>
            <w:szCs w:val="22"/>
          </w:rPr>
          <w:t>Suspension of Services for Non-Payment</w:t>
        </w:r>
      </w:ins>
    </w:p>
    <w:p w14:paraId="1AB932A5" w14:textId="77777777" w:rsidR="009502F2" w:rsidRDefault="00B04BB6">
      <w:pPr>
        <w:pStyle w:val="ListParagraph"/>
        <w:ind w:left="360"/>
      </w:pPr>
      <w:ins w:id="41" w:author="Sergei Tokmakov, Esq." w:date="2025-12-16T09:00:00Z">
        <w:r>
          <w:rPr>
            <w:rFonts w:ascii="Arial" w:hAnsi="Arial" w:cs="Arial"/>
            <w:color w:val="000000"/>
            <w:sz w:val="22"/>
            <w:szCs w:val="22"/>
          </w:rPr>
          <w:t xml:space="preserve">If Customer fails to pay any undisputed invoice within forty-five (45) days of the invoice date, Provider may suspend or withhold: (a) ongoing Services including active Integrations; (b) delivery of completed or in-progress deliverables; (c) Customer's access to the iPaaS platform; (d) support and meetings; and (e) commencement of new work scheduled under Exhibit D. Provider shall provide five (5) business days' written notice before suspension. Upon payment in full, Provider shall resume Services within two (2) </w:t>
        </w:r>
        <w:r>
          <w:rPr>
            <w:rFonts w:ascii="Arial" w:hAnsi="Arial" w:cs="Arial"/>
            <w:color w:val="000000"/>
            <w:sz w:val="22"/>
            <w:szCs w:val="22"/>
          </w:rPr>
          <w:lastRenderedPageBreak/>
          <w:t>business days. Timeline delays caused by suspension shall extend all milestone dates by the suspension duration.</w:t>
        </w:r>
      </w:ins>
    </w:p>
    <w:p w14:paraId="3051C0EB" w14:textId="77777777" w:rsidR="00EB0578" w:rsidRDefault="00EB0578" w:rsidP="00EB0578">
      <w:pPr>
        <w:pStyle w:val="Heading3"/>
        <w:spacing w:line="276" w:lineRule="auto"/>
        <w:rPr>
          <w:rFonts w:ascii="Arial" w:hAnsi="Arial" w:cs="Arial"/>
          <w:b w:val="0"/>
          <w:bCs w:val="0"/>
          <w:color w:val="000000" w:themeColor="text1"/>
          <w:sz w:val="22"/>
          <w:szCs w:val="22"/>
        </w:rPr>
      </w:pPr>
    </w:p>
    <w:p w14:paraId="373B606F" w14:textId="1E65DFDD" w:rsidR="00EB0578" w:rsidRDefault="00EB0578" w:rsidP="00EB0578">
      <w:pPr>
        <w:pStyle w:val="Heading2"/>
        <w:numPr>
          <w:ilvl w:val="0"/>
          <w:numId w:val="73"/>
        </w:numPr>
        <w:spacing w:line="276" w:lineRule="auto"/>
        <w:rPr>
          <w:rFonts w:ascii="Arial" w:hAnsi="Arial" w:cs="Arial"/>
          <w:b/>
          <w:bCs/>
          <w:color w:val="000000" w:themeColor="text1"/>
          <w:sz w:val="22"/>
          <w:szCs w:val="22"/>
        </w:rPr>
      </w:pPr>
      <w:r>
        <w:rPr>
          <w:rFonts w:ascii="Arial" w:hAnsi="Arial" w:cs="Arial"/>
          <w:b/>
          <w:bCs/>
          <w:color w:val="000000" w:themeColor="text1"/>
          <w:sz w:val="22"/>
          <w:szCs w:val="22"/>
        </w:rPr>
        <w:t>INTELLECTUAL PROPERTY &amp; LICENSE</w:t>
      </w:r>
    </w:p>
    <w:p w14:paraId="4DD89971" w14:textId="77777777" w:rsidR="009502F2" w:rsidRDefault="00B04BB6">
      <w:pPr>
        <w:pStyle w:val="ListParagraph"/>
        <w:numPr>
          <w:ilvl w:val="1"/>
          <w:numId w:val="73"/>
        </w:numPr>
        <w:ind w:left="720"/>
      </w:pPr>
      <w:ins w:id="42" w:author="Sergei Tokmakov, Esq." w:date="2025-12-16T09:00:00Z">
        <w:r>
          <w:rPr>
            <w:rFonts w:ascii="Arial" w:hAnsi="Arial" w:cs="Arial"/>
            <w:color w:val="000000"/>
            <w:sz w:val="22"/>
            <w:szCs w:val="22"/>
          </w:rPr>
          <w:t>Work Product Ownership &amp; License</w:t>
        </w:r>
      </w:ins>
    </w:p>
    <w:p w14:paraId="0983520E" w14:textId="77777777" w:rsidR="009502F2" w:rsidRDefault="00B04BB6">
      <w:pPr>
        <w:pStyle w:val="ListParagraph"/>
        <w:ind w:left="360"/>
      </w:pPr>
      <w:ins w:id="43" w:author="Sergei Tokmakov, Esq." w:date="2025-12-16T09:00:00Z">
        <w:r>
          <w:rPr>
            <w:rFonts w:ascii="Arial" w:hAnsi="Arial" w:cs="Arial"/>
            <w:color w:val="000000"/>
            <w:sz w:val="22"/>
            <w:szCs w:val="22"/>
          </w:rPr>
          <w:t>All Work Product created by Provider under this C-5 SOW, including Integration connectors, data transformation logic, workflow automation Flows, API orchestration scripts, and technical documentation, shall be deemed Provider's intellectual property. Upon Customer's payment in full of all fees due, Provider grants Customer a worldwide, perpetual, royalty-free, non-exclusive, non-transferable license to use such Work Product solely for Customer's internal business operations.</w:t>
        </w:r>
      </w:ins>
    </w:p>
    <w:p w14:paraId="0DEF99F0" w14:textId="77777777" w:rsidR="009502F2" w:rsidRDefault="00B04BB6">
      <w:pPr>
        <w:pStyle w:val="ListParagraph"/>
        <w:numPr>
          <w:ilvl w:val="1"/>
          <w:numId w:val="73"/>
        </w:numPr>
        <w:ind w:left="720"/>
      </w:pPr>
      <w:ins w:id="44" w:author="Sergei Tokmakov, Esq." w:date="2025-12-16T09:00:00Z">
        <w:r>
          <w:rPr>
            <w:rFonts w:ascii="Arial" w:hAnsi="Arial" w:cs="Arial"/>
            <w:color w:val="000000"/>
            <w:sz w:val="22"/>
            <w:szCs w:val="22"/>
          </w:rPr>
          <w:t>Third-Party Integration Components</w:t>
        </w:r>
      </w:ins>
    </w:p>
    <w:p w14:paraId="3BF13E2A" w14:textId="77777777" w:rsidR="009502F2" w:rsidRDefault="00B04BB6">
      <w:pPr>
        <w:pStyle w:val="ListParagraph"/>
        <w:ind w:left="360"/>
      </w:pPr>
      <w:ins w:id="45" w:author="Sergei Tokmakov, Esq." w:date="2025-12-16T09:00:00Z">
        <w:r>
          <w:rPr>
            <w:rFonts w:ascii="Arial" w:hAnsi="Arial" w:cs="Arial"/>
            <w:color w:val="000000"/>
            <w:sz w:val="22"/>
            <w:szCs w:val="22"/>
          </w:rPr>
          <w:t>Customer acknowledges that certain Integrations rely on third-party systems, APIs, and SDKs owned by entities other than Provider (including Dutchie, Treez, Springbig, Klaviyo, Sage, Precoro, LeafTrade, Canix, Order.co). Customer's use of Third-Party Integration Components is subject to the applicable third-party's terms of service. Provider makes no representations or warranties regarding Third-Party Integration Components.</w:t>
        </w:r>
      </w:ins>
    </w:p>
    <w:p w14:paraId="30EAB104" w14:textId="77777777" w:rsidR="009502F2" w:rsidRDefault="00B04BB6">
      <w:pPr>
        <w:pStyle w:val="ListParagraph"/>
        <w:numPr>
          <w:ilvl w:val="1"/>
          <w:numId w:val="73"/>
        </w:numPr>
        <w:ind w:left="720"/>
      </w:pPr>
      <w:ins w:id="46" w:author="Sergei Tokmakov, Esq." w:date="2025-12-16T09:00:00Z">
        <w:r>
          <w:rPr>
            <w:rFonts w:ascii="Arial" w:hAnsi="Arial" w:cs="Arial"/>
            <w:color w:val="000000"/>
            <w:sz w:val="22"/>
            <w:szCs w:val="22"/>
          </w:rPr>
          <w:t>Customer Data</w:t>
        </w:r>
      </w:ins>
    </w:p>
    <w:p w14:paraId="3695C58A" w14:textId="77777777" w:rsidR="009502F2" w:rsidRDefault="00B04BB6">
      <w:pPr>
        <w:pStyle w:val="ListParagraph"/>
        <w:ind w:left="360"/>
      </w:pPr>
      <w:ins w:id="47" w:author="Sergei Tokmakov, Esq." w:date="2025-12-16T09:00:00Z">
        <w:r>
          <w:rPr>
            <w:rFonts w:ascii="Arial" w:hAnsi="Arial" w:cs="Arial"/>
            <w:color w:val="000000"/>
            <w:sz w:val="22"/>
            <w:szCs w:val="22"/>
          </w:rPr>
          <w:t>As between Provider and Customer, Customer retains all right, title, and interest in Customer's data processed through the iPaaS platform. Customer grants Provider a limited license to access, process, and store Customer Data solely to perform the Services.</w:t>
        </w:r>
      </w:ins>
    </w:p>
    <w:p w14:paraId="2AC805DE" w14:textId="77777777" w:rsidR="009502F2" w:rsidRDefault="00B04BB6">
      <w:pPr>
        <w:pStyle w:val="ListParagraph"/>
        <w:numPr>
          <w:ilvl w:val="1"/>
          <w:numId w:val="73"/>
        </w:numPr>
        <w:ind w:left="720"/>
      </w:pPr>
      <w:ins w:id="48" w:author="Sergei Tokmakov, Esq." w:date="2025-12-16T09:00:00Z">
        <w:r>
          <w:rPr>
            <w:rFonts w:ascii="Arial" w:hAnsi="Arial" w:cs="Arial"/>
            <w:color w:val="000000"/>
            <w:sz w:val="22"/>
            <w:szCs w:val="22"/>
          </w:rPr>
          <w:t>Reservation of Rights</w:t>
        </w:r>
      </w:ins>
    </w:p>
    <w:p w14:paraId="5695DB1B" w14:textId="3B83D238" w:rsidR="009502F2" w:rsidRDefault="00B04BB6">
      <w:pPr>
        <w:pStyle w:val="ListParagraph"/>
        <w:ind w:left="360"/>
        <w:rPr>
          <w:ins w:id="49" w:author="Sergei Tokmakov, Esq." w:date="2025-12-15T03:45:00Z"/>
          <w:rFonts w:ascii="Arial" w:hAnsi="Arial" w:cs="Arial"/>
          <w:color w:val="000000"/>
          <w:sz w:val="22"/>
          <w:szCs w:val="22"/>
        </w:rPr>
      </w:pPr>
      <w:ins w:id="50" w:author="Sergei Tokmakov, Esq." w:date="2025-12-16T09:00:00Z">
        <w:r>
          <w:rPr>
            <w:rFonts w:ascii="Arial" w:hAnsi="Arial" w:cs="Arial"/>
            <w:color w:val="000000"/>
            <w:sz w:val="22"/>
            <w:szCs w:val="22"/>
          </w:rPr>
          <w:t>Except for the express licenses granted herein, no other rights are granted or implied. All rights not expressly granted to Customer are reserved by Provider or the applicable third-party owner.</w:t>
        </w:r>
      </w:ins>
    </w:p>
    <w:p w14:paraId="4B248E7A" w14:textId="77777777" w:rsidR="00A50927" w:rsidRDefault="00A50927">
      <w:pPr>
        <w:pStyle w:val="ListParagraph"/>
        <w:ind w:left="360"/>
      </w:pPr>
    </w:p>
    <w:p w14:paraId="4E038342" w14:textId="77777777" w:rsidR="009502F2" w:rsidRPr="00A50927" w:rsidRDefault="00B04BB6">
      <w:pPr>
        <w:pStyle w:val="ListParagraph"/>
        <w:numPr>
          <w:ilvl w:val="0"/>
          <w:numId w:val="73"/>
        </w:numPr>
        <w:ind w:firstLine="0"/>
        <w:rPr>
          <w:b/>
          <w:bCs/>
          <w:rPrChange w:id="51" w:author="Sergei Tokmakov, Esq." w:date="2025-12-15T03:45:00Z">
            <w:rPr/>
          </w:rPrChange>
        </w:rPr>
      </w:pPr>
      <w:ins w:id="52" w:author="Sergei Tokmakov, Esq." w:date="2025-12-16T09:00:00Z">
        <w:r w:rsidRPr="00A50927">
          <w:rPr>
            <w:rFonts w:ascii="Arial" w:hAnsi="Arial" w:cs="Arial"/>
            <w:b/>
            <w:bCs/>
            <w:color w:val="000000"/>
            <w:sz w:val="22"/>
            <w:szCs w:val="22"/>
            <w:rPrChange w:id="53" w:author="Sergei Tokmakov, Esq." w:date="2025-12-15T03:45:00Z">
              <w:rPr>
                <w:rFonts w:ascii="Arial" w:hAnsi="Arial" w:cs="Arial"/>
                <w:color w:val="000000"/>
                <w:sz w:val="22"/>
                <w:szCs w:val="22"/>
              </w:rPr>
            </w:rPrChange>
          </w:rPr>
          <w:t>CHANGE MANAGEMENT PROCESS</w:t>
        </w:r>
      </w:ins>
    </w:p>
    <w:p w14:paraId="77CF5CC1" w14:textId="77777777" w:rsidR="009502F2" w:rsidRDefault="00B04BB6">
      <w:pPr>
        <w:pStyle w:val="ListParagraph"/>
        <w:numPr>
          <w:ilvl w:val="1"/>
          <w:numId w:val="73"/>
        </w:numPr>
        <w:ind w:left="720"/>
      </w:pPr>
      <w:ins w:id="54" w:author="Sergei Tokmakov, Esq." w:date="2025-12-16T09:00:00Z">
        <w:r>
          <w:rPr>
            <w:rFonts w:ascii="Arial" w:hAnsi="Arial" w:cs="Arial"/>
            <w:color w:val="000000"/>
            <w:sz w:val="22"/>
            <w:szCs w:val="22"/>
          </w:rPr>
          <w:t>Scope</w:t>
        </w:r>
      </w:ins>
    </w:p>
    <w:p w14:paraId="692659E3" w14:textId="77777777" w:rsidR="009502F2" w:rsidRDefault="00B04BB6">
      <w:pPr>
        <w:pStyle w:val="ListParagraph"/>
        <w:ind w:left="360"/>
      </w:pPr>
      <w:ins w:id="55" w:author="Sergei Tokmakov, Esq." w:date="2025-12-16T09:00:00Z">
        <w:r>
          <w:rPr>
            <w:rFonts w:ascii="Arial" w:hAnsi="Arial" w:cs="Arial"/>
            <w:color w:val="000000"/>
            <w:sz w:val="22"/>
            <w:szCs w:val="22"/>
          </w:rPr>
          <w:t>All changes to scope, pricing, deliverables, timeline, Integrations, or Exhibit D priorities require a formal Change Order ("CO").</w:t>
        </w:r>
      </w:ins>
    </w:p>
    <w:p w14:paraId="7F534A61" w14:textId="77777777" w:rsidR="009502F2" w:rsidRDefault="00B04BB6">
      <w:pPr>
        <w:pStyle w:val="ListParagraph"/>
        <w:numPr>
          <w:ilvl w:val="1"/>
          <w:numId w:val="73"/>
        </w:numPr>
        <w:ind w:left="720"/>
      </w:pPr>
      <w:ins w:id="56" w:author="Sergei Tokmakov, Esq." w:date="2025-12-16T09:00:00Z">
        <w:r>
          <w:rPr>
            <w:rFonts w:ascii="Arial" w:hAnsi="Arial" w:cs="Arial"/>
            <w:color w:val="000000"/>
            <w:sz w:val="22"/>
            <w:szCs w:val="22"/>
          </w:rPr>
          <w:t>Process</w:t>
        </w:r>
      </w:ins>
    </w:p>
    <w:p w14:paraId="3959612D" w14:textId="77777777" w:rsidR="009502F2" w:rsidRDefault="00B04BB6">
      <w:pPr>
        <w:pStyle w:val="ListParagraph"/>
        <w:ind w:left="360"/>
      </w:pPr>
      <w:ins w:id="57" w:author="Sergei Tokmakov, Esq." w:date="2025-12-16T09:00:00Z">
        <w:r>
          <w:rPr>
            <w:rFonts w:ascii="Arial" w:hAnsi="Arial" w:cs="Arial"/>
            <w:color w:val="000000"/>
            <w:sz w:val="22"/>
            <w:szCs w:val="22"/>
          </w:rPr>
          <w:t>(a) Written change request submitted to Project Management team; (b) Provider assesses impact and provides Impact Assessment Report within 5 business days; (c) Customer approves, modifies, or declines within 5 business days; (d) If approved, formal CO executed by both parties.</w:t>
        </w:r>
      </w:ins>
    </w:p>
    <w:p w14:paraId="34F1D197" w14:textId="77777777" w:rsidR="009502F2" w:rsidRDefault="00B04BB6">
      <w:pPr>
        <w:pStyle w:val="ListParagraph"/>
        <w:numPr>
          <w:ilvl w:val="1"/>
          <w:numId w:val="73"/>
        </w:numPr>
        <w:ind w:left="720"/>
      </w:pPr>
      <w:ins w:id="58" w:author="Sergei Tokmakov, Esq." w:date="2025-12-16T09:00:00Z">
        <w:r>
          <w:rPr>
            <w:rFonts w:ascii="Arial" w:hAnsi="Arial" w:cs="Arial"/>
            <w:color w:val="000000"/>
            <w:sz w:val="22"/>
            <w:szCs w:val="22"/>
          </w:rPr>
          <w:t>Binding Requirement</w:t>
        </w:r>
      </w:ins>
    </w:p>
    <w:p w14:paraId="3C026A51" w14:textId="77777777" w:rsidR="009502F2" w:rsidRDefault="00B04BB6">
      <w:pPr>
        <w:pStyle w:val="ListParagraph"/>
        <w:ind w:left="360"/>
      </w:pPr>
      <w:ins w:id="59" w:author="Sergei Tokmakov, Esq." w:date="2025-12-16T09:00:00Z">
        <w:r>
          <w:rPr>
            <w:rFonts w:ascii="Arial" w:hAnsi="Arial" w:cs="Arial"/>
            <w:color w:val="000000"/>
            <w:sz w:val="22"/>
            <w:szCs w:val="22"/>
          </w:rPr>
          <w:t>No changes are binding until CO is signed by both parties. Provider has no obligation to perform work outside agreed scope without executed CO.</w:t>
        </w:r>
      </w:ins>
    </w:p>
    <w:p w14:paraId="755E368E" w14:textId="4F760246" w:rsidR="008E1A47" w:rsidRDefault="00786F4B" w:rsidP="00D17B2C">
      <w:pPr>
        <w:spacing w:before="240" w:after="120"/>
      </w:pPr>
      <w:bookmarkStart w:id="60" w:name="_GoBack"/>
      <w:bookmarkEnd w:id="60"/>
      <w:r>
        <w:rPr>
          <w:rFonts w:ascii="Arial" w:hAnsi="Arial"/>
          <w:b/>
          <w:color w:val="000000"/>
          <w:sz w:val="22"/>
          <w:highlight w:val="yellow"/>
        </w:rPr>
        <w:t>9.</w:t>
      </w:r>
      <w:r>
        <w:rPr>
          <w:rFonts w:ascii="Arial" w:hAnsi="Arial"/>
          <w:b/>
          <w:color w:val="000000"/>
          <w:sz w:val="22"/>
          <w:highlight w:val="yellow"/>
        </w:rPr>
        <w:tab/>
      </w:r>
      <w:r>
        <w:rPr>
          <w:rFonts w:ascii="Arial" w:hAnsi="Arial"/>
          <w:b/>
          <w:color w:val="000000"/>
          <w:sz w:val="22"/>
          <w:highlight w:val="yellow"/>
          <w:u w:val="single"/>
        </w:rPr>
        <w:t>SCHEDULE CONTINGENCY &amp; DELAY REMEDIES</w:t>
      </w:r>
    </w:p>
    <w:p w14:paraId="3A5FE93C" w14:textId="77777777" w:rsidR="008E1A47" w:rsidRDefault="00786F4B">
      <w:pPr>
        <w:spacing w:before="120" w:after="60"/>
      </w:pPr>
      <w:r>
        <w:rPr>
          <w:rFonts w:ascii="Arial" w:hAnsi="Arial"/>
          <w:color w:val="000000"/>
          <w:sz w:val="22"/>
          <w:highlight w:val="yellow"/>
        </w:rPr>
        <w:t>9.1</w:t>
      </w:r>
      <w:r>
        <w:rPr>
          <w:rFonts w:ascii="Arial" w:hAnsi="Arial"/>
          <w:color w:val="000000"/>
          <w:sz w:val="22"/>
          <w:highlight w:val="yellow"/>
        </w:rPr>
        <w:tab/>
      </w:r>
      <w:r>
        <w:rPr>
          <w:rFonts w:ascii="Arial" w:hAnsi="Arial"/>
          <w:color w:val="000000"/>
          <w:sz w:val="22"/>
          <w:highlight w:val="yellow"/>
          <w:u w:val="single"/>
        </w:rPr>
        <w:t>Baseline Project Plan</w:t>
      </w:r>
    </w:p>
    <w:p w14:paraId="0C83822F" w14:textId="77777777" w:rsidR="008E1A47" w:rsidRDefault="00786F4B">
      <w:pPr>
        <w:spacing w:after="60"/>
      </w:pPr>
      <w:r>
        <w:rPr>
          <w:rFonts w:ascii="Arial" w:hAnsi="Arial"/>
          <w:color w:val="000000"/>
          <w:sz w:val="22"/>
          <w:highlight w:val="yellow"/>
        </w:rPr>
        <w:t xml:space="preserve">The Parties acknowledge that Exhibit D: 2026 </w:t>
      </w:r>
      <w:r>
        <w:rPr>
          <w:rFonts w:ascii="Arial" w:hAnsi="Arial"/>
          <w:color w:val="000000"/>
          <w:sz w:val="22"/>
          <w:highlight w:val="yellow"/>
        </w:rPr>
        <w:t>Technical Roadmap establishes the baseline project schedule. Milestone dates in Exhibit D are subject to adjustment through the Change Order process set forth in Section 8.</w:t>
      </w:r>
    </w:p>
    <w:p w14:paraId="2C260151" w14:textId="77777777" w:rsidR="008E1A47" w:rsidRDefault="00786F4B">
      <w:pPr>
        <w:spacing w:before="120" w:after="60"/>
      </w:pPr>
      <w:r>
        <w:rPr>
          <w:rFonts w:ascii="Arial" w:hAnsi="Arial"/>
          <w:color w:val="000000"/>
          <w:sz w:val="22"/>
          <w:highlight w:val="yellow"/>
        </w:rPr>
        <w:t>9.2</w:t>
      </w:r>
      <w:r>
        <w:rPr>
          <w:rFonts w:ascii="Arial" w:hAnsi="Arial"/>
          <w:color w:val="000000"/>
          <w:sz w:val="22"/>
          <w:highlight w:val="yellow"/>
        </w:rPr>
        <w:tab/>
      </w:r>
      <w:r>
        <w:rPr>
          <w:rFonts w:ascii="Arial" w:hAnsi="Arial"/>
          <w:color w:val="000000"/>
          <w:sz w:val="22"/>
          <w:highlight w:val="yellow"/>
          <w:u w:val="single"/>
        </w:rPr>
        <w:t>Delay Classification</w:t>
      </w:r>
    </w:p>
    <w:p w14:paraId="490D5BC3" w14:textId="77777777" w:rsidR="008E1A47" w:rsidRDefault="00786F4B">
      <w:pPr>
        <w:spacing w:after="60"/>
      </w:pPr>
      <w:r>
        <w:rPr>
          <w:rFonts w:ascii="Arial" w:hAnsi="Arial"/>
          <w:color w:val="000000"/>
          <w:sz w:val="22"/>
          <w:highlight w:val="yellow"/>
        </w:rPr>
        <w:t>(a)</w:t>
      </w:r>
      <w:r>
        <w:rPr>
          <w:rFonts w:ascii="Arial" w:hAnsi="Arial"/>
          <w:color w:val="000000"/>
          <w:sz w:val="22"/>
          <w:highlight w:val="yellow"/>
        </w:rPr>
        <w:tab/>
        <w:t xml:space="preserve">"Excused Delays" means delays caused by: (i) Customer </w:t>
      </w:r>
      <w:r>
        <w:rPr>
          <w:rFonts w:ascii="Arial" w:hAnsi="Arial"/>
          <w:color w:val="000000"/>
          <w:sz w:val="22"/>
          <w:highlight w:val="yellow"/>
        </w:rPr>
        <w:t xml:space="preserve">delays in providing approvals, data access, subject matter experts, or other required cooperation; (ii) third-party system outages, API changes, or other events described in Section 6.5; (iii) dependency </w:t>
      </w:r>
      <w:r>
        <w:rPr>
          <w:rFonts w:ascii="Arial" w:hAnsi="Arial"/>
          <w:color w:val="000000"/>
          <w:sz w:val="22"/>
          <w:highlight w:val="yellow"/>
        </w:rPr>
        <w:lastRenderedPageBreak/>
        <w:t>vendor delays outside Provider's control; or (iv) sc</w:t>
      </w:r>
      <w:r>
        <w:rPr>
          <w:rFonts w:ascii="Arial" w:hAnsi="Arial"/>
          <w:color w:val="000000"/>
          <w:sz w:val="22"/>
          <w:highlight w:val="yellow"/>
        </w:rPr>
        <w:t>ope increases approved via Change Order.</w:t>
      </w:r>
    </w:p>
    <w:p w14:paraId="208631CA" w14:textId="77777777" w:rsidR="008E1A47" w:rsidRDefault="00786F4B">
      <w:pPr>
        <w:spacing w:after="60"/>
      </w:pPr>
      <w:r>
        <w:rPr>
          <w:rFonts w:ascii="Arial" w:hAnsi="Arial"/>
          <w:color w:val="000000"/>
          <w:sz w:val="22"/>
          <w:highlight w:val="yellow"/>
        </w:rPr>
        <w:t>(b)</w:t>
      </w:r>
      <w:r>
        <w:rPr>
          <w:rFonts w:ascii="Arial" w:hAnsi="Arial"/>
          <w:color w:val="000000"/>
          <w:sz w:val="22"/>
          <w:highlight w:val="yellow"/>
        </w:rPr>
        <w:tab/>
        <w:t>"Provider-Caused Delays" means delays on the critical path caused by Provider's failure to perform for reasons within Provider's reasonable control, occurring after Customer has provided timely cooperation as re</w:t>
      </w:r>
      <w:r>
        <w:rPr>
          <w:rFonts w:ascii="Arial" w:hAnsi="Arial"/>
          <w:color w:val="000000"/>
          <w:sz w:val="22"/>
          <w:highlight w:val="yellow"/>
        </w:rPr>
        <w:t>quired.</w:t>
      </w:r>
    </w:p>
    <w:p w14:paraId="5730E614" w14:textId="77777777" w:rsidR="008E1A47" w:rsidRDefault="00786F4B">
      <w:pPr>
        <w:spacing w:before="120" w:after="60"/>
      </w:pPr>
      <w:r>
        <w:rPr>
          <w:rFonts w:ascii="Arial" w:hAnsi="Arial"/>
          <w:color w:val="000000"/>
          <w:sz w:val="22"/>
          <w:highlight w:val="yellow"/>
        </w:rPr>
        <w:t>9.3</w:t>
      </w:r>
      <w:r>
        <w:rPr>
          <w:rFonts w:ascii="Arial" w:hAnsi="Arial"/>
          <w:color w:val="000000"/>
          <w:sz w:val="22"/>
          <w:highlight w:val="yellow"/>
        </w:rPr>
        <w:tab/>
      </w:r>
      <w:r>
        <w:rPr>
          <w:rFonts w:ascii="Arial" w:hAnsi="Arial"/>
          <w:color w:val="000000"/>
          <w:sz w:val="22"/>
          <w:highlight w:val="yellow"/>
          <w:u w:val="single"/>
        </w:rPr>
        <w:t>Notice, Mitigation &amp; Escalation Protocol</w:t>
      </w:r>
    </w:p>
    <w:p w14:paraId="09F762FD" w14:textId="77777777" w:rsidR="008E1A47" w:rsidRDefault="00786F4B">
      <w:pPr>
        <w:spacing w:after="60"/>
      </w:pPr>
      <w:r>
        <w:rPr>
          <w:rFonts w:ascii="Arial" w:hAnsi="Arial"/>
          <w:color w:val="000000"/>
          <w:sz w:val="22"/>
          <w:highlight w:val="yellow"/>
        </w:rPr>
        <w:t>Upon identifying any schedule risk, the responsible Party shall:</w:t>
      </w:r>
    </w:p>
    <w:p w14:paraId="729D2F97" w14:textId="77777777" w:rsidR="008E1A47" w:rsidRDefault="00786F4B">
      <w:pPr>
        <w:spacing w:after="60"/>
      </w:pPr>
      <w:r>
        <w:rPr>
          <w:rFonts w:ascii="Arial" w:hAnsi="Arial"/>
          <w:color w:val="000000"/>
          <w:sz w:val="22"/>
          <w:highlight w:val="yellow"/>
        </w:rPr>
        <w:t>(a)</w:t>
      </w:r>
      <w:r>
        <w:rPr>
          <w:rFonts w:ascii="Arial" w:hAnsi="Arial"/>
          <w:color w:val="000000"/>
          <w:sz w:val="22"/>
          <w:highlight w:val="yellow"/>
        </w:rPr>
        <w:tab/>
        <w:t>Provide prompt written notice to the other Party's Project Point of Contact;</w:t>
      </w:r>
    </w:p>
    <w:p w14:paraId="1337B017" w14:textId="77777777" w:rsidR="008E1A47" w:rsidRDefault="00786F4B">
      <w:pPr>
        <w:spacing w:after="60"/>
      </w:pPr>
      <w:r>
        <w:rPr>
          <w:rFonts w:ascii="Arial" w:hAnsi="Arial"/>
          <w:color w:val="000000"/>
          <w:sz w:val="22"/>
          <w:highlight w:val="yellow"/>
        </w:rPr>
        <w:t>(b)</w:t>
      </w:r>
      <w:r>
        <w:rPr>
          <w:rFonts w:ascii="Arial" w:hAnsi="Arial"/>
          <w:color w:val="000000"/>
          <w:sz w:val="22"/>
          <w:highlight w:val="yellow"/>
        </w:rPr>
        <w:tab/>
        <w:t>Acknowledge and document the specific risk in the pro</w:t>
      </w:r>
      <w:r>
        <w:rPr>
          <w:rFonts w:ascii="Arial" w:hAnsi="Arial"/>
          <w:color w:val="000000"/>
          <w:sz w:val="22"/>
          <w:highlight w:val="yellow"/>
        </w:rPr>
        <w:t>ject tracking system;</w:t>
      </w:r>
    </w:p>
    <w:p w14:paraId="5A6B1C20" w14:textId="77777777" w:rsidR="008E1A47" w:rsidRDefault="00786F4B">
      <w:pPr>
        <w:spacing w:after="60"/>
      </w:pPr>
      <w:r>
        <w:rPr>
          <w:rFonts w:ascii="Arial" w:hAnsi="Arial"/>
          <w:color w:val="000000"/>
          <w:sz w:val="22"/>
          <w:highlight w:val="yellow"/>
        </w:rPr>
        <w:t>(c)</w:t>
      </w:r>
      <w:r>
        <w:rPr>
          <w:rFonts w:ascii="Arial" w:hAnsi="Arial"/>
          <w:color w:val="000000"/>
          <w:sz w:val="22"/>
          <w:highlight w:val="yellow"/>
        </w:rPr>
        <w:tab/>
        <w:t>Communicate clear workarounds or mitigation options;</w:t>
      </w:r>
    </w:p>
    <w:p w14:paraId="5A22D330" w14:textId="77777777" w:rsidR="008E1A47" w:rsidRDefault="00786F4B">
      <w:pPr>
        <w:spacing w:after="60"/>
      </w:pPr>
      <w:r>
        <w:rPr>
          <w:rFonts w:ascii="Arial" w:hAnsi="Arial"/>
          <w:color w:val="000000"/>
          <w:sz w:val="22"/>
          <w:highlight w:val="yellow"/>
        </w:rPr>
        <w:t>(d)</w:t>
      </w:r>
      <w:r>
        <w:rPr>
          <w:rFonts w:ascii="Arial" w:hAnsi="Arial"/>
          <w:color w:val="000000"/>
          <w:sz w:val="22"/>
          <w:highlight w:val="yellow"/>
        </w:rPr>
        <w:tab/>
        <w:t>Actively work to mitigate the impact; and</w:t>
      </w:r>
    </w:p>
    <w:p w14:paraId="050CB0EF" w14:textId="77777777" w:rsidR="008E1A47" w:rsidRDefault="00786F4B">
      <w:pPr>
        <w:spacing w:after="60"/>
      </w:pPr>
      <w:r>
        <w:rPr>
          <w:rFonts w:ascii="Arial" w:hAnsi="Arial"/>
          <w:color w:val="000000"/>
          <w:sz w:val="22"/>
          <w:highlight w:val="yellow"/>
        </w:rPr>
        <w:t>(e)</w:t>
      </w:r>
      <w:r>
        <w:rPr>
          <w:rFonts w:ascii="Arial" w:hAnsi="Arial"/>
          <w:color w:val="000000"/>
          <w:sz w:val="22"/>
          <w:highlight w:val="yellow"/>
        </w:rPr>
        <w:tab/>
        <w:t>Make demonstrable, good-faith efforts to complete the outstanding work.</w:t>
      </w:r>
    </w:p>
    <w:p w14:paraId="52EC61CB" w14:textId="77777777" w:rsidR="008E1A47" w:rsidRDefault="00786F4B">
      <w:pPr>
        <w:spacing w:after="60"/>
      </w:pPr>
      <w:r>
        <w:rPr>
          <w:rFonts w:ascii="Arial" w:hAnsi="Arial"/>
          <w:color w:val="000000"/>
          <w:sz w:val="22"/>
          <w:highlight w:val="yellow"/>
        </w:rPr>
        <w:t xml:space="preserve">If the risk cannot be resolved at the PPOC level </w:t>
      </w:r>
      <w:r>
        <w:rPr>
          <w:rFonts w:ascii="Arial" w:hAnsi="Arial"/>
          <w:color w:val="000000"/>
          <w:sz w:val="22"/>
          <w:highlight w:val="yellow"/>
        </w:rPr>
        <w:t>within five (5) business days, either Party may escalate to executive sponsors for resolution.</w:t>
      </w:r>
    </w:p>
    <w:p w14:paraId="51707F96" w14:textId="77777777" w:rsidR="008E1A47" w:rsidRDefault="00786F4B">
      <w:pPr>
        <w:spacing w:before="120" w:after="60"/>
      </w:pPr>
      <w:r>
        <w:rPr>
          <w:rFonts w:ascii="Arial" w:hAnsi="Arial"/>
          <w:color w:val="000000"/>
          <w:sz w:val="22"/>
          <w:highlight w:val="yellow"/>
        </w:rPr>
        <w:t>9.4</w:t>
      </w:r>
      <w:r>
        <w:rPr>
          <w:rFonts w:ascii="Arial" w:hAnsi="Arial"/>
          <w:color w:val="000000"/>
          <w:sz w:val="22"/>
          <w:highlight w:val="yellow"/>
        </w:rPr>
        <w:tab/>
      </w:r>
      <w:r>
        <w:rPr>
          <w:rFonts w:ascii="Arial" w:hAnsi="Arial"/>
          <w:color w:val="000000"/>
          <w:sz w:val="22"/>
          <w:highlight w:val="yellow"/>
          <w:u w:val="single"/>
        </w:rPr>
        <w:t>Provider Delay Remedy</w:t>
      </w:r>
    </w:p>
    <w:p w14:paraId="63DB8B56" w14:textId="77777777" w:rsidR="008E1A47" w:rsidRDefault="00786F4B">
      <w:pPr>
        <w:spacing w:after="60"/>
      </w:pPr>
      <w:r>
        <w:rPr>
          <w:rFonts w:ascii="Arial" w:hAnsi="Arial"/>
          <w:color w:val="000000"/>
          <w:sz w:val="22"/>
          <w:highlight w:val="yellow"/>
        </w:rPr>
        <w:t xml:space="preserve">No financial remedy shall apply for any Provider-Caused Delay so long as Provider is actively performing its obligations under Section </w:t>
      </w:r>
      <w:r>
        <w:rPr>
          <w:rFonts w:ascii="Arial" w:hAnsi="Arial"/>
          <w:color w:val="000000"/>
          <w:sz w:val="22"/>
          <w:highlight w:val="yellow"/>
        </w:rPr>
        <w:t xml:space="preserve">9.3. If Provider fails to cure a Provider-Caused Delay within thirty (30) calendar days after written notice from Customer identifying the specific delayed milestone and Provider's failure to perform under Section 9.3, Customer's sole and exclusive remedy </w:t>
      </w:r>
      <w:r>
        <w:rPr>
          <w:rFonts w:ascii="Arial" w:hAnsi="Arial"/>
          <w:color w:val="000000"/>
          <w:sz w:val="22"/>
          <w:highlight w:val="yellow"/>
        </w:rPr>
        <w:t xml:space="preserve">shall be a service credit equal to five percent (5%) of the fees attributable to the affected milestone, not to exceed ten percent (10%) of the monthly fees for the month in which the delay occurred. The aggregate of all service credits under this Section </w:t>
      </w:r>
      <w:r>
        <w:rPr>
          <w:rFonts w:ascii="Arial" w:hAnsi="Arial"/>
          <w:color w:val="000000"/>
          <w:sz w:val="22"/>
          <w:highlight w:val="yellow"/>
        </w:rPr>
        <w:t>9.4 shall not exceed one (1) month of fees under this C-5 SOW during any twelve (12) month period.</w:t>
      </w:r>
    </w:p>
    <w:p w14:paraId="787D4705" w14:textId="77777777" w:rsidR="008E1A47" w:rsidRDefault="00786F4B">
      <w:pPr>
        <w:spacing w:before="120" w:after="60"/>
      </w:pPr>
      <w:r>
        <w:rPr>
          <w:rFonts w:ascii="Arial" w:hAnsi="Arial"/>
          <w:color w:val="000000"/>
          <w:sz w:val="22"/>
          <w:highlight w:val="yellow"/>
        </w:rPr>
        <w:t>9.5</w:t>
      </w:r>
      <w:r>
        <w:rPr>
          <w:rFonts w:ascii="Arial" w:hAnsi="Arial"/>
          <w:color w:val="000000"/>
          <w:sz w:val="22"/>
          <w:highlight w:val="yellow"/>
        </w:rPr>
        <w:tab/>
      </w:r>
      <w:r>
        <w:rPr>
          <w:rFonts w:ascii="Arial" w:hAnsi="Arial"/>
          <w:color w:val="000000"/>
          <w:sz w:val="22"/>
          <w:highlight w:val="yellow"/>
          <w:u w:val="single"/>
        </w:rPr>
        <w:t>Customer Delay Remedy</w:t>
      </w:r>
    </w:p>
    <w:p w14:paraId="791A706A" w14:textId="77777777" w:rsidR="008E1A47" w:rsidRDefault="00786F4B">
      <w:pPr>
        <w:spacing w:after="60"/>
      </w:pPr>
      <w:r>
        <w:rPr>
          <w:rFonts w:ascii="Arial" w:hAnsi="Arial"/>
          <w:color w:val="000000"/>
          <w:sz w:val="22"/>
          <w:highlight w:val="yellow"/>
        </w:rPr>
        <w:t>If Customer-caused delays (including delays in approvals, data access, SME availability, or other required cooperation) exceed thir</w:t>
      </w:r>
      <w:r>
        <w:rPr>
          <w:rFonts w:ascii="Arial" w:hAnsi="Arial"/>
          <w:color w:val="000000"/>
          <w:sz w:val="22"/>
          <w:highlight w:val="yellow"/>
        </w:rPr>
        <w:t>ty (30) calendar days in the aggregate for any milestone, Provider may, upon written notice: (a) extend all affected milestone dates by the duration of the Customer-caused delay; and (b) invoice Customer for additional managed services fees at the rates se</w:t>
      </w:r>
      <w:r>
        <w:rPr>
          <w:rFonts w:ascii="Arial" w:hAnsi="Arial"/>
          <w:color w:val="000000"/>
          <w:sz w:val="22"/>
          <w:highlight w:val="yellow"/>
        </w:rPr>
        <w:t>t forth in Exhibit C-6 for the extended engagement period required to complete the delayed work. Such additional fees shall be invoiced monthly and are due Net 30.</w:t>
      </w:r>
    </w:p>
    <w:p w14:paraId="06579E67" w14:textId="77777777" w:rsidR="008E1A47" w:rsidRDefault="00786F4B">
      <w:pPr>
        <w:spacing w:before="120" w:after="60"/>
      </w:pPr>
      <w:r>
        <w:rPr>
          <w:rFonts w:ascii="Arial" w:hAnsi="Arial"/>
          <w:color w:val="000000"/>
          <w:sz w:val="22"/>
          <w:highlight w:val="yellow"/>
        </w:rPr>
        <w:t>9.6</w:t>
      </w:r>
      <w:r>
        <w:rPr>
          <w:rFonts w:ascii="Arial" w:hAnsi="Arial"/>
          <w:color w:val="000000"/>
          <w:sz w:val="22"/>
          <w:highlight w:val="yellow"/>
        </w:rPr>
        <w:tab/>
      </w:r>
      <w:r>
        <w:rPr>
          <w:rFonts w:ascii="Arial" w:hAnsi="Arial"/>
          <w:color w:val="000000"/>
          <w:sz w:val="22"/>
          <w:highlight w:val="yellow"/>
          <w:u w:val="single"/>
        </w:rPr>
        <w:t>Chronic Delay Termination</w:t>
      </w:r>
    </w:p>
    <w:p w14:paraId="6A648DB0" w14:textId="77777777" w:rsidR="008E1A47" w:rsidRDefault="00786F4B">
      <w:pPr>
        <w:spacing w:after="60"/>
      </w:pPr>
      <w:r>
        <w:rPr>
          <w:rFonts w:ascii="Arial" w:hAnsi="Arial"/>
          <w:color w:val="000000"/>
          <w:sz w:val="22"/>
          <w:highlight w:val="yellow"/>
        </w:rPr>
        <w:t>If Provider-Caused Delays (not cured within the thirty (30) da</w:t>
      </w:r>
      <w:r>
        <w:rPr>
          <w:rFonts w:ascii="Arial" w:hAnsi="Arial"/>
          <w:color w:val="000000"/>
          <w:sz w:val="22"/>
          <w:highlight w:val="yellow"/>
        </w:rPr>
        <w:t>y period and not excused under Section 9.2(a)) result in: (a) three (3) or more missed milestones on the critical path within any six (6) month period; or (b) cumulative delay exceeding ninety (90) calendar days on the critical path, Customer may terminate</w:t>
      </w:r>
      <w:r>
        <w:rPr>
          <w:rFonts w:ascii="Arial" w:hAnsi="Arial"/>
          <w:color w:val="000000"/>
          <w:sz w:val="22"/>
          <w:highlight w:val="yellow"/>
        </w:rPr>
        <w:t xml:space="preserve"> this C-5 SOW upon thirty (30) days' written notice. Upon such termination, Provider shall refund to Customer any prepaid, unused fees for Services not yet rendered. This refund shall be Customer's sole and exclusive remedy for chronic delay.</w:t>
      </w:r>
    </w:p>
    <w:p w14:paraId="2E9C8296" w14:textId="77777777" w:rsidR="008E1A47" w:rsidRDefault="00786F4B">
      <w:pPr>
        <w:spacing w:before="120" w:after="60"/>
      </w:pPr>
      <w:r>
        <w:rPr>
          <w:rFonts w:ascii="Arial" w:hAnsi="Arial"/>
          <w:color w:val="000000"/>
          <w:sz w:val="22"/>
          <w:highlight w:val="yellow"/>
        </w:rPr>
        <w:t>9.7</w:t>
      </w:r>
      <w:r>
        <w:rPr>
          <w:rFonts w:ascii="Arial" w:hAnsi="Arial"/>
          <w:color w:val="000000"/>
          <w:sz w:val="22"/>
          <w:highlight w:val="yellow"/>
        </w:rPr>
        <w:tab/>
      </w:r>
      <w:r>
        <w:rPr>
          <w:rFonts w:ascii="Arial" w:hAnsi="Arial"/>
          <w:color w:val="000000"/>
          <w:sz w:val="22"/>
          <w:highlight w:val="yellow"/>
          <w:u w:val="single"/>
        </w:rPr>
        <w:t>Exclusion</w:t>
      </w:r>
      <w:r>
        <w:rPr>
          <w:rFonts w:ascii="Arial" w:hAnsi="Arial"/>
          <w:color w:val="000000"/>
          <w:sz w:val="22"/>
          <w:highlight w:val="yellow"/>
          <w:u w:val="single"/>
        </w:rPr>
        <w:t>s</w:t>
      </w:r>
    </w:p>
    <w:p w14:paraId="454A92AD" w14:textId="77777777" w:rsidR="008E1A47" w:rsidRDefault="00786F4B">
      <w:pPr>
        <w:spacing w:after="60"/>
      </w:pPr>
      <w:r>
        <w:rPr>
          <w:rFonts w:ascii="Arial" w:hAnsi="Arial"/>
          <w:color w:val="000000"/>
          <w:sz w:val="22"/>
          <w:highlight w:val="yellow"/>
        </w:rPr>
        <w:t>This Section 9 shall not give rise to any claim for liquidated damages, lost profits, business interruption, or consequential damages by either Party. All delay-related remedies are subject to the limitation of liability provisions in the Agreement. Serv</w:t>
      </w:r>
      <w:r>
        <w:rPr>
          <w:rFonts w:ascii="Arial" w:hAnsi="Arial"/>
          <w:color w:val="000000"/>
          <w:sz w:val="22"/>
          <w:highlight w:val="yellow"/>
        </w:rPr>
        <w:t>ice credits issued under Section 9.4 are the sole financial remedy for schedule delays and are not cumulative with any other credits or remedies.</w:t>
      </w:r>
    </w:p>
    <w:p w14:paraId="7832A27C" w14:textId="7B51F4C1" w:rsidR="00FB1EB4" w:rsidRPr="003506F9" w:rsidRDefault="006822B8" w:rsidP="008C07BC">
      <w:pPr>
        <w:pStyle w:val="NormalWeb"/>
        <w:spacing w:line="276" w:lineRule="auto"/>
      </w:pPr>
      <w:r>
        <w:rPr>
          <w:rFonts w:ascii="Arial" w:hAnsi="Arial" w:cs="Arial"/>
          <w:color w:val="000000" w:themeColor="text1"/>
          <w:sz w:val="21"/>
          <w:szCs w:val="21"/>
        </w:rPr>
        <w:br/>
      </w:r>
      <w:r w:rsidR="00FB1EB4" w:rsidRPr="00342B41">
        <w:rPr>
          <w:rFonts w:ascii="Arial" w:hAnsi="Arial" w:cs="Arial"/>
          <w:b/>
          <w:bCs/>
          <w:i/>
          <w:iCs/>
          <w:sz w:val="21"/>
          <w:szCs w:val="21"/>
        </w:rPr>
        <w:t>[Signature page to follow]</w:t>
      </w:r>
      <w:r w:rsidR="00FB1EB4" w:rsidRPr="003506F9">
        <w:br w:type="page"/>
      </w:r>
    </w:p>
    <w:p w14:paraId="7484B6A3" w14:textId="2BD82BDA" w:rsidR="000F635B" w:rsidRPr="00EB0578" w:rsidRDefault="007761ED" w:rsidP="008C07BC">
      <w:pPr>
        <w:pStyle w:val="Heading3"/>
        <w:spacing w:line="276" w:lineRule="auto"/>
        <w:ind w:firstLine="720"/>
        <w:rPr>
          <w:rFonts w:ascii="Arial" w:hAnsi="Arial" w:cs="Arial"/>
          <w:color w:val="000000" w:themeColor="text1"/>
          <w:sz w:val="22"/>
          <w:szCs w:val="22"/>
        </w:rPr>
      </w:pPr>
      <w:r w:rsidRPr="00EB0578">
        <w:rPr>
          <w:rFonts w:ascii="Arial" w:hAnsi="Arial" w:cs="Arial"/>
          <w:color w:val="000000" w:themeColor="text1"/>
          <w:sz w:val="22"/>
          <w:szCs w:val="22"/>
        </w:rPr>
        <w:lastRenderedPageBreak/>
        <w:t>IN WITNESS WHEREO</w:t>
      </w:r>
      <w:r w:rsidR="00F85A3A" w:rsidRPr="00EB0578">
        <w:rPr>
          <w:rFonts w:ascii="Arial" w:hAnsi="Arial" w:cs="Arial"/>
          <w:color w:val="000000" w:themeColor="text1"/>
          <w:sz w:val="22"/>
          <w:szCs w:val="22"/>
        </w:rPr>
        <w:t xml:space="preserve">F, </w:t>
      </w:r>
      <w:r w:rsidR="00F85A3A" w:rsidRPr="00EB0578">
        <w:rPr>
          <w:rFonts w:ascii="Arial" w:hAnsi="Arial" w:cs="Arial"/>
          <w:b w:val="0"/>
          <w:bCs w:val="0"/>
          <w:color w:val="000000" w:themeColor="text1"/>
          <w:sz w:val="22"/>
          <w:szCs w:val="22"/>
        </w:rPr>
        <w:t>t</w:t>
      </w:r>
      <w:r w:rsidRPr="00EB0578">
        <w:rPr>
          <w:rFonts w:ascii="Arial" w:hAnsi="Arial" w:cs="Arial"/>
          <w:b w:val="0"/>
          <w:bCs w:val="0"/>
          <w:color w:val="000000" w:themeColor="text1"/>
          <w:sz w:val="22"/>
          <w:szCs w:val="22"/>
        </w:rPr>
        <w:t>he Parties have caused this Agreement to be executed by their duly authorized representatives as of the Effective Date</w:t>
      </w:r>
      <w:r w:rsidR="003506F9" w:rsidRPr="00EB0578">
        <w:rPr>
          <w:rFonts w:ascii="Arial" w:hAnsi="Arial" w:cs="Arial"/>
          <w:b w:val="0"/>
          <w:bCs w:val="0"/>
          <w:color w:val="000000" w:themeColor="text1"/>
          <w:sz w:val="22"/>
          <w:szCs w:val="22"/>
        </w:rPr>
        <w:t xml:space="preserve"> and may be executed in counterparts</w:t>
      </w:r>
      <w:r w:rsidR="000F635B" w:rsidRPr="00EB0578">
        <w:rPr>
          <w:rFonts w:ascii="Arial" w:hAnsi="Arial" w:cs="Arial"/>
          <w:b w:val="0"/>
          <w:bCs w:val="0"/>
          <w:color w:val="000000" w:themeColor="text1"/>
          <w:sz w:val="22"/>
          <w:szCs w:val="22"/>
        </w:rPr>
        <w:t>, each of which is deemed an original with electronic signatures being binding and enforceable on the Parties</w:t>
      </w:r>
      <w:r w:rsidRPr="00EB0578">
        <w:rPr>
          <w:rFonts w:ascii="Arial" w:hAnsi="Arial" w:cs="Arial"/>
          <w:b w:val="0"/>
          <w:bCs w:val="0"/>
          <w:color w:val="000000" w:themeColor="text1"/>
          <w:sz w:val="22"/>
          <w:szCs w:val="22"/>
        </w:rPr>
        <w:t>.</w:t>
      </w:r>
    </w:p>
    <w:p w14:paraId="561B687F" w14:textId="77777777" w:rsidR="000F635B" w:rsidRPr="00EB0578" w:rsidRDefault="000F635B" w:rsidP="008C07BC">
      <w:pPr>
        <w:pStyle w:val="Heading3"/>
        <w:spacing w:line="276" w:lineRule="auto"/>
        <w:rPr>
          <w:rFonts w:ascii="Arial" w:hAnsi="Arial" w:cs="Arial"/>
          <w:color w:val="000000" w:themeColor="text1"/>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0"/>
        <w:gridCol w:w="4443"/>
      </w:tblGrid>
      <w:tr w:rsidR="007761ED" w:rsidRPr="00EB0578" w14:paraId="7AB0E0B7" w14:textId="77777777" w:rsidTr="00E164D3">
        <w:trPr>
          <w:tblHeader/>
          <w:tblCellSpacing w:w="15" w:type="dxa"/>
        </w:trPr>
        <w:tc>
          <w:tcPr>
            <w:tcW w:w="3915" w:type="dxa"/>
            <w:vAlign w:val="center"/>
            <w:hideMark/>
          </w:tcPr>
          <w:p w14:paraId="43C2A0AD" w14:textId="77777777" w:rsidR="007761ED" w:rsidRPr="00EB0578" w:rsidRDefault="007761ED" w:rsidP="008C07BC">
            <w:pPr>
              <w:spacing w:line="276" w:lineRule="auto"/>
              <w:rPr>
                <w:rFonts w:ascii="Arial" w:hAnsi="Arial" w:cs="Arial"/>
                <w:b/>
                <w:bCs/>
                <w:color w:val="000000" w:themeColor="text1"/>
                <w:sz w:val="22"/>
                <w:szCs w:val="22"/>
              </w:rPr>
            </w:pPr>
            <w:r w:rsidRPr="00EB0578">
              <w:rPr>
                <w:rStyle w:val="Strong"/>
                <w:rFonts w:ascii="Arial" w:hAnsi="Arial" w:cs="Arial"/>
                <w:color w:val="000000" w:themeColor="text1"/>
                <w:sz w:val="22"/>
                <w:szCs w:val="22"/>
              </w:rPr>
              <w:t>SALVE, INC.</w:t>
            </w:r>
          </w:p>
        </w:tc>
        <w:tc>
          <w:tcPr>
            <w:tcW w:w="4398" w:type="dxa"/>
            <w:vAlign w:val="center"/>
            <w:hideMark/>
          </w:tcPr>
          <w:p w14:paraId="1C9AD382" w14:textId="1124B934" w:rsidR="0021073E" w:rsidRPr="00EB0578" w:rsidRDefault="00A31C8D" w:rsidP="008C07BC">
            <w:pPr>
              <w:spacing w:line="276" w:lineRule="auto"/>
              <w:rPr>
                <w:rFonts w:ascii="Arial" w:hAnsi="Arial" w:cs="Arial"/>
                <w:b/>
                <w:bCs/>
                <w:color w:val="000000"/>
                <w:sz w:val="22"/>
                <w:szCs w:val="22"/>
                <w:shd w:val="clear" w:color="auto" w:fill="FFFFFF"/>
              </w:rPr>
            </w:pPr>
            <w:r w:rsidRPr="00EB0578">
              <w:rPr>
                <w:rFonts w:ascii="Arial" w:hAnsi="Arial" w:cs="Arial"/>
                <w:b/>
                <w:bCs/>
                <w:color w:val="000000"/>
                <w:sz w:val="22"/>
                <w:szCs w:val="22"/>
                <w:shd w:val="clear" w:color="auto" w:fill="FFFFFF"/>
              </w:rPr>
              <w:t>STORY COMPANIES LLC</w:t>
            </w:r>
          </w:p>
        </w:tc>
      </w:tr>
      <w:tr w:rsidR="007761ED" w:rsidRPr="00EB0578" w14:paraId="5AC6F5DE" w14:textId="77777777" w:rsidTr="00E164D3">
        <w:trPr>
          <w:tblCellSpacing w:w="15" w:type="dxa"/>
        </w:trPr>
        <w:tc>
          <w:tcPr>
            <w:tcW w:w="3915" w:type="dxa"/>
            <w:vAlign w:val="center"/>
            <w:hideMark/>
          </w:tcPr>
          <w:p w14:paraId="44246BCB" w14:textId="77777777" w:rsidR="0021073E" w:rsidRPr="00EB0578" w:rsidRDefault="0021073E" w:rsidP="008C07BC">
            <w:pPr>
              <w:spacing w:line="276" w:lineRule="auto"/>
              <w:rPr>
                <w:rFonts w:ascii="Arial" w:hAnsi="Arial" w:cs="Arial"/>
                <w:color w:val="000000" w:themeColor="text1"/>
                <w:sz w:val="22"/>
                <w:szCs w:val="22"/>
              </w:rPr>
            </w:pPr>
          </w:p>
          <w:p w14:paraId="6EA9B90D" w14:textId="458616C5" w:rsidR="007761ED" w:rsidRPr="00EB0578" w:rsidRDefault="007761ED" w:rsidP="008C07BC">
            <w:pPr>
              <w:spacing w:line="276" w:lineRule="auto"/>
              <w:rPr>
                <w:rFonts w:ascii="Arial" w:hAnsi="Arial" w:cs="Arial"/>
                <w:color w:val="000000" w:themeColor="text1"/>
                <w:sz w:val="22"/>
                <w:szCs w:val="22"/>
              </w:rPr>
            </w:pPr>
            <w:r w:rsidRPr="00EB0578">
              <w:rPr>
                <w:rFonts w:ascii="Arial" w:hAnsi="Arial" w:cs="Arial"/>
                <w:color w:val="000000" w:themeColor="text1"/>
                <w:sz w:val="22"/>
                <w:szCs w:val="22"/>
              </w:rPr>
              <w:t>By: __________________________</w:t>
            </w:r>
          </w:p>
        </w:tc>
        <w:tc>
          <w:tcPr>
            <w:tcW w:w="4398" w:type="dxa"/>
            <w:vAlign w:val="center"/>
            <w:hideMark/>
          </w:tcPr>
          <w:p w14:paraId="1CBF168A" w14:textId="77777777" w:rsidR="0021073E" w:rsidRPr="00EB0578" w:rsidRDefault="0021073E" w:rsidP="008C07BC">
            <w:pPr>
              <w:spacing w:line="276" w:lineRule="auto"/>
              <w:ind w:left="467" w:firstLine="720"/>
              <w:rPr>
                <w:rFonts w:ascii="Arial" w:hAnsi="Arial" w:cs="Arial"/>
                <w:color w:val="000000" w:themeColor="text1"/>
                <w:sz w:val="22"/>
                <w:szCs w:val="22"/>
              </w:rPr>
            </w:pPr>
          </w:p>
          <w:p w14:paraId="002D0935" w14:textId="4448179F" w:rsidR="007761ED" w:rsidRPr="00EB0578" w:rsidRDefault="007761ED" w:rsidP="008C07BC">
            <w:pPr>
              <w:spacing w:line="276" w:lineRule="auto"/>
              <w:rPr>
                <w:rFonts w:ascii="Arial" w:hAnsi="Arial" w:cs="Arial"/>
                <w:color w:val="000000" w:themeColor="text1"/>
                <w:sz w:val="22"/>
                <w:szCs w:val="22"/>
              </w:rPr>
            </w:pPr>
            <w:r w:rsidRPr="00EB0578">
              <w:rPr>
                <w:rFonts w:ascii="Arial" w:hAnsi="Arial" w:cs="Arial"/>
                <w:color w:val="000000" w:themeColor="text1"/>
                <w:sz w:val="22"/>
                <w:szCs w:val="22"/>
              </w:rPr>
              <w:t>By: __________________________</w:t>
            </w:r>
            <w:r w:rsidR="00DA1A33" w:rsidRPr="00EB0578">
              <w:rPr>
                <w:rFonts w:ascii="Arial" w:hAnsi="Arial" w:cs="Arial"/>
                <w:color w:val="000000" w:themeColor="text1"/>
                <w:sz w:val="22"/>
                <w:szCs w:val="22"/>
              </w:rPr>
              <w:t>_</w:t>
            </w:r>
          </w:p>
        </w:tc>
      </w:tr>
      <w:tr w:rsidR="007761ED" w:rsidRPr="00EB0578" w14:paraId="043D8C46" w14:textId="77777777" w:rsidTr="00E164D3">
        <w:trPr>
          <w:tblCellSpacing w:w="15" w:type="dxa"/>
        </w:trPr>
        <w:tc>
          <w:tcPr>
            <w:tcW w:w="3915" w:type="dxa"/>
            <w:vAlign w:val="center"/>
            <w:hideMark/>
          </w:tcPr>
          <w:p w14:paraId="1DD327A9" w14:textId="1D0D48DD" w:rsidR="007761ED" w:rsidRPr="00EB0578" w:rsidRDefault="007761ED" w:rsidP="008C07BC">
            <w:pPr>
              <w:spacing w:line="276" w:lineRule="auto"/>
              <w:rPr>
                <w:rFonts w:ascii="Arial" w:hAnsi="Arial" w:cs="Arial"/>
                <w:color w:val="000000" w:themeColor="text1"/>
                <w:sz w:val="22"/>
                <w:szCs w:val="22"/>
              </w:rPr>
            </w:pPr>
            <w:r w:rsidRPr="00EB0578">
              <w:rPr>
                <w:rFonts w:ascii="Arial" w:hAnsi="Arial" w:cs="Arial"/>
                <w:color w:val="000000" w:themeColor="text1"/>
                <w:sz w:val="22"/>
                <w:szCs w:val="22"/>
              </w:rPr>
              <w:t xml:space="preserve">Name: </w:t>
            </w:r>
            <w:r w:rsidR="0021073E" w:rsidRPr="00EB0578">
              <w:rPr>
                <w:rFonts w:ascii="Arial" w:hAnsi="Arial" w:cs="Arial"/>
                <w:b/>
                <w:bCs/>
                <w:color w:val="000000" w:themeColor="text1"/>
                <w:sz w:val="22"/>
                <w:szCs w:val="22"/>
              </w:rPr>
              <w:t>Nicole Rogers</w:t>
            </w:r>
          </w:p>
        </w:tc>
        <w:tc>
          <w:tcPr>
            <w:tcW w:w="4398" w:type="dxa"/>
            <w:vAlign w:val="center"/>
            <w:hideMark/>
          </w:tcPr>
          <w:p w14:paraId="48A5305F" w14:textId="3EAF91EA" w:rsidR="007761ED" w:rsidRPr="00EB0578" w:rsidRDefault="007761ED" w:rsidP="008C07BC">
            <w:pPr>
              <w:spacing w:line="276" w:lineRule="auto"/>
              <w:rPr>
                <w:rFonts w:ascii="Arial" w:hAnsi="Arial" w:cs="Arial"/>
                <w:color w:val="000000" w:themeColor="text1"/>
                <w:sz w:val="22"/>
                <w:szCs w:val="22"/>
              </w:rPr>
            </w:pPr>
            <w:r w:rsidRPr="00EB0578">
              <w:rPr>
                <w:rFonts w:ascii="Arial" w:hAnsi="Arial" w:cs="Arial"/>
                <w:color w:val="000000" w:themeColor="text1"/>
                <w:sz w:val="22"/>
                <w:szCs w:val="22"/>
              </w:rPr>
              <w:t xml:space="preserve">Name: </w:t>
            </w:r>
            <w:r w:rsidR="00724F3D" w:rsidRPr="00EB0578">
              <w:rPr>
                <w:rFonts w:ascii="Arial" w:hAnsi="Arial" w:cs="Arial"/>
                <w:b/>
                <w:bCs/>
                <w:color w:val="000000" w:themeColor="text1"/>
                <w:sz w:val="22"/>
                <w:szCs w:val="22"/>
              </w:rPr>
              <w:t>Andrea Bagneschi</w:t>
            </w:r>
          </w:p>
        </w:tc>
      </w:tr>
      <w:tr w:rsidR="007761ED" w:rsidRPr="00EB0578" w14:paraId="7511EB60" w14:textId="77777777" w:rsidTr="00E164D3">
        <w:trPr>
          <w:tblCellSpacing w:w="15" w:type="dxa"/>
        </w:trPr>
        <w:tc>
          <w:tcPr>
            <w:tcW w:w="3915" w:type="dxa"/>
            <w:vAlign w:val="center"/>
            <w:hideMark/>
          </w:tcPr>
          <w:p w14:paraId="483B1226" w14:textId="5B701945" w:rsidR="007761ED" w:rsidRPr="00EB0578" w:rsidRDefault="007761ED" w:rsidP="008C07BC">
            <w:pPr>
              <w:spacing w:line="276" w:lineRule="auto"/>
              <w:rPr>
                <w:rFonts w:ascii="Arial" w:hAnsi="Arial" w:cs="Arial"/>
                <w:color w:val="000000" w:themeColor="text1"/>
                <w:sz w:val="22"/>
                <w:szCs w:val="22"/>
              </w:rPr>
            </w:pPr>
            <w:r w:rsidRPr="00EB0578">
              <w:rPr>
                <w:rFonts w:ascii="Arial" w:hAnsi="Arial" w:cs="Arial"/>
                <w:color w:val="000000" w:themeColor="text1"/>
                <w:sz w:val="22"/>
                <w:szCs w:val="22"/>
              </w:rPr>
              <w:t xml:space="preserve">Title: </w:t>
            </w:r>
            <w:r w:rsidR="0021073E" w:rsidRPr="00EB0578">
              <w:rPr>
                <w:rFonts w:ascii="Arial" w:hAnsi="Arial" w:cs="Arial"/>
                <w:color w:val="000000" w:themeColor="text1"/>
                <w:sz w:val="22"/>
                <w:szCs w:val="22"/>
              </w:rPr>
              <w:t>CEO</w:t>
            </w:r>
          </w:p>
        </w:tc>
        <w:tc>
          <w:tcPr>
            <w:tcW w:w="4398" w:type="dxa"/>
            <w:vAlign w:val="center"/>
            <w:hideMark/>
          </w:tcPr>
          <w:p w14:paraId="1D3428E7" w14:textId="3F8519D4" w:rsidR="007761ED" w:rsidRPr="00EB0578" w:rsidRDefault="007761ED" w:rsidP="008C07BC">
            <w:pPr>
              <w:spacing w:line="276" w:lineRule="auto"/>
              <w:rPr>
                <w:rFonts w:ascii="Arial" w:hAnsi="Arial" w:cs="Arial"/>
                <w:color w:val="000000" w:themeColor="text1"/>
                <w:sz w:val="22"/>
                <w:szCs w:val="22"/>
              </w:rPr>
            </w:pPr>
            <w:r w:rsidRPr="00EB0578">
              <w:rPr>
                <w:rFonts w:ascii="Arial" w:hAnsi="Arial" w:cs="Arial"/>
                <w:color w:val="000000" w:themeColor="text1"/>
                <w:sz w:val="22"/>
                <w:szCs w:val="22"/>
              </w:rPr>
              <w:t xml:space="preserve">Title: </w:t>
            </w:r>
            <w:r w:rsidR="00724F3D" w:rsidRPr="00EB0578">
              <w:rPr>
                <w:rFonts w:ascii="Arial" w:hAnsi="Arial" w:cs="Arial"/>
                <w:color w:val="000000" w:themeColor="text1"/>
                <w:sz w:val="22"/>
                <w:szCs w:val="22"/>
              </w:rPr>
              <w:t>Chief of Staff</w:t>
            </w:r>
          </w:p>
        </w:tc>
      </w:tr>
      <w:tr w:rsidR="007761ED" w:rsidRPr="00EB0578" w14:paraId="132D52FB" w14:textId="77777777" w:rsidTr="00E164D3">
        <w:trPr>
          <w:tblCellSpacing w:w="15" w:type="dxa"/>
        </w:trPr>
        <w:tc>
          <w:tcPr>
            <w:tcW w:w="3915" w:type="dxa"/>
            <w:vAlign w:val="center"/>
            <w:hideMark/>
          </w:tcPr>
          <w:p w14:paraId="4B7FAA53" w14:textId="4158933B" w:rsidR="007761ED" w:rsidRPr="00EB0578" w:rsidRDefault="007761ED" w:rsidP="008C07BC">
            <w:pPr>
              <w:spacing w:line="276" w:lineRule="auto"/>
              <w:rPr>
                <w:rFonts w:ascii="Arial" w:hAnsi="Arial" w:cs="Arial"/>
                <w:color w:val="000000" w:themeColor="text1"/>
                <w:sz w:val="22"/>
                <w:szCs w:val="22"/>
              </w:rPr>
            </w:pPr>
            <w:r w:rsidRPr="00EB0578">
              <w:rPr>
                <w:rFonts w:ascii="Arial" w:hAnsi="Arial" w:cs="Arial"/>
                <w:color w:val="000000" w:themeColor="text1"/>
                <w:sz w:val="22"/>
                <w:szCs w:val="22"/>
              </w:rPr>
              <w:t>Date: ________________________</w:t>
            </w:r>
            <w:r w:rsidR="00DA1A33" w:rsidRPr="00EB0578">
              <w:rPr>
                <w:rFonts w:ascii="Arial" w:hAnsi="Arial" w:cs="Arial"/>
                <w:color w:val="000000" w:themeColor="text1"/>
                <w:sz w:val="22"/>
                <w:szCs w:val="22"/>
              </w:rPr>
              <w:t>_</w:t>
            </w:r>
          </w:p>
        </w:tc>
        <w:tc>
          <w:tcPr>
            <w:tcW w:w="4398" w:type="dxa"/>
            <w:vAlign w:val="center"/>
            <w:hideMark/>
          </w:tcPr>
          <w:p w14:paraId="7BB61415" w14:textId="2E05BA89" w:rsidR="007761ED" w:rsidRPr="00EB0578" w:rsidRDefault="007761ED" w:rsidP="008C07BC">
            <w:pPr>
              <w:spacing w:line="276" w:lineRule="auto"/>
              <w:rPr>
                <w:rFonts w:ascii="Arial" w:hAnsi="Arial" w:cs="Arial"/>
                <w:color w:val="000000" w:themeColor="text1"/>
                <w:sz w:val="22"/>
                <w:szCs w:val="22"/>
              </w:rPr>
            </w:pPr>
            <w:r w:rsidRPr="00EB0578">
              <w:rPr>
                <w:rFonts w:ascii="Arial" w:hAnsi="Arial" w:cs="Arial"/>
                <w:color w:val="000000" w:themeColor="text1"/>
                <w:sz w:val="22"/>
                <w:szCs w:val="22"/>
              </w:rPr>
              <w:t>Date: ________________________</w:t>
            </w:r>
            <w:r w:rsidR="00DA1A33" w:rsidRPr="00EB0578">
              <w:rPr>
                <w:rFonts w:ascii="Arial" w:hAnsi="Arial" w:cs="Arial"/>
                <w:color w:val="000000" w:themeColor="text1"/>
                <w:sz w:val="22"/>
                <w:szCs w:val="22"/>
              </w:rPr>
              <w:t>_</w:t>
            </w:r>
          </w:p>
        </w:tc>
      </w:tr>
    </w:tbl>
    <w:p w14:paraId="4CD529A5" w14:textId="53D30FB9" w:rsidR="007761ED" w:rsidRPr="00EB0578" w:rsidRDefault="007761ED" w:rsidP="008C07BC">
      <w:pPr>
        <w:spacing w:line="276" w:lineRule="auto"/>
        <w:rPr>
          <w:rFonts w:ascii="Arial" w:hAnsi="Arial" w:cs="Arial"/>
          <w:color w:val="000000" w:themeColor="text1"/>
          <w:sz w:val="22"/>
          <w:szCs w:val="22"/>
        </w:rPr>
      </w:pPr>
    </w:p>
    <w:p w14:paraId="0F48B14D" w14:textId="3B5C5D0C" w:rsidR="00FB1EB4" w:rsidRPr="00EB0578" w:rsidRDefault="00FB1EB4" w:rsidP="008C07BC">
      <w:pPr>
        <w:spacing w:line="276" w:lineRule="auto"/>
        <w:rPr>
          <w:rFonts w:ascii="Arial" w:hAnsi="Arial" w:cs="Arial"/>
          <w:b/>
          <w:bCs/>
          <w:color w:val="000000" w:themeColor="text1"/>
          <w:sz w:val="22"/>
          <w:szCs w:val="22"/>
        </w:rPr>
      </w:pPr>
    </w:p>
    <w:p w14:paraId="2E08CBEE" w14:textId="77777777" w:rsidR="00291A55" w:rsidRPr="008B043D" w:rsidRDefault="00291A55" w:rsidP="008C07BC">
      <w:pPr>
        <w:spacing w:line="276" w:lineRule="auto"/>
        <w:rPr>
          <w:rFonts w:ascii="Arial" w:hAnsi="Arial" w:cs="Arial"/>
          <w:color w:val="000000" w:themeColor="text1"/>
          <w:sz w:val="21"/>
          <w:szCs w:val="21"/>
        </w:rPr>
      </w:pPr>
    </w:p>
    <w:p w14:paraId="514AC2B1" w14:textId="77777777" w:rsidR="00291A55" w:rsidRPr="00E164D3" w:rsidRDefault="00291A55" w:rsidP="008C07BC">
      <w:pPr>
        <w:spacing w:line="276" w:lineRule="auto"/>
        <w:rPr>
          <w:rFonts w:ascii="Arial" w:hAnsi="Arial" w:cs="Arial"/>
          <w:color w:val="000000" w:themeColor="text1"/>
          <w:sz w:val="21"/>
          <w:szCs w:val="21"/>
        </w:rPr>
      </w:pPr>
    </w:p>
    <w:p w14:paraId="1927D5DF" w14:textId="13211B52" w:rsidR="00291A55" w:rsidRDefault="00291A55" w:rsidP="008C07BC">
      <w:pPr>
        <w:spacing w:line="276" w:lineRule="auto"/>
        <w:rPr>
          <w:rFonts w:ascii="Arial" w:hAnsi="Arial" w:cs="Arial"/>
          <w:color w:val="000000" w:themeColor="text1"/>
          <w:sz w:val="20"/>
          <w:szCs w:val="20"/>
        </w:rPr>
      </w:pPr>
      <w:r>
        <w:rPr>
          <w:rFonts w:ascii="Arial" w:hAnsi="Arial" w:cs="Arial"/>
          <w:b/>
          <w:bCs/>
          <w:color w:val="000000" w:themeColor="text1"/>
          <w:sz w:val="21"/>
          <w:szCs w:val="21"/>
        </w:rPr>
        <w:br/>
      </w:r>
    </w:p>
    <w:p w14:paraId="16F89077" w14:textId="77777777" w:rsidR="00291A55" w:rsidRDefault="00291A55" w:rsidP="008C07BC">
      <w:pPr>
        <w:spacing w:line="276" w:lineRule="auto"/>
        <w:rPr>
          <w:rFonts w:ascii="Arial" w:hAnsi="Arial" w:cs="Arial"/>
          <w:color w:val="000000" w:themeColor="text1"/>
          <w:sz w:val="20"/>
          <w:szCs w:val="20"/>
        </w:rPr>
      </w:pPr>
    </w:p>
    <w:p w14:paraId="77BCDBF3" w14:textId="51DE800A" w:rsidR="00E164D3" w:rsidRPr="00E164D3" w:rsidRDefault="00E164D3" w:rsidP="008C07BC">
      <w:pPr>
        <w:spacing w:line="276" w:lineRule="auto"/>
        <w:ind w:left="360"/>
        <w:rPr>
          <w:rFonts w:ascii="Arial" w:hAnsi="Arial" w:cs="Arial"/>
          <w:color w:val="000000" w:themeColor="text1"/>
          <w:sz w:val="21"/>
          <w:szCs w:val="21"/>
        </w:rPr>
      </w:pPr>
      <w:r w:rsidRPr="00E164D3">
        <w:rPr>
          <w:rFonts w:ascii="Arial" w:hAnsi="Arial" w:cs="Arial"/>
          <w:color w:val="000000" w:themeColor="text1"/>
          <w:sz w:val="21"/>
          <w:szCs w:val="21"/>
        </w:rPr>
        <w:br/>
      </w:r>
    </w:p>
    <w:p w14:paraId="1AD74BB4" w14:textId="7500F374" w:rsidR="00E164D3" w:rsidRPr="00291A55" w:rsidRDefault="00E164D3" w:rsidP="008C07BC">
      <w:pPr>
        <w:spacing w:line="276" w:lineRule="auto"/>
        <w:rPr>
          <w:rFonts w:ascii="Arial" w:hAnsi="Arial" w:cs="Arial"/>
          <w:b/>
          <w:bCs/>
          <w:color w:val="000000" w:themeColor="text1"/>
          <w:sz w:val="21"/>
          <w:szCs w:val="21"/>
        </w:rPr>
      </w:pPr>
    </w:p>
    <w:p w14:paraId="4E0F77C8" w14:textId="77777777" w:rsidR="00E164D3" w:rsidRPr="00FB1EB4" w:rsidRDefault="00E164D3" w:rsidP="008C07BC">
      <w:pPr>
        <w:spacing w:line="276" w:lineRule="auto"/>
        <w:ind w:left="360"/>
        <w:rPr>
          <w:rFonts w:ascii="Arial" w:hAnsi="Arial" w:cs="Arial"/>
          <w:i/>
          <w:iCs/>
          <w:color w:val="000000" w:themeColor="text1"/>
          <w:sz w:val="21"/>
          <w:szCs w:val="21"/>
        </w:rPr>
      </w:pPr>
    </w:p>
    <w:sectPr w:rsidR="00E164D3" w:rsidRPr="00FB1EB4" w:rsidSect="003D7325">
      <w:footerReference w:type="default" r:id="rId19"/>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2" w:author="Niki Rogers" w:date="2025-12-14T11:40:00Z" w:initials="NR">
    <w:p w14:paraId="27F1A7B3" w14:textId="77777777" w:rsidR="0045734B" w:rsidRDefault="0045734B" w:rsidP="0045734B">
      <w:r>
        <w:rPr>
          <w:rStyle w:val="CommentReference"/>
        </w:rPr>
        <w:annotationRef/>
      </w:r>
      <w:r>
        <w:rPr>
          <w:sz w:val="20"/>
          <w:szCs w:val="20"/>
        </w:rPr>
        <w:t>@Sergei this is coming straight from our Engineering and I will have it finalized on Monday.</w:t>
      </w:r>
    </w:p>
  </w:comment>
  <w:comment w:id="13" w:author="Niki Rogers" w:date="2025-12-14T11:39:00Z" w:initials="NR">
    <w:p w14:paraId="5F664708" w14:textId="3CF5866A" w:rsidR="0045734B" w:rsidRDefault="0045734B" w:rsidP="0045734B">
      <w:r>
        <w:rPr>
          <w:rStyle w:val="CommentReference"/>
        </w:rPr>
        <w:annotationRef/>
      </w:r>
      <w:r>
        <w:rPr>
          <w:sz w:val="20"/>
          <w:szCs w:val="20"/>
        </w:rPr>
        <w:t>@Sergei I am working on the managed services SOW for this project which will control the terms of our PM of this 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7F1A7B3" w15:done="0"/>
  <w15:commentEx w15:paraId="5F6647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A37E739" w16cex:dateUtc="2025-12-14T16:40:00Z"/>
  <w16cex:commentExtensible w16cex:durableId="5F70E9D1" w16cex:dateUtc="2025-12-14T16: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7F1A7B3" w16cid:durableId="1A37E739"/>
  <w16cid:commentId w16cid:paraId="5F664708" w16cid:durableId="5F70E9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57B213" w14:textId="77777777" w:rsidR="00786F4B" w:rsidRDefault="00786F4B" w:rsidP="008B043D">
      <w:r>
        <w:separator/>
      </w:r>
    </w:p>
  </w:endnote>
  <w:endnote w:type="continuationSeparator" w:id="0">
    <w:p w14:paraId="20C78B22" w14:textId="77777777" w:rsidR="00786F4B" w:rsidRDefault="00786F4B" w:rsidP="008B0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29B95D" w14:textId="05E7D096" w:rsidR="00832C19" w:rsidRPr="00342B41" w:rsidRDefault="00342B41">
    <w:pPr>
      <w:pStyle w:val="Footer"/>
      <w:rPr>
        <w:rFonts w:ascii="Arial" w:hAnsi="Arial" w:cs="Arial"/>
        <w:color w:val="BFBFBF" w:themeColor="background1" w:themeShade="BF"/>
        <w:sz w:val="21"/>
        <w:szCs w:val="21"/>
      </w:rPr>
    </w:pPr>
    <w:r w:rsidRPr="00342B41">
      <w:rPr>
        <w:rFonts w:ascii="Arial" w:hAnsi="Arial" w:cs="Arial"/>
        <w:color w:val="BFBFBF" w:themeColor="background1" w:themeShade="BF"/>
        <w:sz w:val="21"/>
        <w:szCs w:val="21"/>
      </w:rPr>
      <w:t xml:space="preserve">Story </w:t>
    </w:r>
    <w:r w:rsidR="00832C19" w:rsidRPr="00342B41">
      <w:rPr>
        <w:rFonts w:ascii="Arial" w:hAnsi="Arial" w:cs="Arial"/>
        <w:color w:val="BFBFBF" w:themeColor="background1" w:themeShade="BF"/>
        <w:sz w:val="21"/>
        <w:szCs w:val="21"/>
      </w:rPr>
      <w:t xml:space="preserve">Exhibit </w:t>
    </w:r>
    <w:r w:rsidR="00D61B34">
      <w:rPr>
        <w:rFonts w:ascii="Arial" w:hAnsi="Arial" w:cs="Arial"/>
        <w:color w:val="BFBFBF" w:themeColor="background1" w:themeShade="BF"/>
        <w:sz w:val="21"/>
        <w:szCs w:val="21"/>
      </w:rPr>
      <w:t>C-5</w:t>
    </w:r>
    <w:r w:rsidR="00832C19" w:rsidRPr="00342B41">
      <w:rPr>
        <w:rFonts w:ascii="Arial" w:hAnsi="Arial" w:cs="Arial"/>
        <w:color w:val="BFBFBF" w:themeColor="background1" w:themeShade="BF"/>
        <w:sz w:val="21"/>
        <w:szCs w:val="21"/>
      </w:rPr>
      <w:t xml:space="preserve"> SOW</w:t>
    </w:r>
    <w:r w:rsidR="00A31C8D">
      <w:rPr>
        <w:rFonts w:ascii="Arial" w:hAnsi="Arial" w:cs="Arial"/>
        <w:color w:val="BFBFBF" w:themeColor="background1" w:themeShade="BF"/>
        <w:sz w:val="21"/>
        <w:szCs w:val="21"/>
      </w:rPr>
      <w:t xml:space="preserve"> | 1</w:t>
    </w:r>
    <w:r w:rsidR="00116000">
      <w:rPr>
        <w:rFonts w:ascii="Arial" w:hAnsi="Arial" w:cs="Arial"/>
        <w:color w:val="BFBFBF" w:themeColor="background1" w:themeShade="BF"/>
        <w:sz w:val="21"/>
        <w:szCs w:val="21"/>
      </w:rPr>
      <w:t>2</w:t>
    </w:r>
    <w:r w:rsidR="00A31C8D">
      <w:rPr>
        <w:rFonts w:ascii="Arial" w:hAnsi="Arial" w:cs="Arial"/>
        <w:color w:val="BFBFBF" w:themeColor="background1" w:themeShade="BF"/>
        <w:sz w:val="21"/>
        <w:szCs w:val="21"/>
      </w:rPr>
      <w:t>/</w:t>
    </w:r>
    <w:r w:rsidR="00116000">
      <w:rPr>
        <w:rFonts w:ascii="Arial" w:hAnsi="Arial" w:cs="Arial"/>
        <w:color w:val="BFBFBF" w:themeColor="background1" w:themeShade="BF"/>
        <w:sz w:val="21"/>
        <w:szCs w:val="21"/>
      </w:rPr>
      <w:t>11</w:t>
    </w:r>
    <w:r w:rsidR="00A31C8D">
      <w:rPr>
        <w:rFonts w:ascii="Arial" w:hAnsi="Arial" w:cs="Arial"/>
        <w:color w:val="BFBFBF" w:themeColor="background1" w:themeShade="BF"/>
        <w:sz w:val="21"/>
        <w:szCs w:val="21"/>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FDF73B" w14:textId="77777777" w:rsidR="00786F4B" w:rsidRDefault="00786F4B" w:rsidP="008B043D">
      <w:r>
        <w:separator/>
      </w:r>
    </w:p>
  </w:footnote>
  <w:footnote w:type="continuationSeparator" w:id="0">
    <w:p w14:paraId="1E4AF0B9" w14:textId="77777777" w:rsidR="00786F4B" w:rsidRDefault="00786F4B" w:rsidP="008B04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B65A3"/>
    <w:multiLevelType w:val="multilevel"/>
    <w:tmpl w:val="F7588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4251B"/>
    <w:multiLevelType w:val="multilevel"/>
    <w:tmpl w:val="5514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3510E"/>
    <w:multiLevelType w:val="multilevel"/>
    <w:tmpl w:val="8B96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C77C2"/>
    <w:multiLevelType w:val="multilevel"/>
    <w:tmpl w:val="66FAEA7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2980464"/>
    <w:multiLevelType w:val="multilevel"/>
    <w:tmpl w:val="5BD2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D5F0C"/>
    <w:multiLevelType w:val="multilevel"/>
    <w:tmpl w:val="1AD8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518F8"/>
    <w:multiLevelType w:val="hybridMultilevel"/>
    <w:tmpl w:val="E9E8E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FA0207"/>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B539F"/>
    <w:multiLevelType w:val="multilevel"/>
    <w:tmpl w:val="77AC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307C0"/>
    <w:multiLevelType w:val="multilevel"/>
    <w:tmpl w:val="14FE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322A8"/>
    <w:multiLevelType w:val="hybridMultilevel"/>
    <w:tmpl w:val="9BF464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DFE52BA"/>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25D30"/>
    <w:multiLevelType w:val="hybridMultilevel"/>
    <w:tmpl w:val="9AC60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5C1EC4"/>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F6223"/>
    <w:multiLevelType w:val="multilevel"/>
    <w:tmpl w:val="2F6E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248B0"/>
    <w:multiLevelType w:val="hybridMultilevel"/>
    <w:tmpl w:val="7C9C0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9A3295"/>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E44494"/>
    <w:multiLevelType w:val="multilevel"/>
    <w:tmpl w:val="4D30A6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BD71669"/>
    <w:multiLevelType w:val="multilevel"/>
    <w:tmpl w:val="F6D8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6558C2"/>
    <w:multiLevelType w:val="hybridMultilevel"/>
    <w:tmpl w:val="9F144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8C05E6"/>
    <w:multiLevelType w:val="multilevel"/>
    <w:tmpl w:val="F1A2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292105"/>
    <w:multiLevelType w:val="multilevel"/>
    <w:tmpl w:val="66FAEA7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2F1F771E"/>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4B1555"/>
    <w:multiLevelType w:val="multilevel"/>
    <w:tmpl w:val="2C72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B25C5"/>
    <w:multiLevelType w:val="multilevel"/>
    <w:tmpl w:val="4E00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830D93"/>
    <w:multiLevelType w:val="multilevel"/>
    <w:tmpl w:val="0244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CE3763"/>
    <w:multiLevelType w:val="multilevel"/>
    <w:tmpl w:val="8A94F18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C53247"/>
    <w:multiLevelType w:val="multilevel"/>
    <w:tmpl w:val="2BB6652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8" w15:restartNumberingAfterBreak="0">
    <w:nsid w:val="395D5933"/>
    <w:multiLevelType w:val="hybridMultilevel"/>
    <w:tmpl w:val="E8C681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B1F51C2"/>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C125B8"/>
    <w:multiLevelType w:val="multilevel"/>
    <w:tmpl w:val="62E0A822"/>
    <w:lvl w:ilvl="0">
      <w:start w:val="1"/>
      <w:numFmt w:val="upperRoman"/>
      <w:lvlText w:val="%1."/>
      <w:lvlJc w:val="right"/>
      <w:pPr>
        <w:ind w:left="720" w:hanging="360"/>
      </w:pPr>
      <w:rPr>
        <w:rFonts w:hint="default"/>
        <w:b/>
        <w:bCs/>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383E25"/>
    <w:multiLevelType w:val="multilevel"/>
    <w:tmpl w:val="BA80793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DEF3937"/>
    <w:multiLevelType w:val="hybridMultilevel"/>
    <w:tmpl w:val="6114C8B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10F191B"/>
    <w:multiLevelType w:val="multilevel"/>
    <w:tmpl w:val="66FAEA7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15:restartNumberingAfterBreak="0">
    <w:nsid w:val="42C6613E"/>
    <w:multiLevelType w:val="hybridMultilevel"/>
    <w:tmpl w:val="76725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384562A"/>
    <w:multiLevelType w:val="multilevel"/>
    <w:tmpl w:val="81F0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99722A"/>
    <w:multiLevelType w:val="hybridMultilevel"/>
    <w:tmpl w:val="FA94B6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6D529F8"/>
    <w:multiLevelType w:val="multilevel"/>
    <w:tmpl w:val="9B0C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4679C5"/>
    <w:multiLevelType w:val="multilevel"/>
    <w:tmpl w:val="B06C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DD2CB3"/>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DD30F0"/>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E93B71"/>
    <w:multiLevelType w:val="hybridMultilevel"/>
    <w:tmpl w:val="A31048FA"/>
    <w:lvl w:ilvl="0" w:tplc="8C7C017E">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A9A3BD5"/>
    <w:multiLevelType w:val="multilevel"/>
    <w:tmpl w:val="BA80793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4FBB0B29"/>
    <w:multiLevelType w:val="multilevel"/>
    <w:tmpl w:val="B2A4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0B4115"/>
    <w:multiLevelType w:val="hybridMultilevel"/>
    <w:tmpl w:val="E2FC92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2D326A1"/>
    <w:multiLevelType w:val="multilevel"/>
    <w:tmpl w:val="6C2E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020BFA"/>
    <w:multiLevelType w:val="hybridMultilevel"/>
    <w:tmpl w:val="BEC06B12"/>
    <w:lvl w:ilvl="0" w:tplc="1BB0775A">
      <w:start w:val="1"/>
      <w:numFmt w:val="upperRoman"/>
      <w:lvlText w:val="%1."/>
      <w:lvlJc w:val="righ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4377707"/>
    <w:multiLevelType w:val="multilevel"/>
    <w:tmpl w:val="320A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341983"/>
    <w:multiLevelType w:val="multilevel"/>
    <w:tmpl w:val="C8DADC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5C0F6E89"/>
    <w:multiLevelType w:val="multilevel"/>
    <w:tmpl w:val="F93AD0D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E0A5F52"/>
    <w:multiLevelType w:val="multilevel"/>
    <w:tmpl w:val="3F6C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8A47EB"/>
    <w:multiLevelType w:val="multilevel"/>
    <w:tmpl w:val="D334FFAE"/>
    <w:lvl w:ilvl="0">
      <w:start w:val="1"/>
      <w:numFmt w:val="bullet"/>
      <w:lvlText w:val=""/>
      <w:lvlJc w:val="left"/>
      <w:pPr>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B2533A"/>
    <w:multiLevelType w:val="hybridMultilevel"/>
    <w:tmpl w:val="2E1C45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3BF60B5"/>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41266B"/>
    <w:multiLevelType w:val="multilevel"/>
    <w:tmpl w:val="072C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4B13E4"/>
    <w:multiLevelType w:val="multilevel"/>
    <w:tmpl w:val="A786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907806"/>
    <w:multiLevelType w:val="multilevel"/>
    <w:tmpl w:val="9E689E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66B1544C"/>
    <w:multiLevelType w:val="multilevel"/>
    <w:tmpl w:val="43660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EC3BE6"/>
    <w:multiLevelType w:val="hybridMultilevel"/>
    <w:tmpl w:val="64BAC4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67D34FE3"/>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E97110"/>
    <w:multiLevelType w:val="multilevel"/>
    <w:tmpl w:val="7D74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BD410D"/>
    <w:multiLevelType w:val="multilevel"/>
    <w:tmpl w:val="A72A7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9CD28A0"/>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0332A1"/>
    <w:multiLevelType w:val="multilevel"/>
    <w:tmpl w:val="66FAEA7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4" w15:restartNumberingAfterBreak="0">
    <w:nsid w:val="6A9B7B49"/>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FD0927"/>
    <w:multiLevelType w:val="multilevel"/>
    <w:tmpl w:val="81C8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844384"/>
    <w:multiLevelType w:val="multilevel"/>
    <w:tmpl w:val="CA2C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931DC9"/>
    <w:multiLevelType w:val="hybridMultilevel"/>
    <w:tmpl w:val="F2DA541C"/>
    <w:lvl w:ilvl="0" w:tplc="04090015">
      <w:start w:val="1"/>
      <w:numFmt w:val="upperLetter"/>
      <w:lvlText w:val="%1."/>
      <w:lvlJc w:val="left"/>
      <w:pPr>
        <w:ind w:left="1080" w:hanging="360"/>
      </w:pPr>
      <w:rPr>
        <w:rFonts w:hint="default"/>
      </w:rPr>
    </w:lvl>
    <w:lvl w:ilvl="1" w:tplc="36B2DB90">
      <w:start w:val="1"/>
      <w:numFmt w:val="lowerLetter"/>
      <w:lvlText w:val="%2."/>
      <w:lvlJc w:val="left"/>
      <w:pPr>
        <w:ind w:left="1800" w:hanging="360"/>
      </w:pPr>
      <w:rPr>
        <w:b/>
        <w:bCs/>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6CBD5A46"/>
    <w:multiLevelType w:val="multilevel"/>
    <w:tmpl w:val="C3D8E946"/>
    <w:lvl w:ilvl="0">
      <w:start w:val="1"/>
      <w:numFmt w:val="upperRoman"/>
      <w:lvlText w:val="%1."/>
      <w:lvlJc w:val="right"/>
      <w:pPr>
        <w:ind w:left="720" w:hanging="360"/>
      </w:pPr>
      <w:rPr>
        <w:rFonts w:hint="default"/>
        <w:sz w:val="20"/>
      </w:rPr>
    </w:lvl>
    <w:lvl w:ilvl="1">
      <w:start w:val="1"/>
      <w:numFmt w:val="decimal"/>
      <w:lvlText w:val="%2."/>
      <w:lvlJc w:val="left"/>
      <w:pPr>
        <w:ind w:left="1440" w:hanging="360"/>
      </w:pPr>
      <w:rPr>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147052"/>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1C17F2"/>
    <w:multiLevelType w:val="multilevel"/>
    <w:tmpl w:val="8FB2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7747BA"/>
    <w:multiLevelType w:val="multilevel"/>
    <w:tmpl w:val="0728E472"/>
    <w:lvl w:ilvl="0">
      <w:start w:val="1"/>
      <w:numFmt w:val="bullet"/>
      <w:lvlText w:val=""/>
      <w:lvlJc w:val="left"/>
      <w:pPr>
        <w:tabs>
          <w:tab w:val="num" w:pos="630"/>
        </w:tabs>
        <w:ind w:left="630" w:hanging="360"/>
      </w:pPr>
      <w:rPr>
        <w:rFonts w:ascii="Symbol" w:hAnsi="Symbol" w:hint="default"/>
        <w:color w:val="EE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BF7CD4"/>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E80AEE"/>
    <w:multiLevelType w:val="hybridMultilevel"/>
    <w:tmpl w:val="F0B4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0287A45"/>
    <w:multiLevelType w:val="multilevel"/>
    <w:tmpl w:val="FDD4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481EC8"/>
    <w:multiLevelType w:val="multilevel"/>
    <w:tmpl w:val="4B94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F50DFC"/>
    <w:multiLevelType w:val="hybridMultilevel"/>
    <w:tmpl w:val="3B407E3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49C6241"/>
    <w:multiLevelType w:val="multilevel"/>
    <w:tmpl w:val="66FAEA7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8" w15:restartNumberingAfterBreak="0">
    <w:nsid w:val="77401CDE"/>
    <w:multiLevelType w:val="multilevel"/>
    <w:tmpl w:val="5480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453E06"/>
    <w:multiLevelType w:val="multilevel"/>
    <w:tmpl w:val="4E94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EE0D9C"/>
    <w:multiLevelType w:val="multilevel"/>
    <w:tmpl w:val="896E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B80680"/>
    <w:multiLevelType w:val="multilevel"/>
    <w:tmpl w:val="285A772A"/>
    <w:lvl w:ilvl="0">
      <w:start w:val="1"/>
      <w:numFmt w:val="bullet"/>
      <w:lvlText w:val=""/>
      <w:lvlJc w:val="left"/>
      <w:pPr>
        <w:tabs>
          <w:tab w:val="num" w:pos="1080"/>
        </w:tabs>
        <w:ind w:left="1080" w:hanging="360"/>
      </w:pPr>
      <w:rPr>
        <w:rFonts w:ascii="Symbol" w:hAnsi="Symbol" w:hint="default"/>
        <w:sz w:val="20"/>
      </w:rPr>
    </w:lvl>
    <w:lvl w:ilvl="1">
      <w:start w:val="1"/>
      <w:numFmt w:val="upperLetter"/>
      <w:lvlText w:val="%2."/>
      <w:lvlJc w:val="left"/>
      <w:pPr>
        <w:ind w:left="1800" w:hanging="360"/>
      </w:pPr>
      <w:rPr>
        <w:rFonts w:hint="default"/>
        <w:b/>
        <w:bCs/>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7CB803F6"/>
    <w:multiLevelType w:val="multilevel"/>
    <w:tmpl w:val="544A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FB032A"/>
    <w:multiLevelType w:val="multilevel"/>
    <w:tmpl w:val="BA80793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7EE3292F"/>
    <w:multiLevelType w:val="multilevel"/>
    <w:tmpl w:val="37D6816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5" w15:restartNumberingAfterBreak="0">
    <w:nsid w:val="7FB75AD8"/>
    <w:multiLevelType w:val="multilevel"/>
    <w:tmpl w:val="A12C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C216D8"/>
    <w:multiLevelType w:val="multilevel"/>
    <w:tmpl w:val="6DFE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0"/>
  </w:num>
  <w:num w:numId="3">
    <w:abstractNumId w:val="78"/>
  </w:num>
  <w:num w:numId="4">
    <w:abstractNumId w:val="8"/>
  </w:num>
  <w:num w:numId="5">
    <w:abstractNumId w:val="45"/>
  </w:num>
  <w:num w:numId="6">
    <w:abstractNumId w:val="54"/>
  </w:num>
  <w:num w:numId="7">
    <w:abstractNumId w:val="25"/>
  </w:num>
  <w:num w:numId="8">
    <w:abstractNumId w:val="43"/>
  </w:num>
  <w:num w:numId="9">
    <w:abstractNumId w:val="81"/>
  </w:num>
  <w:num w:numId="10">
    <w:abstractNumId w:val="61"/>
  </w:num>
  <w:num w:numId="11">
    <w:abstractNumId w:val="51"/>
  </w:num>
  <w:num w:numId="12">
    <w:abstractNumId w:val="2"/>
  </w:num>
  <w:num w:numId="13">
    <w:abstractNumId w:val="80"/>
  </w:num>
  <w:num w:numId="14">
    <w:abstractNumId w:val="0"/>
  </w:num>
  <w:num w:numId="15">
    <w:abstractNumId w:val="5"/>
  </w:num>
  <w:num w:numId="16">
    <w:abstractNumId w:val="47"/>
  </w:num>
  <w:num w:numId="17">
    <w:abstractNumId w:val="79"/>
  </w:num>
  <w:num w:numId="18">
    <w:abstractNumId w:val="28"/>
  </w:num>
  <w:num w:numId="19">
    <w:abstractNumId w:val="58"/>
  </w:num>
  <w:num w:numId="20">
    <w:abstractNumId w:val="23"/>
  </w:num>
  <w:num w:numId="21">
    <w:abstractNumId w:val="65"/>
  </w:num>
  <w:num w:numId="22">
    <w:abstractNumId w:val="41"/>
  </w:num>
  <w:num w:numId="23">
    <w:abstractNumId w:val="17"/>
  </w:num>
  <w:num w:numId="24">
    <w:abstractNumId w:val="48"/>
  </w:num>
  <w:num w:numId="25">
    <w:abstractNumId w:val="46"/>
  </w:num>
  <w:num w:numId="26">
    <w:abstractNumId w:val="76"/>
  </w:num>
  <w:num w:numId="27">
    <w:abstractNumId w:val="32"/>
  </w:num>
  <w:num w:numId="28">
    <w:abstractNumId w:val="71"/>
  </w:num>
  <w:num w:numId="29">
    <w:abstractNumId w:val="68"/>
  </w:num>
  <w:num w:numId="30">
    <w:abstractNumId w:val="30"/>
  </w:num>
  <w:num w:numId="31">
    <w:abstractNumId w:val="50"/>
  </w:num>
  <w:num w:numId="32">
    <w:abstractNumId w:val="31"/>
  </w:num>
  <w:num w:numId="33">
    <w:abstractNumId w:val="73"/>
  </w:num>
  <w:num w:numId="34">
    <w:abstractNumId w:val="19"/>
  </w:num>
  <w:num w:numId="35">
    <w:abstractNumId w:val="24"/>
  </w:num>
  <w:num w:numId="36">
    <w:abstractNumId w:val="35"/>
  </w:num>
  <w:num w:numId="37">
    <w:abstractNumId w:val="85"/>
  </w:num>
  <w:num w:numId="38">
    <w:abstractNumId w:val="14"/>
  </w:num>
  <w:num w:numId="39">
    <w:abstractNumId w:val="75"/>
  </w:num>
  <w:num w:numId="40">
    <w:abstractNumId w:val="66"/>
  </w:num>
  <w:num w:numId="41">
    <w:abstractNumId w:val="60"/>
  </w:num>
  <w:num w:numId="42">
    <w:abstractNumId w:val="49"/>
  </w:num>
  <w:num w:numId="43">
    <w:abstractNumId w:val="74"/>
  </w:num>
  <w:num w:numId="44">
    <w:abstractNumId w:val="15"/>
  </w:num>
  <w:num w:numId="45">
    <w:abstractNumId w:val="34"/>
  </w:num>
  <w:num w:numId="46">
    <w:abstractNumId w:val="12"/>
  </w:num>
  <w:num w:numId="47">
    <w:abstractNumId w:val="82"/>
  </w:num>
  <w:num w:numId="48">
    <w:abstractNumId w:val="37"/>
  </w:num>
  <w:num w:numId="49">
    <w:abstractNumId w:val="1"/>
  </w:num>
  <w:num w:numId="50">
    <w:abstractNumId w:val="72"/>
  </w:num>
  <w:num w:numId="51">
    <w:abstractNumId w:val="55"/>
  </w:num>
  <w:num w:numId="52">
    <w:abstractNumId w:val="7"/>
  </w:num>
  <w:num w:numId="53">
    <w:abstractNumId w:val="29"/>
  </w:num>
  <w:num w:numId="54">
    <w:abstractNumId w:val="53"/>
  </w:num>
  <w:num w:numId="55">
    <w:abstractNumId w:val="59"/>
  </w:num>
  <w:num w:numId="56">
    <w:abstractNumId w:val="62"/>
  </w:num>
  <w:num w:numId="57">
    <w:abstractNumId w:val="22"/>
  </w:num>
  <w:num w:numId="58">
    <w:abstractNumId w:val="57"/>
  </w:num>
  <w:num w:numId="59">
    <w:abstractNumId w:val="39"/>
  </w:num>
  <w:num w:numId="60">
    <w:abstractNumId w:val="64"/>
  </w:num>
  <w:num w:numId="61">
    <w:abstractNumId w:val="13"/>
  </w:num>
  <w:num w:numId="62">
    <w:abstractNumId w:val="40"/>
  </w:num>
  <w:num w:numId="63">
    <w:abstractNumId w:val="11"/>
  </w:num>
  <w:num w:numId="64">
    <w:abstractNumId w:val="86"/>
  </w:num>
  <w:num w:numId="65">
    <w:abstractNumId w:val="69"/>
  </w:num>
  <w:num w:numId="66">
    <w:abstractNumId w:val="16"/>
  </w:num>
  <w:num w:numId="67">
    <w:abstractNumId w:val="56"/>
  </w:num>
  <w:num w:numId="68">
    <w:abstractNumId w:val="26"/>
  </w:num>
  <w:num w:numId="69">
    <w:abstractNumId w:val="6"/>
  </w:num>
  <w:num w:numId="70">
    <w:abstractNumId w:val="42"/>
  </w:num>
  <w:num w:numId="71">
    <w:abstractNumId w:val="83"/>
  </w:num>
  <w:num w:numId="72">
    <w:abstractNumId w:val="38"/>
  </w:num>
  <w:num w:numId="73">
    <w:abstractNumId w:val="21"/>
  </w:num>
  <w:num w:numId="74">
    <w:abstractNumId w:val="44"/>
  </w:num>
  <w:num w:numId="75">
    <w:abstractNumId w:val="67"/>
  </w:num>
  <w:num w:numId="76">
    <w:abstractNumId w:val="84"/>
  </w:num>
  <w:num w:numId="77">
    <w:abstractNumId w:val="18"/>
  </w:num>
  <w:num w:numId="78">
    <w:abstractNumId w:val="63"/>
  </w:num>
  <w:num w:numId="79">
    <w:abstractNumId w:val="77"/>
  </w:num>
  <w:num w:numId="80">
    <w:abstractNumId w:val="33"/>
  </w:num>
  <w:num w:numId="81">
    <w:abstractNumId w:val="3"/>
  </w:num>
  <w:num w:numId="82">
    <w:abstractNumId w:val="4"/>
  </w:num>
  <w:num w:numId="83">
    <w:abstractNumId w:val="27"/>
  </w:num>
  <w:num w:numId="84">
    <w:abstractNumId w:val="52"/>
  </w:num>
  <w:num w:numId="85">
    <w:abstractNumId w:val="10"/>
  </w:num>
  <w:num w:numId="86">
    <w:abstractNumId w:val="36"/>
  </w:num>
  <w:num w:numId="87">
    <w:abstractNumId w:val="70"/>
  </w:num>
  <w:numIdMacAtCleanup w:val="8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Niki Rogers">
    <w15:presenceInfo w15:providerId="Windows Live" w15:userId="63e22b4bf5b893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CB1"/>
    <w:rsid w:val="000237B2"/>
    <w:rsid w:val="00027FEA"/>
    <w:rsid w:val="00066C02"/>
    <w:rsid w:val="000746A1"/>
    <w:rsid w:val="00093315"/>
    <w:rsid w:val="000E749C"/>
    <w:rsid w:val="000F635B"/>
    <w:rsid w:val="00113C8B"/>
    <w:rsid w:val="00114AC5"/>
    <w:rsid w:val="00116000"/>
    <w:rsid w:val="00121D98"/>
    <w:rsid w:val="00145F10"/>
    <w:rsid w:val="001479C5"/>
    <w:rsid w:val="0015513F"/>
    <w:rsid w:val="00175092"/>
    <w:rsid w:val="00180D71"/>
    <w:rsid w:val="001A2FAE"/>
    <w:rsid w:val="001B2512"/>
    <w:rsid w:val="001F704C"/>
    <w:rsid w:val="00207724"/>
    <w:rsid w:val="0021073E"/>
    <w:rsid w:val="00272798"/>
    <w:rsid w:val="002744B5"/>
    <w:rsid w:val="00277FFD"/>
    <w:rsid w:val="00290329"/>
    <w:rsid w:val="00291A55"/>
    <w:rsid w:val="002A0127"/>
    <w:rsid w:val="002A5551"/>
    <w:rsid w:val="002A677A"/>
    <w:rsid w:val="002A78BB"/>
    <w:rsid w:val="002C1456"/>
    <w:rsid w:val="002F0635"/>
    <w:rsid w:val="002F6952"/>
    <w:rsid w:val="00342B41"/>
    <w:rsid w:val="003506F9"/>
    <w:rsid w:val="00364752"/>
    <w:rsid w:val="003822E6"/>
    <w:rsid w:val="003C63BB"/>
    <w:rsid w:val="003D41F5"/>
    <w:rsid w:val="003D7325"/>
    <w:rsid w:val="0041168E"/>
    <w:rsid w:val="00442889"/>
    <w:rsid w:val="00454E16"/>
    <w:rsid w:val="0045734B"/>
    <w:rsid w:val="004762D4"/>
    <w:rsid w:val="004B1197"/>
    <w:rsid w:val="004E5E92"/>
    <w:rsid w:val="00501727"/>
    <w:rsid w:val="0050402E"/>
    <w:rsid w:val="005A2060"/>
    <w:rsid w:val="005A72FF"/>
    <w:rsid w:val="005B16D3"/>
    <w:rsid w:val="005B53AD"/>
    <w:rsid w:val="005C3216"/>
    <w:rsid w:val="006230B0"/>
    <w:rsid w:val="00644736"/>
    <w:rsid w:val="00660400"/>
    <w:rsid w:val="0066157A"/>
    <w:rsid w:val="00667510"/>
    <w:rsid w:val="00673775"/>
    <w:rsid w:val="006822B8"/>
    <w:rsid w:val="00710FAF"/>
    <w:rsid w:val="00724F3D"/>
    <w:rsid w:val="00744CED"/>
    <w:rsid w:val="00744F7E"/>
    <w:rsid w:val="007677A5"/>
    <w:rsid w:val="007761ED"/>
    <w:rsid w:val="0078198F"/>
    <w:rsid w:val="00786F4B"/>
    <w:rsid w:val="00794001"/>
    <w:rsid w:val="007C1406"/>
    <w:rsid w:val="007D0340"/>
    <w:rsid w:val="007D1549"/>
    <w:rsid w:val="007D5425"/>
    <w:rsid w:val="007F6ADE"/>
    <w:rsid w:val="00804944"/>
    <w:rsid w:val="008122A3"/>
    <w:rsid w:val="00832C19"/>
    <w:rsid w:val="00836AB9"/>
    <w:rsid w:val="00844D64"/>
    <w:rsid w:val="008465A3"/>
    <w:rsid w:val="00851BF9"/>
    <w:rsid w:val="008B043D"/>
    <w:rsid w:val="008C07BC"/>
    <w:rsid w:val="008C7BDB"/>
    <w:rsid w:val="008D3904"/>
    <w:rsid w:val="008E1A47"/>
    <w:rsid w:val="008E5B86"/>
    <w:rsid w:val="008F16E7"/>
    <w:rsid w:val="008F5041"/>
    <w:rsid w:val="00900FA8"/>
    <w:rsid w:val="00913563"/>
    <w:rsid w:val="00923575"/>
    <w:rsid w:val="009502F2"/>
    <w:rsid w:val="00971EDC"/>
    <w:rsid w:val="009A5E6B"/>
    <w:rsid w:val="009D565F"/>
    <w:rsid w:val="009F785E"/>
    <w:rsid w:val="00A114F7"/>
    <w:rsid w:val="00A26432"/>
    <w:rsid w:val="00A31C8D"/>
    <w:rsid w:val="00A34EEC"/>
    <w:rsid w:val="00A50927"/>
    <w:rsid w:val="00A67770"/>
    <w:rsid w:val="00A73D7F"/>
    <w:rsid w:val="00A90FE6"/>
    <w:rsid w:val="00A95637"/>
    <w:rsid w:val="00A9718F"/>
    <w:rsid w:val="00AA0AEF"/>
    <w:rsid w:val="00AC4F36"/>
    <w:rsid w:val="00B04BB6"/>
    <w:rsid w:val="00B17D17"/>
    <w:rsid w:val="00B42660"/>
    <w:rsid w:val="00B430D4"/>
    <w:rsid w:val="00B47FB3"/>
    <w:rsid w:val="00B54FA6"/>
    <w:rsid w:val="00B74CB1"/>
    <w:rsid w:val="00BA19BD"/>
    <w:rsid w:val="00BB4AEE"/>
    <w:rsid w:val="00BF4706"/>
    <w:rsid w:val="00C112FE"/>
    <w:rsid w:val="00C770FC"/>
    <w:rsid w:val="00C87C8B"/>
    <w:rsid w:val="00C90116"/>
    <w:rsid w:val="00CA48BA"/>
    <w:rsid w:val="00CB63A2"/>
    <w:rsid w:val="00CE1E85"/>
    <w:rsid w:val="00D16FE5"/>
    <w:rsid w:val="00D17B2C"/>
    <w:rsid w:val="00D21C03"/>
    <w:rsid w:val="00D21CE5"/>
    <w:rsid w:val="00D61B34"/>
    <w:rsid w:val="00D87E2B"/>
    <w:rsid w:val="00D95D27"/>
    <w:rsid w:val="00DA1A33"/>
    <w:rsid w:val="00DB28B9"/>
    <w:rsid w:val="00DD394C"/>
    <w:rsid w:val="00DD61BC"/>
    <w:rsid w:val="00DF30B1"/>
    <w:rsid w:val="00DF73F1"/>
    <w:rsid w:val="00E01E6B"/>
    <w:rsid w:val="00E13F71"/>
    <w:rsid w:val="00E164D3"/>
    <w:rsid w:val="00E36FAB"/>
    <w:rsid w:val="00E8218C"/>
    <w:rsid w:val="00E87883"/>
    <w:rsid w:val="00E923ED"/>
    <w:rsid w:val="00E96CEE"/>
    <w:rsid w:val="00EA140F"/>
    <w:rsid w:val="00EB0578"/>
    <w:rsid w:val="00EB32B3"/>
    <w:rsid w:val="00EF1891"/>
    <w:rsid w:val="00F26381"/>
    <w:rsid w:val="00F347A2"/>
    <w:rsid w:val="00F82C71"/>
    <w:rsid w:val="00F85A3A"/>
    <w:rsid w:val="00FA53B1"/>
    <w:rsid w:val="00FB1EB4"/>
    <w:rsid w:val="00FB5E48"/>
    <w:rsid w:val="00FD57CC"/>
    <w:rsid w:val="00FD7325"/>
    <w:rsid w:val="00FE3759"/>
    <w:rsid w:val="00FE6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F0B3A1"/>
  <w15:chartTrackingRefBased/>
  <w15:docId w15:val="{A5296DB5-4015-3146-80C6-8870CF055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E85"/>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34EE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34EE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74CB1"/>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E164D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74CB1"/>
    <w:rPr>
      <w:rFonts w:ascii="Times New Roman" w:eastAsia="Times New Roman" w:hAnsi="Times New Roman" w:cs="Times New Roman"/>
      <w:b/>
      <w:bCs/>
      <w:sz w:val="27"/>
      <w:szCs w:val="27"/>
    </w:rPr>
  </w:style>
  <w:style w:type="paragraph" w:styleId="NormalWeb">
    <w:name w:val="Normal (Web)"/>
    <w:basedOn w:val="Normal"/>
    <w:uiPriority w:val="99"/>
    <w:unhideWhenUsed/>
    <w:rsid w:val="00B74CB1"/>
    <w:pPr>
      <w:spacing w:before="100" w:beforeAutospacing="1" w:after="100" w:afterAutospacing="1"/>
    </w:pPr>
  </w:style>
  <w:style w:type="paragraph" w:styleId="HTMLPreformatted">
    <w:name w:val="HTML Preformatted"/>
    <w:basedOn w:val="Normal"/>
    <w:link w:val="HTMLPreformattedChar"/>
    <w:uiPriority w:val="99"/>
    <w:semiHidden/>
    <w:unhideWhenUsed/>
    <w:rsid w:val="00B74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74CB1"/>
    <w:rPr>
      <w:rFonts w:ascii="Courier New" w:eastAsia="Times New Roman" w:hAnsi="Courier New" w:cs="Courier New"/>
      <w:sz w:val="20"/>
      <w:szCs w:val="20"/>
    </w:rPr>
  </w:style>
  <w:style w:type="character" w:styleId="HTMLCode">
    <w:name w:val="HTML Code"/>
    <w:basedOn w:val="DefaultParagraphFont"/>
    <w:uiPriority w:val="99"/>
    <w:semiHidden/>
    <w:unhideWhenUsed/>
    <w:rsid w:val="00B74CB1"/>
    <w:rPr>
      <w:rFonts w:ascii="Courier New" w:eastAsia="Times New Roman" w:hAnsi="Courier New" w:cs="Courier New"/>
      <w:sz w:val="20"/>
      <w:szCs w:val="20"/>
    </w:rPr>
  </w:style>
  <w:style w:type="character" w:styleId="Strong">
    <w:name w:val="Strong"/>
    <w:basedOn w:val="DefaultParagraphFont"/>
    <w:uiPriority w:val="22"/>
    <w:qFormat/>
    <w:rsid w:val="00B74CB1"/>
    <w:rPr>
      <w:b/>
      <w:bCs/>
    </w:rPr>
  </w:style>
  <w:style w:type="character" w:customStyle="1" w:styleId="Heading1Char">
    <w:name w:val="Heading 1 Char"/>
    <w:basedOn w:val="DefaultParagraphFont"/>
    <w:link w:val="Heading1"/>
    <w:uiPriority w:val="9"/>
    <w:rsid w:val="00A34EE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34EEC"/>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7761ED"/>
    <w:rPr>
      <w:i/>
      <w:iCs/>
    </w:rPr>
  </w:style>
  <w:style w:type="paragraph" w:styleId="ListParagraph">
    <w:name w:val="List Paragraph"/>
    <w:basedOn w:val="Normal"/>
    <w:uiPriority w:val="34"/>
    <w:qFormat/>
    <w:rsid w:val="00FB1EB4"/>
    <w:pPr>
      <w:ind w:left="720"/>
      <w:contextualSpacing/>
    </w:pPr>
  </w:style>
  <w:style w:type="character" w:customStyle="1" w:styleId="Heading4Char">
    <w:name w:val="Heading 4 Char"/>
    <w:basedOn w:val="DefaultParagraphFont"/>
    <w:link w:val="Heading4"/>
    <w:uiPriority w:val="9"/>
    <w:semiHidden/>
    <w:rsid w:val="00E164D3"/>
    <w:rPr>
      <w:rFonts w:asciiTheme="majorHAnsi" w:eastAsiaTheme="majorEastAsia" w:hAnsiTheme="majorHAnsi" w:cstheme="majorBidi"/>
      <w:i/>
      <w:iCs/>
      <w:color w:val="2F5496" w:themeColor="accent1" w:themeShade="BF"/>
      <w:sz w:val="24"/>
      <w:szCs w:val="24"/>
    </w:rPr>
  </w:style>
  <w:style w:type="table" w:styleId="TableGrid">
    <w:name w:val="Table Grid"/>
    <w:basedOn w:val="TableNormal"/>
    <w:uiPriority w:val="39"/>
    <w:rsid w:val="00E164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64D3"/>
    <w:rPr>
      <w:color w:val="0563C1" w:themeColor="hyperlink"/>
      <w:u w:val="single"/>
    </w:rPr>
  </w:style>
  <w:style w:type="character" w:styleId="UnresolvedMention">
    <w:name w:val="Unresolved Mention"/>
    <w:basedOn w:val="DefaultParagraphFont"/>
    <w:uiPriority w:val="99"/>
    <w:semiHidden/>
    <w:unhideWhenUsed/>
    <w:rsid w:val="00E164D3"/>
    <w:rPr>
      <w:color w:val="605E5C"/>
      <w:shd w:val="clear" w:color="auto" w:fill="E1DFDD"/>
    </w:rPr>
  </w:style>
  <w:style w:type="character" w:styleId="FollowedHyperlink">
    <w:name w:val="FollowedHyperlink"/>
    <w:basedOn w:val="DefaultParagraphFont"/>
    <w:uiPriority w:val="99"/>
    <w:semiHidden/>
    <w:unhideWhenUsed/>
    <w:rsid w:val="00E164D3"/>
    <w:rPr>
      <w:color w:val="954F72" w:themeColor="followedHyperlink"/>
      <w:u w:val="single"/>
    </w:rPr>
  </w:style>
  <w:style w:type="paragraph" w:styleId="Header">
    <w:name w:val="header"/>
    <w:basedOn w:val="Normal"/>
    <w:link w:val="HeaderChar"/>
    <w:uiPriority w:val="99"/>
    <w:unhideWhenUsed/>
    <w:rsid w:val="008B043D"/>
    <w:pPr>
      <w:tabs>
        <w:tab w:val="center" w:pos="4680"/>
        <w:tab w:val="right" w:pos="9360"/>
      </w:tabs>
    </w:pPr>
  </w:style>
  <w:style w:type="character" w:customStyle="1" w:styleId="HeaderChar">
    <w:name w:val="Header Char"/>
    <w:basedOn w:val="DefaultParagraphFont"/>
    <w:link w:val="Header"/>
    <w:uiPriority w:val="99"/>
    <w:rsid w:val="008B043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B043D"/>
    <w:pPr>
      <w:tabs>
        <w:tab w:val="center" w:pos="4680"/>
        <w:tab w:val="right" w:pos="9360"/>
      </w:tabs>
    </w:pPr>
  </w:style>
  <w:style w:type="character" w:customStyle="1" w:styleId="FooterChar">
    <w:name w:val="Footer Char"/>
    <w:basedOn w:val="DefaultParagraphFont"/>
    <w:link w:val="Footer"/>
    <w:uiPriority w:val="99"/>
    <w:rsid w:val="008B043D"/>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B043D"/>
    <w:rPr>
      <w:sz w:val="16"/>
      <w:szCs w:val="16"/>
    </w:rPr>
  </w:style>
  <w:style w:type="paragraph" w:styleId="CommentText">
    <w:name w:val="annotation text"/>
    <w:basedOn w:val="Normal"/>
    <w:link w:val="CommentTextChar"/>
    <w:uiPriority w:val="99"/>
    <w:semiHidden/>
    <w:unhideWhenUsed/>
    <w:rsid w:val="008B043D"/>
    <w:rPr>
      <w:sz w:val="20"/>
      <w:szCs w:val="20"/>
    </w:rPr>
  </w:style>
  <w:style w:type="character" w:customStyle="1" w:styleId="CommentTextChar">
    <w:name w:val="Comment Text Char"/>
    <w:basedOn w:val="DefaultParagraphFont"/>
    <w:link w:val="CommentText"/>
    <w:uiPriority w:val="99"/>
    <w:semiHidden/>
    <w:rsid w:val="008B043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B043D"/>
    <w:rPr>
      <w:b/>
      <w:bCs/>
    </w:rPr>
  </w:style>
  <w:style w:type="character" w:customStyle="1" w:styleId="CommentSubjectChar">
    <w:name w:val="Comment Subject Char"/>
    <w:basedOn w:val="CommentTextChar"/>
    <w:link w:val="CommentSubject"/>
    <w:uiPriority w:val="99"/>
    <w:semiHidden/>
    <w:rsid w:val="008B043D"/>
    <w:rPr>
      <w:rFonts w:ascii="Times New Roman" w:eastAsia="Times New Roman" w:hAnsi="Times New Roman" w:cs="Times New Roman"/>
      <w:b/>
      <w:bCs/>
      <w:sz w:val="20"/>
      <w:szCs w:val="20"/>
    </w:rPr>
  </w:style>
  <w:style w:type="paragraph" w:customStyle="1" w:styleId="Paragraph">
    <w:name w:val="Paragraph"/>
    <w:rsid w:val="008B043D"/>
    <w:pPr>
      <w:pBdr>
        <w:top w:val="nil"/>
        <w:left w:val="nil"/>
        <w:bottom w:val="nil"/>
        <w:right w:val="nil"/>
        <w:between w:val="nil"/>
        <w:bar w:val="nil"/>
      </w:pBdr>
      <w:spacing w:before="120"/>
    </w:pPr>
    <w:rPr>
      <w:rFonts w:ascii="Times New Roman" w:eastAsia="Arial Unicode MS" w:hAnsi="Times New Roman" w:cs="Arial Unicode MS"/>
      <w:color w:val="000000"/>
      <w:sz w:val="24"/>
      <w:szCs w:val="24"/>
      <w:u w:color="000000"/>
      <w:bdr w:val="nil"/>
    </w:rPr>
  </w:style>
  <w:style w:type="character" w:customStyle="1" w:styleId="None">
    <w:name w:val="None"/>
    <w:rsid w:val="008B043D"/>
  </w:style>
  <w:style w:type="paragraph" w:styleId="Revision">
    <w:name w:val="Revision"/>
    <w:hidden/>
    <w:uiPriority w:val="99"/>
    <w:semiHidden/>
    <w:rsid w:val="00A95637"/>
    <w:rPr>
      <w:rFonts w:ascii="Times New Roman" w:eastAsia="Times New Roman" w:hAnsi="Times New Roman" w:cs="Times New Roman"/>
      <w:sz w:val="24"/>
      <w:szCs w:val="24"/>
    </w:rPr>
  </w:style>
  <w:style w:type="character" w:customStyle="1" w:styleId="math-inline">
    <w:name w:val="math-inline"/>
    <w:basedOn w:val="DefaultParagraphFont"/>
    <w:rsid w:val="001479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230163">
      <w:bodyDiv w:val="1"/>
      <w:marLeft w:val="0"/>
      <w:marRight w:val="0"/>
      <w:marTop w:val="0"/>
      <w:marBottom w:val="0"/>
      <w:divBdr>
        <w:top w:val="none" w:sz="0" w:space="0" w:color="auto"/>
        <w:left w:val="none" w:sz="0" w:space="0" w:color="auto"/>
        <w:bottom w:val="none" w:sz="0" w:space="0" w:color="auto"/>
        <w:right w:val="none" w:sz="0" w:space="0" w:color="auto"/>
      </w:divBdr>
    </w:div>
    <w:div w:id="101729787">
      <w:bodyDiv w:val="1"/>
      <w:marLeft w:val="0"/>
      <w:marRight w:val="0"/>
      <w:marTop w:val="0"/>
      <w:marBottom w:val="0"/>
      <w:divBdr>
        <w:top w:val="none" w:sz="0" w:space="0" w:color="auto"/>
        <w:left w:val="none" w:sz="0" w:space="0" w:color="auto"/>
        <w:bottom w:val="none" w:sz="0" w:space="0" w:color="auto"/>
        <w:right w:val="none" w:sz="0" w:space="0" w:color="auto"/>
      </w:divBdr>
      <w:divsChild>
        <w:div w:id="1267691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9567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3839035">
      <w:bodyDiv w:val="1"/>
      <w:marLeft w:val="0"/>
      <w:marRight w:val="0"/>
      <w:marTop w:val="0"/>
      <w:marBottom w:val="0"/>
      <w:divBdr>
        <w:top w:val="none" w:sz="0" w:space="0" w:color="auto"/>
        <w:left w:val="none" w:sz="0" w:space="0" w:color="auto"/>
        <w:bottom w:val="none" w:sz="0" w:space="0" w:color="auto"/>
        <w:right w:val="none" w:sz="0" w:space="0" w:color="auto"/>
      </w:divBdr>
    </w:div>
    <w:div w:id="183977267">
      <w:bodyDiv w:val="1"/>
      <w:marLeft w:val="0"/>
      <w:marRight w:val="0"/>
      <w:marTop w:val="0"/>
      <w:marBottom w:val="0"/>
      <w:divBdr>
        <w:top w:val="none" w:sz="0" w:space="0" w:color="auto"/>
        <w:left w:val="none" w:sz="0" w:space="0" w:color="auto"/>
        <w:bottom w:val="none" w:sz="0" w:space="0" w:color="auto"/>
        <w:right w:val="none" w:sz="0" w:space="0" w:color="auto"/>
      </w:divBdr>
    </w:div>
    <w:div w:id="343022533">
      <w:bodyDiv w:val="1"/>
      <w:marLeft w:val="0"/>
      <w:marRight w:val="0"/>
      <w:marTop w:val="0"/>
      <w:marBottom w:val="0"/>
      <w:divBdr>
        <w:top w:val="none" w:sz="0" w:space="0" w:color="auto"/>
        <w:left w:val="none" w:sz="0" w:space="0" w:color="auto"/>
        <w:bottom w:val="none" w:sz="0" w:space="0" w:color="auto"/>
        <w:right w:val="none" w:sz="0" w:space="0" w:color="auto"/>
      </w:divBdr>
    </w:div>
    <w:div w:id="347174045">
      <w:bodyDiv w:val="1"/>
      <w:marLeft w:val="0"/>
      <w:marRight w:val="0"/>
      <w:marTop w:val="0"/>
      <w:marBottom w:val="0"/>
      <w:divBdr>
        <w:top w:val="none" w:sz="0" w:space="0" w:color="auto"/>
        <w:left w:val="none" w:sz="0" w:space="0" w:color="auto"/>
        <w:bottom w:val="none" w:sz="0" w:space="0" w:color="auto"/>
        <w:right w:val="none" w:sz="0" w:space="0" w:color="auto"/>
      </w:divBdr>
    </w:div>
    <w:div w:id="381639729">
      <w:bodyDiv w:val="1"/>
      <w:marLeft w:val="0"/>
      <w:marRight w:val="0"/>
      <w:marTop w:val="0"/>
      <w:marBottom w:val="0"/>
      <w:divBdr>
        <w:top w:val="none" w:sz="0" w:space="0" w:color="auto"/>
        <w:left w:val="none" w:sz="0" w:space="0" w:color="auto"/>
        <w:bottom w:val="none" w:sz="0" w:space="0" w:color="auto"/>
        <w:right w:val="none" w:sz="0" w:space="0" w:color="auto"/>
      </w:divBdr>
    </w:div>
    <w:div w:id="410204472">
      <w:bodyDiv w:val="1"/>
      <w:marLeft w:val="0"/>
      <w:marRight w:val="0"/>
      <w:marTop w:val="0"/>
      <w:marBottom w:val="0"/>
      <w:divBdr>
        <w:top w:val="none" w:sz="0" w:space="0" w:color="auto"/>
        <w:left w:val="none" w:sz="0" w:space="0" w:color="auto"/>
        <w:bottom w:val="none" w:sz="0" w:space="0" w:color="auto"/>
        <w:right w:val="none" w:sz="0" w:space="0" w:color="auto"/>
      </w:divBdr>
    </w:div>
    <w:div w:id="585650240">
      <w:bodyDiv w:val="1"/>
      <w:marLeft w:val="0"/>
      <w:marRight w:val="0"/>
      <w:marTop w:val="0"/>
      <w:marBottom w:val="0"/>
      <w:divBdr>
        <w:top w:val="none" w:sz="0" w:space="0" w:color="auto"/>
        <w:left w:val="none" w:sz="0" w:space="0" w:color="auto"/>
        <w:bottom w:val="none" w:sz="0" w:space="0" w:color="auto"/>
        <w:right w:val="none" w:sz="0" w:space="0" w:color="auto"/>
      </w:divBdr>
    </w:div>
    <w:div w:id="658849693">
      <w:bodyDiv w:val="1"/>
      <w:marLeft w:val="0"/>
      <w:marRight w:val="0"/>
      <w:marTop w:val="0"/>
      <w:marBottom w:val="0"/>
      <w:divBdr>
        <w:top w:val="none" w:sz="0" w:space="0" w:color="auto"/>
        <w:left w:val="none" w:sz="0" w:space="0" w:color="auto"/>
        <w:bottom w:val="none" w:sz="0" w:space="0" w:color="auto"/>
        <w:right w:val="none" w:sz="0" w:space="0" w:color="auto"/>
      </w:divBdr>
    </w:div>
    <w:div w:id="770123253">
      <w:bodyDiv w:val="1"/>
      <w:marLeft w:val="0"/>
      <w:marRight w:val="0"/>
      <w:marTop w:val="0"/>
      <w:marBottom w:val="0"/>
      <w:divBdr>
        <w:top w:val="none" w:sz="0" w:space="0" w:color="auto"/>
        <w:left w:val="none" w:sz="0" w:space="0" w:color="auto"/>
        <w:bottom w:val="none" w:sz="0" w:space="0" w:color="auto"/>
        <w:right w:val="none" w:sz="0" w:space="0" w:color="auto"/>
      </w:divBdr>
    </w:div>
    <w:div w:id="896822322">
      <w:bodyDiv w:val="1"/>
      <w:marLeft w:val="0"/>
      <w:marRight w:val="0"/>
      <w:marTop w:val="0"/>
      <w:marBottom w:val="0"/>
      <w:divBdr>
        <w:top w:val="none" w:sz="0" w:space="0" w:color="auto"/>
        <w:left w:val="none" w:sz="0" w:space="0" w:color="auto"/>
        <w:bottom w:val="none" w:sz="0" w:space="0" w:color="auto"/>
        <w:right w:val="none" w:sz="0" w:space="0" w:color="auto"/>
      </w:divBdr>
    </w:div>
    <w:div w:id="904605818">
      <w:bodyDiv w:val="1"/>
      <w:marLeft w:val="0"/>
      <w:marRight w:val="0"/>
      <w:marTop w:val="0"/>
      <w:marBottom w:val="0"/>
      <w:divBdr>
        <w:top w:val="none" w:sz="0" w:space="0" w:color="auto"/>
        <w:left w:val="none" w:sz="0" w:space="0" w:color="auto"/>
        <w:bottom w:val="none" w:sz="0" w:space="0" w:color="auto"/>
        <w:right w:val="none" w:sz="0" w:space="0" w:color="auto"/>
      </w:divBdr>
    </w:div>
    <w:div w:id="933512706">
      <w:bodyDiv w:val="1"/>
      <w:marLeft w:val="0"/>
      <w:marRight w:val="0"/>
      <w:marTop w:val="0"/>
      <w:marBottom w:val="0"/>
      <w:divBdr>
        <w:top w:val="none" w:sz="0" w:space="0" w:color="auto"/>
        <w:left w:val="none" w:sz="0" w:space="0" w:color="auto"/>
        <w:bottom w:val="none" w:sz="0" w:space="0" w:color="auto"/>
        <w:right w:val="none" w:sz="0" w:space="0" w:color="auto"/>
      </w:divBdr>
    </w:div>
    <w:div w:id="1093357183">
      <w:bodyDiv w:val="1"/>
      <w:marLeft w:val="0"/>
      <w:marRight w:val="0"/>
      <w:marTop w:val="0"/>
      <w:marBottom w:val="0"/>
      <w:divBdr>
        <w:top w:val="none" w:sz="0" w:space="0" w:color="auto"/>
        <w:left w:val="none" w:sz="0" w:space="0" w:color="auto"/>
        <w:bottom w:val="none" w:sz="0" w:space="0" w:color="auto"/>
        <w:right w:val="none" w:sz="0" w:space="0" w:color="auto"/>
      </w:divBdr>
    </w:div>
    <w:div w:id="1168326380">
      <w:bodyDiv w:val="1"/>
      <w:marLeft w:val="0"/>
      <w:marRight w:val="0"/>
      <w:marTop w:val="0"/>
      <w:marBottom w:val="0"/>
      <w:divBdr>
        <w:top w:val="none" w:sz="0" w:space="0" w:color="auto"/>
        <w:left w:val="none" w:sz="0" w:space="0" w:color="auto"/>
        <w:bottom w:val="none" w:sz="0" w:space="0" w:color="auto"/>
        <w:right w:val="none" w:sz="0" w:space="0" w:color="auto"/>
      </w:divBdr>
    </w:div>
    <w:div w:id="1389762051">
      <w:bodyDiv w:val="1"/>
      <w:marLeft w:val="0"/>
      <w:marRight w:val="0"/>
      <w:marTop w:val="0"/>
      <w:marBottom w:val="0"/>
      <w:divBdr>
        <w:top w:val="none" w:sz="0" w:space="0" w:color="auto"/>
        <w:left w:val="none" w:sz="0" w:space="0" w:color="auto"/>
        <w:bottom w:val="none" w:sz="0" w:space="0" w:color="auto"/>
        <w:right w:val="none" w:sz="0" w:space="0" w:color="auto"/>
      </w:divBdr>
    </w:div>
    <w:div w:id="1450321350">
      <w:bodyDiv w:val="1"/>
      <w:marLeft w:val="0"/>
      <w:marRight w:val="0"/>
      <w:marTop w:val="0"/>
      <w:marBottom w:val="0"/>
      <w:divBdr>
        <w:top w:val="none" w:sz="0" w:space="0" w:color="auto"/>
        <w:left w:val="none" w:sz="0" w:space="0" w:color="auto"/>
        <w:bottom w:val="none" w:sz="0" w:space="0" w:color="auto"/>
        <w:right w:val="none" w:sz="0" w:space="0" w:color="auto"/>
      </w:divBdr>
    </w:div>
    <w:div w:id="1535774191">
      <w:bodyDiv w:val="1"/>
      <w:marLeft w:val="0"/>
      <w:marRight w:val="0"/>
      <w:marTop w:val="0"/>
      <w:marBottom w:val="0"/>
      <w:divBdr>
        <w:top w:val="none" w:sz="0" w:space="0" w:color="auto"/>
        <w:left w:val="none" w:sz="0" w:space="0" w:color="auto"/>
        <w:bottom w:val="none" w:sz="0" w:space="0" w:color="auto"/>
        <w:right w:val="none" w:sz="0" w:space="0" w:color="auto"/>
      </w:divBdr>
    </w:div>
    <w:div w:id="1637301128">
      <w:bodyDiv w:val="1"/>
      <w:marLeft w:val="0"/>
      <w:marRight w:val="0"/>
      <w:marTop w:val="0"/>
      <w:marBottom w:val="0"/>
      <w:divBdr>
        <w:top w:val="none" w:sz="0" w:space="0" w:color="auto"/>
        <w:left w:val="none" w:sz="0" w:space="0" w:color="auto"/>
        <w:bottom w:val="none" w:sz="0" w:space="0" w:color="auto"/>
        <w:right w:val="none" w:sz="0" w:space="0" w:color="auto"/>
      </w:divBdr>
    </w:div>
    <w:div w:id="1654286808">
      <w:bodyDiv w:val="1"/>
      <w:marLeft w:val="0"/>
      <w:marRight w:val="0"/>
      <w:marTop w:val="0"/>
      <w:marBottom w:val="0"/>
      <w:divBdr>
        <w:top w:val="none" w:sz="0" w:space="0" w:color="auto"/>
        <w:left w:val="none" w:sz="0" w:space="0" w:color="auto"/>
        <w:bottom w:val="none" w:sz="0" w:space="0" w:color="auto"/>
        <w:right w:val="none" w:sz="0" w:space="0" w:color="auto"/>
      </w:divBdr>
    </w:div>
    <w:div w:id="1662923286">
      <w:bodyDiv w:val="1"/>
      <w:marLeft w:val="0"/>
      <w:marRight w:val="0"/>
      <w:marTop w:val="0"/>
      <w:marBottom w:val="0"/>
      <w:divBdr>
        <w:top w:val="none" w:sz="0" w:space="0" w:color="auto"/>
        <w:left w:val="none" w:sz="0" w:space="0" w:color="auto"/>
        <w:bottom w:val="none" w:sz="0" w:space="0" w:color="auto"/>
        <w:right w:val="none" w:sz="0" w:space="0" w:color="auto"/>
      </w:divBdr>
    </w:div>
    <w:div w:id="1699743243">
      <w:bodyDiv w:val="1"/>
      <w:marLeft w:val="0"/>
      <w:marRight w:val="0"/>
      <w:marTop w:val="0"/>
      <w:marBottom w:val="0"/>
      <w:divBdr>
        <w:top w:val="none" w:sz="0" w:space="0" w:color="auto"/>
        <w:left w:val="none" w:sz="0" w:space="0" w:color="auto"/>
        <w:bottom w:val="none" w:sz="0" w:space="0" w:color="auto"/>
        <w:right w:val="none" w:sz="0" w:space="0" w:color="auto"/>
      </w:divBdr>
    </w:div>
    <w:div w:id="1757048596">
      <w:bodyDiv w:val="1"/>
      <w:marLeft w:val="0"/>
      <w:marRight w:val="0"/>
      <w:marTop w:val="0"/>
      <w:marBottom w:val="0"/>
      <w:divBdr>
        <w:top w:val="none" w:sz="0" w:space="0" w:color="auto"/>
        <w:left w:val="none" w:sz="0" w:space="0" w:color="auto"/>
        <w:bottom w:val="none" w:sz="0" w:space="0" w:color="auto"/>
        <w:right w:val="none" w:sz="0" w:space="0" w:color="auto"/>
      </w:divBdr>
    </w:div>
    <w:div w:id="1812791886">
      <w:bodyDiv w:val="1"/>
      <w:marLeft w:val="0"/>
      <w:marRight w:val="0"/>
      <w:marTop w:val="0"/>
      <w:marBottom w:val="0"/>
      <w:divBdr>
        <w:top w:val="none" w:sz="0" w:space="0" w:color="auto"/>
        <w:left w:val="none" w:sz="0" w:space="0" w:color="auto"/>
        <w:bottom w:val="none" w:sz="0" w:space="0" w:color="auto"/>
        <w:right w:val="none" w:sz="0" w:space="0" w:color="auto"/>
      </w:divBdr>
    </w:div>
    <w:div w:id="2026705110">
      <w:bodyDiv w:val="1"/>
      <w:marLeft w:val="0"/>
      <w:marRight w:val="0"/>
      <w:marTop w:val="0"/>
      <w:marBottom w:val="0"/>
      <w:divBdr>
        <w:top w:val="none" w:sz="0" w:space="0" w:color="auto"/>
        <w:left w:val="none" w:sz="0" w:space="0" w:color="auto"/>
        <w:bottom w:val="none" w:sz="0" w:space="0" w:color="auto"/>
        <w:right w:val="none" w:sz="0" w:space="0" w:color="auto"/>
      </w:divBdr>
      <w:divsChild>
        <w:div w:id="1212496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182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mailto:Erin@getsalve.co" TargetMode="External"/><Relationship Id="rId18" Type="http://schemas.openxmlformats.org/officeDocument/2006/relationships/hyperlink" Target="mailto:dwacholz@storypartners.com" TargetMode="Externa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hyperlink" Target="mailto:Tony@getsalve.co" TargetMode="External"/><Relationship Id="rId17" Type="http://schemas.openxmlformats.org/officeDocument/2006/relationships/hyperlink" Target="mailto:abagneschi@storypartners.com" TargetMode="External"/><Relationship Id="rId2" Type="http://schemas.openxmlformats.org/officeDocument/2006/relationships/styles" Target="styles.xml"/><Relationship Id="rId16" Type="http://schemas.openxmlformats.org/officeDocument/2006/relationships/hyperlink" Target="mailto:tabney@storypartners.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ustin@getsalve.co" TargetMode="External"/><Relationship Id="rId5" Type="http://schemas.openxmlformats.org/officeDocument/2006/relationships/footnotes" Target="footnotes.xml"/><Relationship Id="rId15" Type="http://schemas.openxmlformats.org/officeDocument/2006/relationships/hyperlink" Target="mailto:dmandel@storypartners.com" TargetMode="External"/><Relationship Id="rId10" Type="http://schemas.microsoft.com/office/2018/08/relationships/commentsExtensible" Target="commentsExtensible.xml"/><Relationship Id="rId19"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mailto:Niki@getsalve.co"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4669</Words>
  <Characters>26338</Characters>
  <Application>Microsoft Office Word</Application>
  <DocSecurity>0</DocSecurity>
  <Lines>560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Sergei Tokmakov, Esq.</dc:creator>
  <cp:keywords/>
  <dc:description/>
  <cp:lastModifiedBy>Sergei Tokmakov, Esq.</cp:lastModifiedBy>
  <cp:revision>5</cp:revision>
  <cp:lastPrinted>2025-12-13T22:46:00Z</cp:lastPrinted>
  <dcterms:created xsi:type="dcterms:W3CDTF">2025-12-14T20:59:00Z</dcterms:created>
  <dcterms:modified xsi:type="dcterms:W3CDTF">2025-12-16T05:19:00Z</dcterms:modified>
</cp:coreProperties>
</file>