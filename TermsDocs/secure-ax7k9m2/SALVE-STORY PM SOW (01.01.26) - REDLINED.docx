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B043D" w:rsidRPr="00116000" w:rsidRDefault="008B043D" w:rsidP="00F61C38">
      <w:pPr>
        <w:pStyle w:val="Heading1"/>
        <w:spacing w:line="276" w:lineRule="auto"/>
        <w:jc w:val="center"/>
        <w:rPr>
          <w:rFonts w:ascii="Arial" w:hAnsi="Arial" w:cs="Arial"/>
          <w:b/>
          <w:bCs/>
          <w:color w:val="000000" w:themeColor="text1"/>
          <w:sz w:val="22"/>
          <w:szCs w:val="22"/>
        </w:rPr>
      </w:pPr>
      <w:r w:rsidRPr="00116000">
        <w:rPr>
          <w:rFonts w:ascii="Arial" w:hAnsi="Arial" w:cs="Arial"/>
          <w:b/>
          <w:bCs/>
          <w:color w:val="000000" w:themeColor="text1"/>
          <w:sz w:val="22"/>
          <w:szCs w:val="22"/>
        </w:rPr>
        <w:t>EXHIBIT C</w:t>
      </w:r>
      <w:r w:rsidR="00BF4706" w:rsidRPr="00116000">
        <w:rPr>
          <w:rFonts w:ascii="Arial" w:hAnsi="Arial" w:cs="Arial"/>
          <w:b/>
          <w:bCs/>
          <w:color w:val="000000" w:themeColor="text1"/>
          <w:sz w:val="22"/>
          <w:szCs w:val="22"/>
        </w:rPr>
        <w:t>-</w:t>
      </w:r>
      <w:r w:rsidR="008C29F4">
        <w:rPr>
          <w:rFonts w:ascii="Arial" w:hAnsi="Arial" w:cs="Arial"/>
          <w:b/>
          <w:bCs/>
          <w:color w:val="000000" w:themeColor="text1"/>
          <w:sz w:val="22"/>
          <w:szCs w:val="22"/>
        </w:rPr>
        <w:t>6</w:t>
      </w:r>
    </w:p>
    <w:p w:rsidR="008B043D" w:rsidRPr="00116000" w:rsidRDefault="008B043D" w:rsidP="00F61C38">
      <w:pPr>
        <w:spacing w:line="276" w:lineRule="auto"/>
        <w:jc w:val="center"/>
        <w:rPr>
          <w:rFonts w:ascii="Arial" w:hAnsi="Arial" w:cs="Arial"/>
          <w:b/>
          <w:bCs/>
          <w:sz w:val="22"/>
          <w:szCs w:val="22"/>
        </w:rPr>
      </w:pPr>
      <w:r w:rsidRPr="00116000">
        <w:rPr>
          <w:rFonts w:ascii="Arial" w:hAnsi="Arial" w:cs="Arial"/>
          <w:b/>
          <w:bCs/>
          <w:sz w:val="22"/>
          <w:szCs w:val="22"/>
        </w:rPr>
        <w:t>STATEMENT OF WORK</w:t>
      </w:r>
    </w:p>
    <w:p w:rsidR="007761ED" w:rsidRPr="00116000" w:rsidRDefault="003E7618" w:rsidP="00F61C38">
      <w:pPr>
        <w:pStyle w:val="Heading1"/>
        <w:spacing w:line="276" w:lineRule="auto"/>
        <w:jc w:val="center"/>
        <w:rPr>
          <w:rFonts w:ascii="Arial" w:hAnsi="Arial" w:cs="Arial"/>
          <w:b/>
          <w:bCs/>
          <w:color w:val="000000" w:themeColor="text1"/>
          <w:sz w:val="22"/>
          <w:szCs w:val="22"/>
          <w:u w:val="single"/>
        </w:rPr>
      </w:pPr>
      <w:r>
        <w:rPr>
          <w:rFonts w:ascii="Arial" w:hAnsi="Arial" w:cs="Arial"/>
          <w:b/>
          <w:bCs/>
          <w:color w:val="000000" w:themeColor="text1"/>
          <w:sz w:val="22"/>
          <w:szCs w:val="22"/>
          <w:u w:val="single"/>
        </w:rPr>
        <w:t>IPAAS</w:t>
      </w:r>
      <w:r w:rsidR="008C29F4">
        <w:rPr>
          <w:rFonts w:ascii="Arial" w:hAnsi="Arial" w:cs="Arial"/>
          <w:b/>
          <w:bCs/>
          <w:color w:val="000000" w:themeColor="text1"/>
          <w:sz w:val="22"/>
          <w:szCs w:val="22"/>
          <w:u w:val="single"/>
        </w:rPr>
        <w:t xml:space="preserve"> </w:t>
      </w:r>
      <w:r>
        <w:rPr>
          <w:rFonts w:ascii="Arial" w:hAnsi="Arial" w:cs="Arial"/>
          <w:b/>
          <w:bCs/>
          <w:color w:val="000000" w:themeColor="text1"/>
          <w:sz w:val="22"/>
          <w:szCs w:val="22"/>
          <w:u w:val="single"/>
        </w:rPr>
        <w:t>PROJECT</w:t>
      </w:r>
      <w:r w:rsidR="008C29F4">
        <w:rPr>
          <w:rFonts w:ascii="Arial" w:hAnsi="Arial" w:cs="Arial"/>
          <w:b/>
          <w:bCs/>
          <w:color w:val="000000" w:themeColor="text1"/>
          <w:sz w:val="22"/>
          <w:szCs w:val="22"/>
          <w:u w:val="single"/>
        </w:rPr>
        <w:t xml:space="preserve"> </w:t>
      </w:r>
      <w:r>
        <w:rPr>
          <w:rFonts w:ascii="Arial" w:hAnsi="Arial" w:cs="Arial"/>
          <w:b/>
          <w:bCs/>
          <w:color w:val="000000" w:themeColor="text1"/>
          <w:sz w:val="22"/>
          <w:szCs w:val="22"/>
          <w:u w:val="single"/>
        </w:rPr>
        <w:t>MANAGEMENT</w:t>
      </w:r>
      <w:r w:rsidR="00D61B34">
        <w:rPr>
          <w:rFonts w:ascii="Arial" w:hAnsi="Arial" w:cs="Arial"/>
          <w:b/>
          <w:bCs/>
          <w:color w:val="000000" w:themeColor="text1"/>
          <w:sz w:val="22"/>
          <w:szCs w:val="22"/>
          <w:u w:val="single"/>
        </w:rPr>
        <w:t xml:space="preserve"> SOW</w:t>
      </w:r>
    </w:p>
    <w:p w:rsidR="00DA1A33" w:rsidRPr="00DA1A33" w:rsidRDefault="00FD57CC" w:rsidP="00F61C38">
      <w:pPr>
        <w:spacing w:line="276" w:lineRule="auto"/>
      </w:pPr>
      <w:r>
        <w:tab/>
      </w:r>
    </w:p>
    <w:p w:rsidR="007761ED" w:rsidRPr="00116000" w:rsidRDefault="007761ED" w:rsidP="00F61C38">
      <w:pPr>
        <w:pStyle w:val="NormalWeb"/>
        <w:spacing w:line="276" w:lineRule="auto"/>
        <w:ind w:firstLine="720"/>
        <w:rPr>
          <w:rFonts w:ascii="Arial" w:hAnsi="Arial" w:cs="Arial"/>
          <w:color w:val="000000" w:themeColor="text1"/>
          <w:sz w:val="22"/>
          <w:szCs w:val="22"/>
        </w:rPr>
      </w:pPr>
      <w:r>
        <w:rPr>
          <w:rStyle w:val="Strong"/>
          <w:rFonts w:ascii="Arial" w:hAnsi="Arial" w:cs="Arial"/>
          <w:color w:val="000000" w:themeColor="text1"/>
          <w:sz w:val="22"/>
          <w:szCs w:val="22"/>
        </w:rPr>
        <w:t xml:space="preserve">This Exhibit C-6 Statement of Work (“C-6 SOW”) is entered into as of January 1, 2026 </w:t>
      </w:r>
      <w:del w:id="0" w:author="Sergei Tokmakov, Esq." w:date="2025-12-16T09:00:00Z">
        <w:r>
          <w:rPr>
            <w:rStyle w:val="Strong"/>
            <w:rFonts w:ascii="Arial" w:hAnsi="Arial" w:cs="Arial"/>
            <w:color w:val="000000" w:themeColor="text1"/>
            <w:sz w:val="22"/>
            <w:szCs w:val="22"/>
          </w:rPr>
          <w:delText>(the “Effective Date”)</w:delText>
        </w:r>
      </w:del>
      <w:ins w:id="1" w:author="Sergei Tokmakov, Esq." w:date="2025-12-16T09:00:00Z">
        <w:r>
          <w:rPr>
            <w:rStyle w:val="Strong"/>
            <w:rFonts w:ascii="Arial" w:hAnsi="Arial" w:cs="Arial"/>
            <w:color w:val="000000" w:themeColor="text1"/>
            <w:sz w:val="22"/>
            <w:szCs w:val="22"/>
          </w:rPr>
          <w:t>(the “C-6 SOW Effective Date”)</w:t>
        </w:r>
      </w:ins>
      <w:r>
        <w:rPr>
          <w:rStyle w:val="Strong"/>
          <w:rFonts w:ascii="Arial" w:hAnsi="Arial" w:cs="Arial"/>
          <w:color w:val="000000" w:themeColor="text1"/>
          <w:sz w:val="22"/>
          <w:szCs w:val="22"/>
        </w:rPr>
        <w:t xml:space="preserve"> by and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700"/>
        <w:gridCol w:w="5040"/>
      </w:tblGrid>
      <w:tr w:rsidR="007761ED" w:rsidRPr="00116000" w:rsidTr="00116000">
        <w:trPr>
          <w:tblHeader/>
          <w:tblCellSpacing w:w="15" w:type="dxa"/>
        </w:trPr>
        <w:tc>
          <w:tcPr>
            <w:tcW w:w="1125" w:type="dxa"/>
            <w:vAlign w:val="center"/>
            <w:hideMark/>
          </w:tcPr>
          <w:p w:rsidR="007761ED" w:rsidRPr="00116000" w:rsidRDefault="007761ED" w:rsidP="00F61C38">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Party</w:t>
            </w:r>
          </w:p>
        </w:tc>
        <w:tc>
          <w:tcPr>
            <w:tcW w:w="2670" w:type="dxa"/>
            <w:vAlign w:val="center"/>
            <w:hideMark/>
          </w:tcPr>
          <w:p w:rsidR="007761ED" w:rsidRPr="00116000" w:rsidRDefault="007761ED" w:rsidP="00F61C38">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Legal Name</w:t>
            </w:r>
          </w:p>
        </w:tc>
        <w:tc>
          <w:tcPr>
            <w:tcW w:w="4995" w:type="dxa"/>
            <w:vAlign w:val="center"/>
            <w:hideMark/>
          </w:tcPr>
          <w:p w:rsidR="007761ED" w:rsidRPr="00116000" w:rsidRDefault="007761ED" w:rsidP="00F61C38">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Jurisdiction / Address</w:t>
            </w:r>
          </w:p>
        </w:tc>
      </w:tr>
      <w:tr w:rsidR="007761ED" w:rsidRPr="00116000" w:rsidTr="00116000">
        <w:trPr>
          <w:tblCellSpacing w:w="15" w:type="dxa"/>
        </w:trPr>
        <w:tc>
          <w:tcPr>
            <w:tcW w:w="1125" w:type="dxa"/>
            <w:vAlign w:val="center"/>
            <w:hideMark/>
          </w:tcPr>
          <w:p w:rsidR="007761ED" w:rsidRPr="00116000" w:rsidRDefault="007761ED" w:rsidP="00F61C38">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Provider</w:t>
            </w:r>
          </w:p>
        </w:tc>
        <w:tc>
          <w:tcPr>
            <w:tcW w:w="2670" w:type="dxa"/>
            <w:vAlign w:val="center"/>
            <w:hideMark/>
          </w:tcPr>
          <w:p w:rsidR="007761ED" w:rsidRPr="00116000" w:rsidRDefault="0021073E" w:rsidP="00F61C38">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S</w:t>
            </w:r>
            <w:r w:rsidRPr="00116000">
              <w:rPr>
                <w:rStyle w:val="Strong"/>
                <w:rFonts w:ascii="Arial" w:hAnsi="Arial" w:cs="Arial"/>
                <w:sz w:val="21"/>
                <w:szCs w:val="21"/>
              </w:rPr>
              <w:t>ALVE</w:t>
            </w:r>
            <w:r w:rsidR="007761ED" w:rsidRPr="00116000">
              <w:rPr>
                <w:rStyle w:val="Strong"/>
                <w:rFonts w:ascii="Arial" w:hAnsi="Arial" w:cs="Arial"/>
                <w:color w:val="000000" w:themeColor="text1"/>
                <w:sz w:val="21"/>
                <w:szCs w:val="21"/>
              </w:rPr>
              <w:t xml:space="preserve">, </w:t>
            </w:r>
            <w:r w:rsidRPr="00116000">
              <w:rPr>
                <w:rStyle w:val="Strong"/>
                <w:rFonts w:ascii="Arial" w:hAnsi="Arial" w:cs="Arial"/>
                <w:color w:val="000000" w:themeColor="text1"/>
                <w:sz w:val="21"/>
                <w:szCs w:val="21"/>
              </w:rPr>
              <w:t>INC</w:t>
            </w:r>
            <w:r w:rsidR="007761ED" w:rsidRPr="00116000">
              <w:rPr>
                <w:rStyle w:val="Strong"/>
                <w:rFonts w:ascii="Arial" w:hAnsi="Arial" w:cs="Arial"/>
                <w:color w:val="000000" w:themeColor="text1"/>
                <w:sz w:val="21"/>
                <w:szCs w:val="21"/>
              </w:rPr>
              <w:t>.</w:t>
            </w:r>
          </w:p>
        </w:tc>
        <w:tc>
          <w:tcPr>
            <w:tcW w:w="4995" w:type="dxa"/>
            <w:vAlign w:val="center"/>
            <w:hideMark/>
          </w:tcPr>
          <w:p w:rsidR="007761ED" w:rsidRPr="00116000" w:rsidRDefault="007761ED" w:rsidP="00F61C38">
            <w:pPr>
              <w:spacing w:line="276" w:lineRule="auto"/>
              <w:rPr>
                <w:rFonts w:ascii="Arial" w:hAnsi="Arial" w:cs="Arial"/>
                <w:color w:val="000000" w:themeColor="text1"/>
                <w:sz w:val="21"/>
                <w:szCs w:val="21"/>
              </w:rPr>
            </w:pPr>
            <w:r w:rsidRPr="00116000">
              <w:rPr>
                <w:rFonts w:ascii="Arial" w:hAnsi="Arial" w:cs="Arial"/>
                <w:color w:val="000000" w:themeColor="text1"/>
                <w:sz w:val="21"/>
                <w:szCs w:val="21"/>
              </w:rPr>
              <w:t xml:space="preserve">Wyoming corporation </w:t>
            </w:r>
            <w:r w:rsidR="0021073E" w:rsidRPr="00116000">
              <w:rPr>
                <w:color w:val="000000" w:themeColor="text1"/>
                <w:sz w:val="21"/>
                <w:szCs w:val="21"/>
              </w:rPr>
              <w:br/>
            </w:r>
            <w:r w:rsidRPr="00116000">
              <w:rPr>
                <w:rFonts w:ascii="Arial" w:hAnsi="Arial" w:cs="Arial"/>
                <w:color w:val="000000" w:themeColor="text1"/>
                <w:sz w:val="21"/>
                <w:szCs w:val="21"/>
              </w:rPr>
              <w:t>1110 Brickell Avenue #400-89, Miami, FL 33131</w:t>
            </w:r>
          </w:p>
        </w:tc>
      </w:tr>
      <w:tr w:rsidR="007761ED" w:rsidRPr="00116000" w:rsidTr="00116000">
        <w:trPr>
          <w:tblCellSpacing w:w="15" w:type="dxa"/>
        </w:trPr>
        <w:tc>
          <w:tcPr>
            <w:tcW w:w="1125" w:type="dxa"/>
            <w:vAlign w:val="center"/>
            <w:hideMark/>
          </w:tcPr>
          <w:p w:rsidR="007761ED" w:rsidRPr="00116000" w:rsidRDefault="007761ED" w:rsidP="00F61C38">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C</w:t>
            </w:r>
            <w:r w:rsidR="006822B8" w:rsidRPr="00116000">
              <w:rPr>
                <w:rStyle w:val="Strong"/>
                <w:rFonts w:ascii="Arial" w:hAnsi="Arial" w:cs="Arial"/>
                <w:color w:val="000000" w:themeColor="text1"/>
                <w:sz w:val="21"/>
                <w:szCs w:val="21"/>
              </w:rPr>
              <w:t>ustomer</w:t>
            </w:r>
          </w:p>
        </w:tc>
        <w:tc>
          <w:tcPr>
            <w:tcW w:w="2670" w:type="dxa"/>
            <w:vAlign w:val="center"/>
            <w:hideMark/>
          </w:tcPr>
          <w:p w:rsidR="007761ED" w:rsidRPr="00116000" w:rsidRDefault="00342B41" w:rsidP="00F61C38">
            <w:pPr>
              <w:spacing w:line="276" w:lineRule="auto"/>
              <w:rPr>
                <w:rFonts w:ascii="Arial" w:hAnsi="Arial" w:cs="Arial"/>
                <w:color w:val="000000" w:themeColor="text1"/>
                <w:sz w:val="21"/>
                <w:szCs w:val="21"/>
              </w:rPr>
            </w:pPr>
            <w:r w:rsidRPr="00116000">
              <w:rPr>
                <w:rFonts w:ascii="Arial" w:hAnsi="Arial" w:cs="Arial"/>
                <w:b/>
                <w:bCs/>
                <w:color w:val="000000"/>
                <w:sz w:val="21"/>
                <w:szCs w:val="21"/>
                <w:shd w:val="clear" w:color="auto" w:fill="FFFFFF"/>
              </w:rPr>
              <w:t>STORY COMPANIES LLC</w:t>
            </w:r>
            <w:r w:rsidR="00E164D3" w:rsidRPr="00116000">
              <w:rPr>
                <w:rFonts w:ascii="Arial" w:hAnsi="Arial" w:cs="Arial"/>
                <w:b/>
                <w:bCs/>
                <w:color w:val="000000"/>
                <w:sz w:val="21"/>
                <w:szCs w:val="21"/>
                <w:shd w:val="clear" w:color="auto" w:fill="FFFFFF"/>
              </w:rPr>
              <w:br/>
            </w:r>
          </w:p>
        </w:tc>
        <w:tc>
          <w:tcPr>
            <w:tcW w:w="4995" w:type="dxa"/>
            <w:vAlign w:val="center"/>
            <w:hideMark/>
          </w:tcPr>
          <w:p w:rsidR="007761ED" w:rsidRPr="00116000" w:rsidRDefault="00342B41" w:rsidP="00F61C38">
            <w:pPr>
              <w:spacing w:line="276" w:lineRule="auto"/>
              <w:rPr>
                <w:rFonts w:ascii="Arial" w:hAnsi="Arial" w:cs="Arial"/>
                <w:color w:val="000000" w:themeColor="text1"/>
                <w:sz w:val="21"/>
                <w:szCs w:val="21"/>
              </w:rPr>
            </w:pPr>
            <w:r w:rsidRPr="00116000">
              <w:rPr>
                <w:rFonts w:ascii="Arial" w:hAnsi="Arial" w:cs="Arial"/>
                <w:color w:val="000000" w:themeColor="text1"/>
                <w:sz w:val="21"/>
                <w:szCs w:val="21"/>
              </w:rPr>
              <w:t>120 N. 44th Street, Suite 410, Phoenix, Arizona 85034, USA</w:t>
            </w:r>
          </w:p>
        </w:tc>
      </w:tr>
    </w:tbl>
    <w:p w:rsidR="00A31C8D" w:rsidRPr="00116000" w:rsidRDefault="00A31C8D" w:rsidP="00F61C38">
      <w:pPr>
        <w:pStyle w:val="NormalWeb"/>
        <w:spacing w:line="276" w:lineRule="auto"/>
        <w:rPr>
          <w:rFonts w:ascii="Arial" w:hAnsi="Arial" w:cs="Arial"/>
          <w:color w:val="000000" w:themeColor="text1"/>
          <w:sz w:val="22"/>
          <w:szCs w:val="22"/>
        </w:rPr>
      </w:pPr>
      <w:r w:rsidRPr="00116000">
        <w:rPr>
          <w:rFonts w:ascii="Arial" w:hAnsi="Arial" w:cs="Arial"/>
          <w:color w:val="000000" w:themeColor="text1"/>
          <w:sz w:val="22"/>
          <w:szCs w:val="22"/>
        </w:rPr>
        <w:t xml:space="preserve">Provider and Customer are each a “Party” and together the “Parties.” This </w:t>
      </w:r>
      <w:r w:rsidR="008C29F4">
        <w:rPr>
          <w:rFonts w:ascii="Arial" w:hAnsi="Arial" w:cs="Arial"/>
          <w:color w:val="000000" w:themeColor="text1"/>
          <w:sz w:val="22"/>
          <w:szCs w:val="22"/>
        </w:rPr>
        <w:t>C-6</w:t>
      </w:r>
      <w:r w:rsidRPr="00116000">
        <w:rPr>
          <w:rFonts w:ascii="Arial" w:hAnsi="Arial" w:cs="Arial"/>
          <w:color w:val="000000" w:themeColor="text1"/>
          <w:sz w:val="22"/>
          <w:szCs w:val="22"/>
        </w:rPr>
        <w:t xml:space="preserve"> SOW is entered into pursuant to the terms and conditions of the Software as a Service Agreement between the Parties dated April 3, 2025 (the “Agreement”) and issued under the Exhibit A-</w:t>
      </w:r>
      <w:r w:rsidR="007C1406">
        <w:rPr>
          <w:rFonts w:ascii="Arial" w:hAnsi="Arial" w:cs="Arial"/>
          <w:color w:val="000000" w:themeColor="text1"/>
          <w:sz w:val="22"/>
          <w:szCs w:val="22"/>
        </w:rPr>
        <w:t>3</w:t>
      </w:r>
      <w:r w:rsidRPr="00116000">
        <w:rPr>
          <w:rFonts w:ascii="Arial" w:hAnsi="Arial" w:cs="Arial"/>
          <w:color w:val="000000" w:themeColor="text1"/>
          <w:sz w:val="22"/>
          <w:szCs w:val="22"/>
        </w:rPr>
        <w:t xml:space="preserve"> Purchase Order dated </w:t>
      </w:r>
      <w:r w:rsidR="007C1406">
        <w:rPr>
          <w:rFonts w:ascii="Arial" w:hAnsi="Arial" w:cs="Arial"/>
          <w:color w:val="000000" w:themeColor="text1"/>
          <w:sz w:val="22"/>
          <w:szCs w:val="22"/>
        </w:rPr>
        <w:t>January</w:t>
      </w:r>
      <w:r w:rsidRPr="00116000">
        <w:rPr>
          <w:rFonts w:ascii="Arial" w:hAnsi="Arial" w:cs="Arial"/>
          <w:color w:val="000000" w:themeColor="text1"/>
          <w:sz w:val="22"/>
          <w:szCs w:val="22"/>
        </w:rPr>
        <w:t xml:space="preserve"> </w:t>
      </w:r>
      <w:r w:rsidR="007C1406">
        <w:rPr>
          <w:rFonts w:ascii="Arial" w:hAnsi="Arial" w:cs="Arial"/>
          <w:color w:val="000000" w:themeColor="text1"/>
          <w:sz w:val="22"/>
          <w:szCs w:val="22"/>
        </w:rPr>
        <w:t>1</w:t>
      </w:r>
      <w:r w:rsidRPr="00116000">
        <w:rPr>
          <w:rFonts w:ascii="Arial" w:hAnsi="Arial" w:cs="Arial"/>
          <w:color w:val="000000" w:themeColor="text1"/>
          <w:sz w:val="22"/>
          <w:szCs w:val="22"/>
        </w:rPr>
        <w:t>, 202</w:t>
      </w:r>
      <w:r w:rsidR="007C1406">
        <w:rPr>
          <w:rFonts w:ascii="Arial" w:hAnsi="Arial" w:cs="Arial"/>
          <w:color w:val="000000" w:themeColor="text1"/>
          <w:sz w:val="22"/>
          <w:szCs w:val="22"/>
        </w:rPr>
        <w:t>6</w:t>
      </w:r>
      <w:r w:rsidRPr="00116000">
        <w:rPr>
          <w:rFonts w:ascii="Arial" w:hAnsi="Arial" w:cs="Arial"/>
          <w:color w:val="000000" w:themeColor="text1"/>
          <w:sz w:val="22"/>
          <w:szCs w:val="22"/>
        </w:rPr>
        <w:t xml:space="preserve"> (the “Exhibit </w:t>
      </w:r>
      <w:r w:rsidR="007C1406">
        <w:rPr>
          <w:rFonts w:ascii="Arial" w:hAnsi="Arial" w:cs="Arial"/>
          <w:color w:val="000000" w:themeColor="text1"/>
          <w:sz w:val="22"/>
          <w:szCs w:val="22"/>
        </w:rPr>
        <w:t>A-3</w:t>
      </w:r>
      <w:r w:rsidRPr="00116000">
        <w:rPr>
          <w:rFonts w:ascii="Arial" w:hAnsi="Arial" w:cs="Arial"/>
          <w:color w:val="000000" w:themeColor="text1"/>
          <w:sz w:val="22"/>
          <w:szCs w:val="22"/>
        </w:rPr>
        <w:t xml:space="preserve"> Purchase Order”). For purposes of clarity, the Agreement, this </w:t>
      </w:r>
      <w:r w:rsidR="008C29F4">
        <w:rPr>
          <w:rFonts w:ascii="Arial" w:hAnsi="Arial" w:cs="Arial"/>
          <w:color w:val="000000" w:themeColor="text1"/>
          <w:sz w:val="22"/>
          <w:szCs w:val="22"/>
        </w:rPr>
        <w:t>C-6</w:t>
      </w:r>
      <w:r w:rsidRPr="00116000">
        <w:rPr>
          <w:rFonts w:ascii="Arial" w:hAnsi="Arial" w:cs="Arial"/>
          <w:color w:val="000000" w:themeColor="text1"/>
          <w:sz w:val="22"/>
          <w:szCs w:val="22"/>
        </w:rPr>
        <w:t xml:space="preserve"> SOW, and the Exhibit </w:t>
      </w:r>
      <w:r w:rsidR="007C1406">
        <w:rPr>
          <w:rFonts w:ascii="Arial" w:hAnsi="Arial" w:cs="Arial"/>
          <w:color w:val="000000" w:themeColor="text1"/>
          <w:sz w:val="22"/>
          <w:szCs w:val="22"/>
        </w:rPr>
        <w:t>A-3</w:t>
      </w:r>
      <w:r w:rsidRPr="00116000">
        <w:rPr>
          <w:rFonts w:ascii="Arial" w:hAnsi="Arial" w:cs="Arial"/>
          <w:color w:val="000000" w:themeColor="text1"/>
          <w:sz w:val="22"/>
          <w:szCs w:val="22"/>
        </w:rPr>
        <w:t xml:space="preserve"> Purchase Order are collectively referred to as the “Agreement.”</w:t>
      </w:r>
    </w:p>
    <w:p w:rsidR="00A26432" w:rsidRPr="006822B8" w:rsidRDefault="00A31C8D" w:rsidP="00F61C38">
      <w:pPr>
        <w:pStyle w:val="NormalWeb"/>
        <w:spacing w:line="276" w:lineRule="auto"/>
        <w:rPr>
          <w:rFonts w:ascii="Arial" w:hAnsi="Arial" w:cs="Arial"/>
          <w:color w:val="000000" w:themeColor="text1"/>
          <w:sz w:val="21"/>
          <w:szCs w:val="21"/>
        </w:rPr>
      </w:pPr>
      <w:r w:rsidRPr="00116000">
        <w:rPr>
          <w:rFonts w:ascii="Arial" w:hAnsi="Arial" w:cs="Arial"/>
          <w:color w:val="000000" w:themeColor="text1"/>
          <w:sz w:val="22"/>
          <w:szCs w:val="22"/>
        </w:rPr>
        <w:t xml:space="preserve">Capitalized terms used but not defined in this </w:t>
      </w:r>
      <w:r w:rsidR="008C29F4">
        <w:rPr>
          <w:rFonts w:ascii="Arial" w:hAnsi="Arial" w:cs="Arial"/>
          <w:color w:val="000000" w:themeColor="text1"/>
          <w:sz w:val="22"/>
          <w:szCs w:val="22"/>
        </w:rPr>
        <w:t>C-6</w:t>
      </w:r>
      <w:r w:rsidRPr="00116000">
        <w:rPr>
          <w:rFonts w:ascii="Arial" w:hAnsi="Arial" w:cs="Arial"/>
          <w:color w:val="000000" w:themeColor="text1"/>
          <w:sz w:val="22"/>
          <w:szCs w:val="22"/>
        </w:rPr>
        <w:t xml:space="preserve"> SOW shall have the meanings given to them in the Agreement. In the event of a conflict between the terms of this </w:t>
      </w:r>
      <w:r w:rsidR="008C29F4">
        <w:rPr>
          <w:rFonts w:ascii="Arial" w:hAnsi="Arial" w:cs="Arial"/>
          <w:color w:val="000000" w:themeColor="text1"/>
          <w:sz w:val="22"/>
          <w:szCs w:val="22"/>
        </w:rPr>
        <w:t>C-6</w:t>
      </w:r>
      <w:r w:rsidRPr="00116000">
        <w:rPr>
          <w:rFonts w:ascii="Arial" w:hAnsi="Arial" w:cs="Arial"/>
          <w:color w:val="000000" w:themeColor="text1"/>
          <w:sz w:val="22"/>
          <w:szCs w:val="22"/>
        </w:rPr>
        <w:t xml:space="preserve"> SOW and the Agreement (or any other </w:t>
      </w:r>
      <w:r w:rsidR="008C29F4">
        <w:rPr>
          <w:rFonts w:ascii="Arial" w:hAnsi="Arial" w:cs="Arial"/>
          <w:color w:val="000000" w:themeColor="text1"/>
          <w:sz w:val="22"/>
          <w:szCs w:val="22"/>
        </w:rPr>
        <w:t>C-6</w:t>
      </w:r>
      <w:r w:rsidRPr="00116000">
        <w:rPr>
          <w:rFonts w:ascii="Arial" w:hAnsi="Arial" w:cs="Arial"/>
          <w:color w:val="000000" w:themeColor="text1"/>
          <w:sz w:val="22"/>
          <w:szCs w:val="22"/>
        </w:rPr>
        <w:t xml:space="preserve"> SOW), the terms of the Agreement shall control, unless expressly stated otherwise in this </w:t>
      </w:r>
      <w:r w:rsidR="008C29F4">
        <w:rPr>
          <w:rFonts w:ascii="Arial" w:hAnsi="Arial" w:cs="Arial"/>
          <w:color w:val="000000" w:themeColor="text1"/>
          <w:sz w:val="22"/>
          <w:szCs w:val="22"/>
        </w:rPr>
        <w:t>C-6</w:t>
      </w:r>
      <w:r w:rsidRPr="00116000">
        <w:rPr>
          <w:rFonts w:ascii="Arial" w:hAnsi="Arial" w:cs="Arial"/>
          <w:color w:val="000000" w:themeColor="text1"/>
          <w:sz w:val="22"/>
          <w:szCs w:val="22"/>
        </w:rPr>
        <w:t xml:space="preserve"> SOW or the Agreement, and solely with respect to the Services provided under this </w:t>
      </w:r>
      <w:r w:rsidR="008C29F4">
        <w:rPr>
          <w:rFonts w:ascii="Arial" w:hAnsi="Arial" w:cs="Arial"/>
          <w:color w:val="000000" w:themeColor="text1"/>
          <w:sz w:val="22"/>
          <w:szCs w:val="22"/>
        </w:rPr>
        <w:t>C-6</w:t>
      </w:r>
      <w:r w:rsidRPr="00116000">
        <w:rPr>
          <w:rFonts w:ascii="Arial" w:hAnsi="Arial" w:cs="Arial"/>
          <w:color w:val="000000" w:themeColor="text1"/>
          <w:sz w:val="22"/>
          <w:szCs w:val="22"/>
        </w:rPr>
        <w:t xml:space="preserve"> SOW.</w:t>
      </w:r>
      <w:r w:rsidR="006822B8">
        <w:rPr>
          <w:rFonts w:ascii="Arial" w:hAnsi="Arial" w:cs="Arial"/>
          <w:color w:val="000000" w:themeColor="text1"/>
          <w:sz w:val="21"/>
          <w:szCs w:val="21"/>
        </w:rPr>
        <w:br/>
      </w:r>
    </w:p>
    <w:p w:rsidR="00A114F7" w:rsidRDefault="00A114F7" w:rsidP="00F47EA2">
      <w:pPr>
        <w:pStyle w:val="Heading2"/>
        <w:numPr>
          <w:ilvl w:val="0"/>
          <w:numId w:val="2"/>
        </w:numPr>
        <w:spacing w:line="276" w:lineRule="auto"/>
        <w:rPr>
          <w:rFonts w:ascii="Arial" w:hAnsi="Arial" w:cs="Arial"/>
          <w:b/>
          <w:bCs/>
          <w:color w:val="000000" w:themeColor="text1"/>
          <w:sz w:val="22"/>
          <w:szCs w:val="22"/>
        </w:rPr>
        <w:pPrChange w:id="2" w:author="Sergei Tokmakov, Esq." w:date="2025-12-15T03:14:00Z">
          <w:pPr>
            <w:pStyle w:val="Heading2"/>
            <w:numPr>
              <w:numId w:val="73"/>
            </w:numPr>
            <w:tabs>
              <w:tab w:val="num" w:pos="360"/>
            </w:tabs>
            <w:spacing w:line="276" w:lineRule="auto"/>
          </w:pPr>
        </w:pPrChange>
      </w:pPr>
      <w:r>
        <w:rPr>
          <w:rFonts w:ascii="Arial" w:hAnsi="Arial" w:cs="Arial"/>
          <w:b/>
          <w:bCs/>
          <w:color w:val="000000" w:themeColor="text1"/>
          <w:sz w:val="22"/>
          <w:szCs w:val="22"/>
        </w:rPr>
        <w:t>PROJECT</w:t>
      </w:r>
      <w:r w:rsidR="005B16D3" w:rsidRPr="00116000">
        <w:rPr>
          <w:rFonts w:ascii="Arial" w:hAnsi="Arial" w:cs="Arial"/>
          <w:b/>
          <w:bCs/>
          <w:color w:val="000000" w:themeColor="text1"/>
          <w:sz w:val="22"/>
          <w:szCs w:val="22"/>
        </w:rPr>
        <w:t xml:space="preserve"> OVERVIEW</w:t>
      </w:r>
    </w:p>
    <w:p w:rsidR="005D4FA4" w:rsidRDefault="00F47EA2" w:rsidP="00EB6BB9">
      <w:pPr>
        <w:spacing w:before="240" w:line="276" w:lineRule="auto"/>
        <w:ind w:left="360"/>
        <w:pPrChange w:id="3" w:author="Sergei Tokmakov, Esq." w:date="2025-12-15T03:13:00Z">
          <w:pPr>
            <w:spacing w:before="240" w:line="276" w:lineRule="auto"/>
          </w:pPr>
        </w:pPrChange>
      </w:pPr>
      <w:ins w:id="4" w:author="Sergei Tokmakov, Esq." w:date="2025-12-16T09:00:00Z">
        <w:r>
          <w:rPr>
            <w:rFonts w:ascii="Arial" w:hAnsi="Arial" w:cs="Arial"/>
            <w:color w:val="000000"/>
            <w:sz w:val="22"/>
            <w:szCs w:val="22"/>
          </w:rPr>
          <w:t>Relationship to C-5 iPaaS SOW: This C-6 PM SOW provides project management, governance, and coordination services specifically for the iPaaS implementation work being performed under the C-5 iPaaS SOW. The Project Manager and project administration resourc</w:t>
        </w:r>
        <w:r>
          <w:rPr>
            <w:rFonts w:ascii="Arial" w:hAnsi="Arial" w:cs="Arial"/>
            <w:color w:val="000000"/>
            <w:sz w:val="22"/>
            <w:szCs w:val="22"/>
          </w:rPr>
          <w:t>es provided under this C-6 SOW will be responsible for managing the overall implementation timeline, coordinating deliverables across the Integrations and Flows specified in Exhibit D, facilitating stakeholder communication, and managing the Change Order p</w:t>
        </w:r>
        <w:r>
          <w:rPr>
            <w:rFonts w:ascii="Arial" w:hAnsi="Arial" w:cs="Arial"/>
            <w:color w:val="000000"/>
            <w:sz w:val="22"/>
            <w:szCs w:val="22"/>
          </w:rPr>
          <w:t>rocess. Customer has separately engaged Provider for the technical implementation work (integration setup, connector development, Flow creation, testing, and deployment) under the C-5 iPaaS SOW. The fees under this C-6 PM SOW are in addition to, not duplic</w:t>
        </w:r>
        <w:r>
          <w:rPr>
            <w:rFonts w:ascii="Arial" w:hAnsi="Arial" w:cs="Arial"/>
            <w:color w:val="000000"/>
            <w:sz w:val="22"/>
            <w:szCs w:val="22"/>
          </w:rPr>
          <w:t>ative of, the fees charged under the C-5 SOW.</w:t>
        </w:r>
      </w:ins>
    </w:p>
    <w:p w:rsidR="00A114F7" w:rsidRDefault="00A114F7" w:rsidP="00F61C38">
      <w:pPr>
        <w:spacing w:line="276" w:lineRule="auto"/>
        <w:ind w:left="360"/>
        <w:rPr>
          <w:rFonts w:ascii="Arial" w:hAnsi="Arial" w:cs="Arial"/>
          <w:b/>
          <w:bCs/>
          <w:sz w:val="22"/>
          <w:szCs w:val="22"/>
        </w:rPr>
      </w:pPr>
    </w:p>
    <w:p w:rsidR="00A114F7" w:rsidRDefault="00A114F7" w:rsidP="00F47EA2">
      <w:pPr>
        <w:pStyle w:val="ListParagraph"/>
        <w:numPr>
          <w:ilvl w:val="1"/>
          <w:numId w:val="2"/>
        </w:numPr>
        <w:spacing w:line="276" w:lineRule="auto"/>
        <w:ind w:left="720"/>
        <w:rPr>
          <w:rFonts w:ascii="Arial" w:hAnsi="Arial" w:cs="Arial"/>
          <w:b/>
          <w:bCs/>
          <w:sz w:val="22"/>
          <w:szCs w:val="22"/>
        </w:rPr>
        <w:pPrChange w:id="5" w:author="Sergei Tokmakov, Esq." w:date="2025-12-15T03:14:00Z">
          <w:pPr>
            <w:pStyle w:val="ListParagraph"/>
            <w:numPr>
              <w:ilvl w:val="1"/>
              <w:numId w:val="73"/>
            </w:numPr>
            <w:tabs>
              <w:tab w:val="num" w:pos="360"/>
            </w:tabs>
            <w:spacing w:line="276" w:lineRule="auto"/>
          </w:pPr>
        </w:pPrChange>
      </w:pPr>
      <w:r w:rsidRPr="00A114F7">
        <w:rPr>
          <w:rFonts w:ascii="Arial" w:hAnsi="Arial" w:cs="Arial"/>
          <w:b/>
          <w:bCs/>
          <w:sz w:val="22"/>
          <w:szCs w:val="22"/>
        </w:rPr>
        <w:t>Purpose</w:t>
      </w:r>
    </w:p>
    <w:p w:rsidR="00A114F7" w:rsidRPr="00A114F7" w:rsidRDefault="00A114F7" w:rsidP="00F61C38">
      <w:pPr>
        <w:pStyle w:val="ListParagraph"/>
        <w:spacing w:line="276" w:lineRule="auto"/>
        <w:ind w:left="1080"/>
        <w:rPr>
          <w:rFonts w:ascii="Arial" w:hAnsi="Arial" w:cs="Arial"/>
          <w:b/>
          <w:bCs/>
          <w:sz w:val="22"/>
          <w:szCs w:val="22"/>
        </w:rPr>
      </w:pPr>
    </w:p>
    <w:p w:rsidR="00A114F7" w:rsidRDefault="00D61B34" w:rsidP="00F61C38">
      <w:pPr>
        <w:pStyle w:val="ListParagraph"/>
        <w:spacing w:line="276" w:lineRule="auto"/>
        <w:rPr>
          <w:rFonts w:ascii="Arial" w:hAnsi="Arial" w:cs="Arial"/>
          <w:sz w:val="22"/>
          <w:szCs w:val="22"/>
        </w:rPr>
      </w:pPr>
      <w:r w:rsidRPr="00A114F7">
        <w:rPr>
          <w:rFonts w:ascii="Arial" w:hAnsi="Arial" w:cs="Arial"/>
          <w:sz w:val="22"/>
          <w:szCs w:val="22"/>
        </w:rPr>
        <w:t xml:space="preserve">This Statement of Work (SOW) defines </w:t>
      </w:r>
      <w:r w:rsidR="008C29F4" w:rsidRPr="008C29F4">
        <w:rPr>
          <w:rFonts w:ascii="Arial" w:hAnsi="Arial" w:cs="Arial"/>
          <w:sz w:val="22"/>
          <w:szCs w:val="22"/>
        </w:rPr>
        <w:t xml:space="preserve">the scope of Project Management and Governance Services provided by the Provider to oversee the technical delivery of the iPaaS implementation defined in the </w:t>
      </w:r>
      <w:r w:rsidR="008C29F4">
        <w:rPr>
          <w:rFonts w:ascii="Arial" w:hAnsi="Arial" w:cs="Arial"/>
          <w:sz w:val="22"/>
          <w:szCs w:val="22"/>
        </w:rPr>
        <w:t>C-5 iPaaS SOW</w:t>
      </w:r>
      <w:r w:rsidR="008C29F4" w:rsidRPr="008C29F4">
        <w:rPr>
          <w:rFonts w:ascii="Arial" w:hAnsi="Arial" w:cs="Arial"/>
          <w:sz w:val="22"/>
          <w:szCs w:val="22"/>
        </w:rPr>
        <w:t xml:space="preserve"> Implementatio</w:t>
      </w:r>
      <w:r w:rsidR="008C29F4">
        <w:rPr>
          <w:rFonts w:ascii="Arial" w:hAnsi="Arial" w:cs="Arial"/>
          <w:sz w:val="22"/>
          <w:szCs w:val="22"/>
        </w:rPr>
        <w:t>n</w:t>
      </w:r>
      <w:r w:rsidR="008C29F4" w:rsidRPr="008C29F4">
        <w:rPr>
          <w:rFonts w:ascii="Arial" w:hAnsi="Arial" w:cs="Arial"/>
          <w:sz w:val="22"/>
          <w:szCs w:val="22"/>
        </w:rPr>
        <w:t>.</w:t>
      </w:r>
    </w:p>
    <w:p w:rsidR="008C29F4" w:rsidRDefault="008C29F4" w:rsidP="00F61C38">
      <w:pPr>
        <w:pStyle w:val="ListParagraph"/>
        <w:spacing w:line="276" w:lineRule="auto"/>
        <w:rPr>
          <w:rFonts w:ascii="Arial" w:hAnsi="Arial" w:cs="Arial"/>
          <w:color w:val="000000" w:themeColor="text1"/>
          <w:sz w:val="21"/>
          <w:szCs w:val="21"/>
        </w:rPr>
      </w:pPr>
    </w:p>
    <w:p w:rsidR="00844D64" w:rsidRDefault="00A114F7" w:rsidP="00F47EA2">
      <w:pPr>
        <w:pStyle w:val="ListParagraph"/>
        <w:numPr>
          <w:ilvl w:val="1"/>
          <w:numId w:val="2"/>
        </w:numPr>
        <w:spacing w:line="276" w:lineRule="auto"/>
        <w:ind w:left="720"/>
        <w:rPr>
          <w:rFonts w:ascii="Arial" w:hAnsi="Arial" w:cs="Arial"/>
          <w:b/>
          <w:bCs/>
          <w:sz w:val="22"/>
          <w:szCs w:val="22"/>
        </w:rPr>
        <w:pPrChange w:id="6"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Background</w:t>
      </w:r>
    </w:p>
    <w:p w:rsidR="008C29F4" w:rsidRDefault="008C29F4" w:rsidP="00F61C38">
      <w:pPr>
        <w:pStyle w:val="ListParagraph"/>
        <w:spacing w:line="276" w:lineRule="auto"/>
        <w:rPr>
          <w:rFonts w:ascii="Arial" w:hAnsi="Arial" w:cs="Arial"/>
          <w:b/>
          <w:bCs/>
          <w:sz w:val="22"/>
          <w:szCs w:val="22"/>
        </w:rPr>
      </w:pPr>
    </w:p>
    <w:p w:rsidR="008C29F4" w:rsidRDefault="008C29F4" w:rsidP="00F61C38">
      <w:pPr>
        <w:pStyle w:val="ListParagraph"/>
        <w:spacing w:line="276" w:lineRule="auto"/>
        <w:rPr>
          <w:rFonts w:ascii="Arial" w:hAnsi="Arial" w:cs="Arial"/>
          <w:sz w:val="22"/>
          <w:szCs w:val="22"/>
        </w:rPr>
      </w:pPr>
      <w:r w:rsidRPr="008C29F4">
        <w:rPr>
          <w:rFonts w:ascii="Arial" w:hAnsi="Arial" w:cs="Arial"/>
          <w:sz w:val="22"/>
          <w:szCs w:val="22"/>
        </w:rPr>
        <w:t xml:space="preserve">The Customer acknowledges the inherent complexity and cross-functional nature of the technical initiatives outlined in the C-5 SOW, including the integration of ten (10) third-party technologies and the coordination of requirements across multiple Customer department leads (Finance, Retail, Marketing, </w:t>
      </w:r>
      <w:r>
        <w:rPr>
          <w:rFonts w:ascii="Arial" w:hAnsi="Arial" w:cs="Arial"/>
          <w:sz w:val="22"/>
          <w:szCs w:val="22"/>
        </w:rPr>
        <w:t>Wholesale, Procurement, and Supply Chain</w:t>
      </w:r>
      <w:r w:rsidRPr="008C29F4">
        <w:rPr>
          <w:rFonts w:ascii="Arial" w:hAnsi="Arial" w:cs="Arial"/>
          <w:sz w:val="22"/>
          <w:szCs w:val="22"/>
        </w:rPr>
        <w:t>). The success of this project requires dedicated, experienced oversight to ensure technical deliverables are met on time and on target. This Project Management SOW is established to provide the necessary structure, coordination, and proactive management required to timely deliver the technical milestones aligned with the Customer’s critical 2026 Technological Roadmap.</w:t>
      </w:r>
    </w:p>
    <w:p w:rsidR="008C29F4" w:rsidRPr="008C29F4" w:rsidRDefault="008C29F4" w:rsidP="00F61C38">
      <w:pPr>
        <w:pStyle w:val="ListParagraph"/>
        <w:spacing w:line="276" w:lineRule="auto"/>
        <w:rPr>
          <w:rFonts w:ascii="Arial" w:hAnsi="Arial" w:cs="Arial"/>
          <w:color w:val="000000" w:themeColor="text1"/>
          <w:sz w:val="21"/>
          <w:szCs w:val="21"/>
        </w:rPr>
      </w:pPr>
    </w:p>
    <w:p w:rsidR="00844D64" w:rsidRDefault="00DA1A33" w:rsidP="00F47EA2">
      <w:pPr>
        <w:pStyle w:val="Heading2"/>
        <w:numPr>
          <w:ilvl w:val="0"/>
          <w:numId w:val="2"/>
        </w:numPr>
        <w:spacing w:line="276" w:lineRule="auto"/>
        <w:rPr>
          <w:rFonts w:ascii="Arial" w:hAnsi="Arial" w:cs="Arial"/>
          <w:b/>
          <w:bCs/>
          <w:color w:val="000000" w:themeColor="text1"/>
          <w:sz w:val="22"/>
          <w:szCs w:val="22"/>
        </w:rPr>
        <w:pPrChange w:id="7" w:author="Sergei Tokmakov, Esq." w:date="2025-12-15T03:14:00Z">
          <w:pPr>
            <w:pStyle w:val="Heading2"/>
            <w:numPr>
              <w:numId w:val="73"/>
            </w:numPr>
            <w:tabs>
              <w:tab w:val="num" w:pos="360"/>
            </w:tabs>
            <w:spacing w:line="276" w:lineRule="auto"/>
          </w:pPr>
        </w:pPrChange>
      </w:pPr>
      <w:r w:rsidRPr="00844D64">
        <w:rPr>
          <w:rFonts w:ascii="Arial" w:hAnsi="Arial" w:cs="Arial"/>
          <w:b/>
          <w:bCs/>
          <w:color w:val="000000" w:themeColor="text1"/>
          <w:sz w:val="22"/>
          <w:szCs w:val="22"/>
        </w:rPr>
        <w:t>KEY DEFINITIONS</w:t>
      </w:r>
    </w:p>
    <w:p w:rsidR="00844D64" w:rsidRPr="00844D64" w:rsidRDefault="00844D64" w:rsidP="00F61C38">
      <w:pPr>
        <w:spacing w:line="276" w:lineRule="auto"/>
        <w:ind w:firstLine="360"/>
        <w:rPr>
          <w:rFonts w:ascii="Arial" w:hAnsi="Arial" w:cs="Arial"/>
          <w:sz w:val="22"/>
          <w:szCs w:val="22"/>
        </w:rPr>
      </w:pPr>
      <w:r w:rsidRPr="00844D64">
        <w:rPr>
          <w:rFonts w:ascii="Arial" w:hAnsi="Arial" w:cs="Arial"/>
          <w:sz w:val="22"/>
          <w:szCs w:val="22"/>
        </w:rPr>
        <w:t>For the purposes of this SOW, the following definitions apply:</w:t>
      </w:r>
    </w:p>
    <w:p w:rsidR="00844D64" w:rsidRPr="00844D64" w:rsidRDefault="00844D64" w:rsidP="00F47EA2">
      <w:pPr>
        <w:pStyle w:val="NormalWeb"/>
        <w:numPr>
          <w:ilvl w:val="0"/>
          <w:numId w:val="1"/>
        </w:numPr>
        <w:spacing w:line="276" w:lineRule="auto"/>
        <w:rPr>
          <w:rFonts w:ascii="Arial" w:hAnsi="Arial" w:cs="Arial"/>
          <w:sz w:val="22"/>
          <w:szCs w:val="22"/>
        </w:rPr>
        <w:pPrChange w:id="8" w:author="Sergei Tokmakov, Esq." w:date="2025-12-15T03:14:00Z">
          <w:pPr>
            <w:pStyle w:val="NormalWeb"/>
            <w:numPr>
              <w:numId w:val="9"/>
            </w:numPr>
            <w:tabs>
              <w:tab w:val="num" w:pos="360"/>
            </w:tabs>
            <w:spacing w:line="276" w:lineRule="auto"/>
          </w:pPr>
        </w:pPrChange>
      </w:pPr>
      <w:r>
        <w:rPr>
          <w:rFonts w:ascii="Arial" w:hAnsi="Arial" w:cs="Arial"/>
          <w:b/>
          <w:bCs/>
          <w:sz w:val="22"/>
          <w:szCs w:val="22"/>
        </w:rPr>
        <w:t>“</w:t>
      </w:r>
      <w:r w:rsidRPr="00844D64">
        <w:rPr>
          <w:rFonts w:ascii="Arial" w:hAnsi="Arial" w:cs="Arial"/>
          <w:b/>
          <w:bCs/>
          <w:sz w:val="22"/>
          <w:szCs w:val="22"/>
        </w:rPr>
        <w:t>Customer</w:t>
      </w:r>
      <w:r>
        <w:rPr>
          <w:rFonts w:ascii="Arial" w:hAnsi="Arial" w:cs="Arial"/>
          <w:b/>
          <w:bCs/>
          <w:sz w:val="22"/>
          <w:szCs w:val="22"/>
        </w:rPr>
        <w:t>”</w:t>
      </w:r>
      <w:r w:rsidRPr="00844D64">
        <w:rPr>
          <w:rFonts w:ascii="Arial" w:hAnsi="Arial" w:cs="Arial"/>
          <w:sz w:val="22"/>
          <w:szCs w:val="22"/>
        </w:rPr>
        <w:t xml:space="preserve"> </w:t>
      </w:r>
      <w:r>
        <w:rPr>
          <w:rFonts w:ascii="Arial" w:hAnsi="Arial" w:cs="Arial"/>
          <w:sz w:val="22"/>
          <w:szCs w:val="22"/>
        </w:rPr>
        <w:t>means</w:t>
      </w:r>
      <w:r w:rsidRPr="00844D64">
        <w:rPr>
          <w:rFonts w:ascii="Arial" w:hAnsi="Arial" w:cs="Arial"/>
          <w:sz w:val="22"/>
          <w:szCs w:val="22"/>
        </w:rPr>
        <w:t xml:space="preserve"> the entity receiving the </w:t>
      </w:r>
      <w:r w:rsidR="007C1406">
        <w:rPr>
          <w:rFonts w:ascii="Arial" w:hAnsi="Arial" w:cs="Arial"/>
          <w:sz w:val="22"/>
          <w:szCs w:val="22"/>
        </w:rPr>
        <w:t>Services</w:t>
      </w:r>
      <w:r>
        <w:rPr>
          <w:rFonts w:ascii="Arial" w:hAnsi="Arial" w:cs="Arial"/>
          <w:b/>
          <w:bCs/>
          <w:sz w:val="22"/>
          <w:szCs w:val="22"/>
        </w:rPr>
        <w:t>.</w:t>
      </w:r>
    </w:p>
    <w:p w:rsidR="00844D64" w:rsidRPr="00844D64" w:rsidRDefault="00844D64" w:rsidP="00F47EA2">
      <w:pPr>
        <w:pStyle w:val="NormalWeb"/>
        <w:numPr>
          <w:ilvl w:val="0"/>
          <w:numId w:val="1"/>
        </w:numPr>
        <w:spacing w:line="276" w:lineRule="auto"/>
        <w:rPr>
          <w:rFonts w:ascii="Arial" w:hAnsi="Arial" w:cs="Arial"/>
          <w:sz w:val="22"/>
          <w:szCs w:val="22"/>
        </w:rPr>
        <w:pPrChange w:id="9" w:author="Sergei Tokmakov, Esq." w:date="2025-12-15T03:14:00Z">
          <w:pPr>
            <w:pStyle w:val="NormalWeb"/>
            <w:numPr>
              <w:numId w:val="9"/>
            </w:numPr>
            <w:tabs>
              <w:tab w:val="num" w:pos="360"/>
            </w:tabs>
            <w:spacing w:line="276" w:lineRule="auto"/>
          </w:pPr>
        </w:pPrChange>
      </w:pPr>
      <w:r>
        <w:rPr>
          <w:rFonts w:ascii="Arial" w:hAnsi="Arial" w:cs="Arial"/>
          <w:b/>
          <w:bCs/>
          <w:sz w:val="22"/>
          <w:szCs w:val="22"/>
        </w:rPr>
        <w:t>“</w:t>
      </w:r>
      <w:r w:rsidRPr="00844D64">
        <w:rPr>
          <w:rFonts w:ascii="Arial" w:hAnsi="Arial" w:cs="Arial"/>
          <w:b/>
          <w:bCs/>
          <w:sz w:val="22"/>
          <w:szCs w:val="22"/>
        </w:rPr>
        <w:t>Provider</w:t>
      </w:r>
      <w:r>
        <w:rPr>
          <w:rFonts w:ascii="Arial" w:hAnsi="Arial" w:cs="Arial"/>
          <w:b/>
          <w:bCs/>
          <w:sz w:val="22"/>
          <w:szCs w:val="22"/>
        </w:rPr>
        <w:t>”</w:t>
      </w:r>
      <w:r w:rsidRPr="00844D64">
        <w:rPr>
          <w:rFonts w:ascii="Arial" w:hAnsi="Arial" w:cs="Arial"/>
          <w:sz w:val="22"/>
          <w:szCs w:val="22"/>
        </w:rPr>
        <w:t xml:space="preserve"> </w:t>
      </w:r>
      <w:r>
        <w:rPr>
          <w:rFonts w:ascii="Arial" w:hAnsi="Arial" w:cs="Arial"/>
          <w:sz w:val="22"/>
          <w:szCs w:val="22"/>
        </w:rPr>
        <w:t>means</w:t>
      </w:r>
      <w:r w:rsidRPr="00844D64">
        <w:rPr>
          <w:rFonts w:ascii="Arial" w:hAnsi="Arial" w:cs="Arial"/>
          <w:sz w:val="22"/>
          <w:szCs w:val="22"/>
        </w:rPr>
        <w:t xml:space="preserve"> the entity performing the </w:t>
      </w:r>
      <w:r w:rsidR="007C1406">
        <w:rPr>
          <w:rFonts w:ascii="Arial" w:hAnsi="Arial" w:cs="Arial"/>
          <w:sz w:val="22"/>
          <w:szCs w:val="22"/>
        </w:rPr>
        <w:t>Services</w:t>
      </w:r>
      <w:r>
        <w:rPr>
          <w:rFonts w:ascii="Arial" w:hAnsi="Arial" w:cs="Arial"/>
          <w:b/>
          <w:bCs/>
          <w:sz w:val="22"/>
          <w:szCs w:val="22"/>
        </w:rPr>
        <w:t>.</w:t>
      </w:r>
    </w:p>
    <w:p w:rsidR="00844D64" w:rsidRPr="00844D64" w:rsidRDefault="002F6952" w:rsidP="00F47EA2">
      <w:pPr>
        <w:pStyle w:val="NormalWeb"/>
        <w:numPr>
          <w:ilvl w:val="0"/>
          <w:numId w:val="1"/>
        </w:numPr>
        <w:spacing w:line="276" w:lineRule="auto"/>
        <w:rPr>
          <w:rFonts w:ascii="Arial" w:hAnsi="Arial" w:cs="Arial"/>
          <w:sz w:val="22"/>
          <w:szCs w:val="22"/>
        </w:rPr>
        <w:pPrChange w:id="10" w:author="Sergei Tokmakov, Esq." w:date="2025-12-15T03:14:00Z">
          <w:pPr>
            <w:pStyle w:val="NormalWeb"/>
            <w:numPr>
              <w:numId w:val="9"/>
            </w:numPr>
            <w:tabs>
              <w:tab w:val="num" w:pos="360"/>
            </w:tabs>
            <w:spacing w:line="276" w:lineRule="auto"/>
          </w:pPr>
        </w:pPrChange>
      </w:pPr>
      <w:r>
        <w:rPr>
          <w:rFonts w:ascii="Arial" w:hAnsi="Arial" w:cs="Arial"/>
          <w:b/>
          <w:bCs/>
          <w:sz w:val="22"/>
          <w:szCs w:val="22"/>
        </w:rPr>
        <w:t>“</w:t>
      </w:r>
      <w:r w:rsidR="00844D64" w:rsidRPr="00844D64">
        <w:rPr>
          <w:rFonts w:ascii="Arial" w:hAnsi="Arial" w:cs="Arial"/>
          <w:b/>
          <w:bCs/>
          <w:sz w:val="22"/>
          <w:szCs w:val="22"/>
        </w:rPr>
        <w:t>iPaaS</w:t>
      </w:r>
      <w:r>
        <w:rPr>
          <w:rFonts w:ascii="Arial" w:hAnsi="Arial" w:cs="Arial"/>
          <w:b/>
          <w:bCs/>
          <w:sz w:val="22"/>
          <w:szCs w:val="22"/>
        </w:rPr>
        <w:t>”</w:t>
      </w:r>
      <w:r w:rsidR="00844D64" w:rsidRPr="00844D64">
        <w:rPr>
          <w:rFonts w:ascii="Arial" w:hAnsi="Arial" w:cs="Arial"/>
          <w:sz w:val="22"/>
          <w:szCs w:val="22"/>
        </w:rPr>
        <w:t xml:space="preserve"> </w:t>
      </w:r>
      <w:r w:rsidR="007C1406">
        <w:rPr>
          <w:rFonts w:ascii="Arial" w:hAnsi="Arial" w:cs="Arial"/>
          <w:sz w:val="22"/>
          <w:szCs w:val="22"/>
        </w:rPr>
        <w:t xml:space="preserve">means </w:t>
      </w:r>
      <w:r w:rsidR="007C1406" w:rsidRPr="007C1406">
        <w:rPr>
          <w:rFonts w:ascii="Arial" w:hAnsi="Arial" w:cs="Arial"/>
          <w:sz w:val="22"/>
          <w:szCs w:val="22"/>
        </w:rPr>
        <w:t>Integration Platform as a Service; the cloud-based platform used to develop, deploy, and manage the Flows.</w:t>
      </w:r>
    </w:p>
    <w:p w:rsidR="00844D64" w:rsidRDefault="002F6952" w:rsidP="00F47EA2">
      <w:pPr>
        <w:pStyle w:val="NormalWeb"/>
        <w:numPr>
          <w:ilvl w:val="0"/>
          <w:numId w:val="1"/>
        </w:numPr>
        <w:spacing w:line="276" w:lineRule="auto"/>
        <w:rPr>
          <w:rFonts w:ascii="Arial" w:hAnsi="Arial" w:cs="Arial"/>
          <w:sz w:val="22"/>
          <w:szCs w:val="22"/>
        </w:rPr>
        <w:pPrChange w:id="11" w:author="Sergei Tokmakov, Esq." w:date="2025-12-15T03:14:00Z">
          <w:pPr>
            <w:pStyle w:val="NormalWeb"/>
            <w:numPr>
              <w:numId w:val="9"/>
            </w:numPr>
            <w:tabs>
              <w:tab w:val="num" w:pos="360"/>
            </w:tabs>
            <w:spacing w:line="276" w:lineRule="auto"/>
          </w:pPr>
        </w:pPrChange>
      </w:pPr>
      <w:r>
        <w:rPr>
          <w:rFonts w:ascii="Arial" w:hAnsi="Arial" w:cs="Arial"/>
          <w:b/>
          <w:bCs/>
          <w:sz w:val="22"/>
          <w:szCs w:val="22"/>
        </w:rPr>
        <w:t>“</w:t>
      </w:r>
      <w:r w:rsidR="00844D64" w:rsidRPr="00844D64">
        <w:rPr>
          <w:rFonts w:ascii="Arial" w:hAnsi="Arial" w:cs="Arial"/>
          <w:b/>
          <w:bCs/>
          <w:sz w:val="22"/>
          <w:szCs w:val="22"/>
        </w:rPr>
        <w:t>Integrations</w:t>
      </w:r>
      <w:r>
        <w:rPr>
          <w:rFonts w:ascii="Arial" w:hAnsi="Arial" w:cs="Arial"/>
          <w:b/>
          <w:bCs/>
          <w:sz w:val="22"/>
          <w:szCs w:val="22"/>
        </w:rPr>
        <w:t xml:space="preserve">” </w:t>
      </w:r>
      <w:r w:rsidR="007C1406" w:rsidRPr="007C1406">
        <w:rPr>
          <w:rFonts w:ascii="Arial" w:hAnsi="Arial" w:cs="Arial"/>
          <w:sz w:val="22"/>
          <w:szCs w:val="22"/>
        </w:rPr>
        <w:t xml:space="preserve">refer collectively to the third-party technologies and systems listed in </w:t>
      </w:r>
      <w:r w:rsidR="00F0075F" w:rsidRPr="00F0075F">
        <w:rPr>
          <w:rFonts w:ascii="Arial" w:hAnsi="Arial" w:cs="Arial"/>
          <w:sz w:val="22"/>
          <w:szCs w:val="22"/>
        </w:rPr>
        <w:t xml:space="preserve">the C-5 </w:t>
      </w:r>
      <w:r w:rsidR="00F0075F">
        <w:rPr>
          <w:rFonts w:ascii="Arial" w:hAnsi="Arial" w:cs="Arial"/>
          <w:sz w:val="22"/>
          <w:szCs w:val="22"/>
        </w:rPr>
        <w:t xml:space="preserve">iPaaS </w:t>
      </w:r>
      <w:r w:rsidR="00F0075F" w:rsidRPr="00F0075F">
        <w:rPr>
          <w:rFonts w:ascii="Arial" w:hAnsi="Arial" w:cs="Arial"/>
          <w:sz w:val="22"/>
          <w:szCs w:val="22"/>
        </w:rPr>
        <w:t>SOW</w:t>
      </w:r>
      <w:r w:rsidR="00F0075F">
        <w:rPr>
          <w:rFonts w:ascii="Arial" w:hAnsi="Arial" w:cs="Arial"/>
          <w:b/>
          <w:bCs/>
          <w:sz w:val="22"/>
          <w:szCs w:val="22"/>
        </w:rPr>
        <w:t>.</w:t>
      </w:r>
    </w:p>
    <w:p w:rsidR="002F6952" w:rsidRPr="00844D64" w:rsidRDefault="002F6952" w:rsidP="00F47EA2">
      <w:pPr>
        <w:pStyle w:val="NormalWeb"/>
        <w:numPr>
          <w:ilvl w:val="0"/>
          <w:numId w:val="1"/>
        </w:numPr>
        <w:spacing w:line="276" w:lineRule="auto"/>
        <w:rPr>
          <w:rFonts w:ascii="Arial" w:hAnsi="Arial" w:cs="Arial"/>
          <w:sz w:val="22"/>
          <w:szCs w:val="22"/>
        </w:rPr>
        <w:pPrChange w:id="12" w:author="Sergei Tokmakov, Esq." w:date="2025-12-15T03:14:00Z">
          <w:pPr>
            <w:pStyle w:val="NormalWeb"/>
            <w:numPr>
              <w:numId w:val="9"/>
            </w:numPr>
            <w:tabs>
              <w:tab w:val="num" w:pos="360"/>
            </w:tabs>
            <w:spacing w:line="276" w:lineRule="auto"/>
          </w:pPr>
        </w:pPrChange>
      </w:pPr>
      <w:r>
        <w:rPr>
          <w:rFonts w:ascii="Arial" w:hAnsi="Arial" w:cs="Arial"/>
          <w:b/>
          <w:bCs/>
          <w:sz w:val="22"/>
          <w:szCs w:val="22"/>
        </w:rPr>
        <w:t xml:space="preserve">“Flows” </w:t>
      </w:r>
      <w:r w:rsidR="007C1406">
        <w:rPr>
          <w:rFonts w:ascii="Arial" w:hAnsi="Arial" w:cs="Arial"/>
          <w:sz w:val="22"/>
          <w:szCs w:val="22"/>
        </w:rPr>
        <w:t>mean the</w:t>
      </w:r>
      <w:r w:rsidR="007C1406" w:rsidRPr="007C1406">
        <w:rPr>
          <w:rFonts w:ascii="Arial" w:hAnsi="Arial" w:cs="Arial"/>
          <w:sz w:val="22"/>
          <w:szCs w:val="22"/>
        </w:rPr>
        <w:t xml:space="preserve"> data and process workflows developed by the Provider using the Provider's iPaaS platform to connect two or more of the enabled Integrations</w:t>
      </w:r>
      <w:r w:rsidR="008C07BC">
        <w:rPr>
          <w:rFonts w:ascii="Arial" w:hAnsi="Arial" w:cs="Arial"/>
          <w:sz w:val="22"/>
          <w:szCs w:val="22"/>
        </w:rPr>
        <w:t>.</w:t>
      </w:r>
    </w:p>
    <w:p w:rsidR="00844D64" w:rsidRPr="00844D64" w:rsidRDefault="002F6952" w:rsidP="00F47EA2">
      <w:pPr>
        <w:pStyle w:val="NormalWeb"/>
        <w:numPr>
          <w:ilvl w:val="0"/>
          <w:numId w:val="1"/>
        </w:numPr>
        <w:spacing w:line="276" w:lineRule="auto"/>
        <w:rPr>
          <w:rFonts w:ascii="Arial" w:hAnsi="Arial" w:cs="Arial"/>
          <w:sz w:val="22"/>
          <w:szCs w:val="22"/>
        </w:rPr>
        <w:pPrChange w:id="13" w:author="Sergei Tokmakov, Esq." w:date="2025-12-15T03:14:00Z">
          <w:pPr>
            <w:pStyle w:val="NormalWeb"/>
            <w:numPr>
              <w:numId w:val="9"/>
            </w:numPr>
            <w:tabs>
              <w:tab w:val="num" w:pos="360"/>
            </w:tabs>
            <w:spacing w:line="276" w:lineRule="auto"/>
          </w:pPr>
        </w:pPrChange>
      </w:pPr>
      <w:r>
        <w:rPr>
          <w:rFonts w:ascii="Arial" w:hAnsi="Arial" w:cs="Arial"/>
          <w:b/>
          <w:bCs/>
          <w:sz w:val="22"/>
          <w:szCs w:val="22"/>
        </w:rPr>
        <w:t>“</w:t>
      </w:r>
      <w:r w:rsidR="00844D64" w:rsidRPr="00844D64">
        <w:rPr>
          <w:rFonts w:ascii="Arial" w:hAnsi="Arial" w:cs="Arial"/>
          <w:b/>
          <w:bCs/>
          <w:sz w:val="22"/>
          <w:szCs w:val="22"/>
        </w:rPr>
        <w:t>User Acceptance Testing</w:t>
      </w:r>
      <w:r w:rsidR="0078198F">
        <w:rPr>
          <w:rFonts w:ascii="Arial" w:hAnsi="Arial" w:cs="Arial"/>
          <w:b/>
          <w:bCs/>
          <w:sz w:val="22"/>
          <w:szCs w:val="22"/>
        </w:rPr>
        <w:t>”</w:t>
      </w:r>
      <w:r w:rsidR="00F5489F">
        <w:rPr>
          <w:rFonts w:ascii="Arial" w:hAnsi="Arial" w:cs="Arial"/>
          <w:b/>
          <w:bCs/>
          <w:sz w:val="22"/>
          <w:szCs w:val="22"/>
        </w:rPr>
        <w:t xml:space="preserve"> or</w:t>
      </w:r>
      <w:r w:rsidR="0078198F">
        <w:rPr>
          <w:rFonts w:ascii="Arial" w:hAnsi="Arial" w:cs="Arial"/>
          <w:b/>
          <w:bCs/>
          <w:sz w:val="22"/>
          <w:szCs w:val="22"/>
        </w:rPr>
        <w:t xml:space="preserve"> “</w:t>
      </w:r>
      <w:r w:rsidR="0078198F" w:rsidRPr="00844D64">
        <w:rPr>
          <w:rFonts w:ascii="Arial" w:hAnsi="Arial" w:cs="Arial"/>
          <w:b/>
          <w:bCs/>
          <w:sz w:val="22"/>
          <w:szCs w:val="22"/>
        </w:rPr>
        <w:t>UAT</w:t>
      </w:r>
      <w:r w:rsidR="0078198F">
        <w:rPr>
          <w:rFonts w:ascii="Arial" w:hAnsi="Arial" w:cs="Arial"/>
          <w:b/>
          <w:bCs/>
          <w:sz w:val="22"/>
          <w:szCs w:val="22"/>
        </w:rPr>
        <w:t>”</w:t>
      </w:r>
      <w:r w:rsidR="00844D64" w:rsidRPr="00844D64">
        <w:rPr>
          <w:rFonts w:ascii="Arial" w:hAnsi="Arial" w:cs="Arial"/>
          <w:sz w:val="22"/>
          <w:szCs w:val="22"/>
        </w:rPr>
        <w:t xml:space="preserve"> </w:t>
      </w:r>
      <w:r>
        <w:rPr>
          <w:rFonts w:ascii="Arial" w:hAnsi="Arial" w:cs="Arial"/>
          <w:sz w:val="22"/>
          <w:szCs w:val="22"/>
        </w:rPr>
        <w:t>mean the</w:t>
      </w:r>
      <w:r w:rsidR="00844D64" w:rsidRPr="00844D64">
        <w:rPr>
          <w:rFonts w:ascii="Arial" w:hAnsi="Arial" w:cs="Arial"/>
          <w:sz w:val="22"/>
          <w:szCs w:val="22"/>
        </w:rPr>
        <w:t xml:space="preserve"> formal process where the Customer validates that the Integrations meet the specified business requirements before deployment to Production.</w:t>
      </w:r>
    </w:p>
    <w:p w:rsidR="00844D64" w:rsidRPr="00844D64" w:rsidRDefault="00844D64" w:rsidP="00F47EA2">
      <w:pPr>
        <w:pStyle w:val="NormalWeb"/>
        <w:numPr>
          <w:ilvl w:val="0"/>
          <w:numId w:val="1"/>
        </w:numPr>
        <w:spacing w:line="276" w:lineRule="auto"/>
        <w:rPr>
          <w:rStyle w:val="Strong"/>
          <w:rFonts w:ascii="Arial" w:hAnsi="Arial" w:cs="Arial"/>
          <w:b w:val="0"/>
          <w:bCs w:val="0"/>
          <w:sz w:val="22"/>
          <w:szCs w:val="22"/>
        </w:rPr>
        <w:pPrChange w:id="14" w:author="Sergei Tokmakov, Esq." w:date="2025-12-15T03:14:00Z">
          <w:pPr>
            <w:pStyle w:val="NormalWeb"/>
            <w:numPr>
              <w:numId w:val="9"/>
            </w:numPr>
            <w:tabs>
              <w:tab w:val="num" w:pos="360"/>
            </w:tabs>
            <w:spacing w:line="276" w:lineRule="auto"/>
          </w:pPr>
        </w:pPrChange>
      </w:pPr>
      <w:r w:rsidRPr="00844D64">
        <w:rPr>
          <w:rFonts w:ascii="Arial" w:hAnsi="Arial" w:cs="Arial"/>
          <w:b/>
          <w:bCs/>
          <w:sz w:val="22"/>
          <w:szCs w:val="22"/>
        </w:rPr>
        <w:t>SOW Effective Date:</w:t>
      </w:r>
      <w:r w:rsidRPr="00844D64">
        <w:rPr>
          <w:rFonts w:ascii="Arial" w:hAnsi="Arial" w:cs="Arial"/>
          <w:sz w:val="22"/>
          <w:szCs w:val="22"/>
        </w:rPr>
        <w:t xml:space="preserve"> The date upon which both the Customer and the Provider have executed this SOW, signifying the official project start.</w:t>
      </w:r>
    </w:p>
    <w:p w:rsidR="007761ED" w:rsidRPr="007C1406" w:rsidRDefault="007761ED" w:rsidP="00F47EA2">
      <w:pPr>
        <w:pStyle w:val="NormalWeb"/>
        <w:numPr>
          <w:ilvl w:val="0"/>
          <w:numId w:val="1"/>
        </w:numPr>
        <w:spacing w:line="276" w:lineRule="auto"/>
        <w:rPr>
          <w:rFonts w:ascii="Arial" w:hAnsi="Arial" w:cs="Arial"/>
          <w:color w:val="000000" w:themeColor="text1"/>
          <w:sz w:val="22"/>
          <w:szCs w:val="22"/>
        </w:rPr>
        <w:pPrChange w:id="15" w:author="Sergei Tokmakov, Esq." w:date="2025-12-15T03:14:00Z">
          <w:pPr>
            <w:pStyle w:val="NormalWeb"/>
            <w:numPr>
              <w:numId w:val="9"/>
            </w:numPr>
            <w:tabs>
              <w:tab w:val="num" w:pos="360"/>
            </w:tabs>
            <w:spacing w:line="276" w:lineRule="auto"/>
          </w:pPr>
        </w:pPrChange>
      </w:pPr>
      <w:r w:rsidRPr="007C1406">
        <w:rPr>
          <w:rStyle w:val="Strong"/>
          <w:rFonts w:ascii="Arial" w:hAnsi="Arial" w:cs="Arial"/>
          <w:color w:val="000000" w:themeColor="text1"/>
          <w:sz w:val="22"/>
          <w:szCs w:val="22"/>
        </w:rPr>
        <w:t>“</w:t>
      </w:r>
      <w:r w:rsidR="00E164D3" w:rsidRPr="007C1406">
        <w:rPr>
          <w:rStyle w:val="Strong"/>
          <w:rFonts w:ascii="Arial" w:hAnsi="Arial" w:cs="Arial"/>
          <w:color w:val="000000" w:themeColor="text1"/>
          <w:sz w:val="22"/>
          <w:szCs w:val="22"/>
        </w:rPr>
        <w:t>Engagement</w:t>
      </w:r>
      <w:r w:rsidRPr="007C1406">
        <w:rPr>
          <w:rStyle w:val="Strong"/>
          <w:rFonts w:ascii="Arial" w:hAnsi="Arial" w:cs="Arial"/>
          <w:color w:val="000000" w:themeColor="text1"/>
          <w:sz w:val="22"/>
          <w:szCs w:val="22"/>
        </w:rPr>
        <w:t xml:space="preserve"> Term”</w:t>
      </w:r>
      <w:r w:rsidR="00DA1A33" w:rsidRPr="007C1406">
        <w:rPr>
          <w:rFonts w:ascii="Arial" w:hAnsi="Arial" w:cs="Arial"/>
          <w:color w:val="000000" w:themeColor="text1"/>
          <w:sz w:val="22"/>
          <w:szCs w:val="22"/>
        </w:rPr>
        <w:t xml:space="preserve"> </w:t>
      </w:r>
      <w:r w:rsidR="007C1406" w:rsidRPr="007C1406">
        <w:rPr>
          <w:rFonts w:ascii="Arial" w:hAnsi="Arial" w:cs="Arial"/>
          <w:color w:val="000000" w:themeColor="text1"/>
          <w:sz w:val="22"/>
          <w:szCs w:val="22"/>
        </w:rPr>
        <w:t xml:space="preserve">The duration of the services provided under this </w:t>
      </w:r>
      <w:r w:rsidR="008C29F4">
        <w:rPr>
          <w:rFonts w:ascii="Arial" w:hAnsi="Arial" w:cs="Arial"/>
          <w:color w:val="000000" w:themeColor="text1"/>
          <w:sz w:val="22"/>
          <w:szCs w:val="22"/>
          <w:highlight w:val="yellow"/>
        </w:rPr>
        <w:t>C-6</w:t>
      </w:r>
      <w:r w:rsidR="007C1406" w:rsidRPr="007C1406">
        <w:rPr>
          <w:rFonts w:ascii="Arial" w:hAnsi="Arial" w:cs="Arial"/>
          <w:color w:val="000000" w:themeColor="text1"/>
          <w:sz w:val="22"/>
          <w:szCs w:val="22"/>
          <w:highlight w:val="yellow"/>
        </w:rPr>
        <w:t xml:space="preserve"> SOW, as specified in the Exhibit A-3 Purchase Order dated January 1, 2026.</w:t>
      </w:r>
    </w:p>
    <w:p w:rsidR="00342B41" w:rsidRPr="00116000" w:rsidRDefault="00342B41" w:rsidP="00F47EA2">
      <w:pPr>
        <w:pStyle w:val="NormalWeb"/>
        <w:numPr>
          <w:ilvl w:val="0"/>
          <w:numId w:val="1"/>
        </w:numPr>
        <w:spacing w:line="276" w:lineRule="auto"/>
        <w:rPr>
          <w:rFonts w:ascii="Arial" w:hAnsi="Arial" w:cs="Arial"/>
          <w:color w:val="000000" w:themeColor="text1"/>
          <w:sz w:val="22"/>
          <w:szCs w:val="22"/>
        </w:rPr>
        <w:pPrChange w:id="16" w:author="Sergei Tokmakov, Esq." w:date="2025-12-15T03:14:00Z">
          <w:pPr>
            <w:pStyle w:val="NormalWeb"/>
            <w:numPr>
              <w:numId w:val="9"/>
            </w:numPr>
            <w:tabs>
              <w:tab w:val="num" w:pos="360"/>
            </w:tabs>
            <w:spacing w:line="276" w:lineRule="auto"/>
          </w:pPr>
        </w:pPrChange>
      </w:pPr>
      <w:r w:rsidRPr="00116000">
        <w:rPr>
          <w:rStyle w:val="Strong"/>
          <w:rFonts w:ascii="Arial" w:hAnsi="Arial" w:cs="Arial"/>
          <w:color w:val="000000" w:themeColor="text1"/>
          <w:sz w:val="22"/>
          <w:szCs w:val="22"/>
        </w:rPr>
        <w:t>“Deliverables”</w:t>
      </w:r>
      <w:r w:rsidRPr="00116000">
        <w:rPr>
          <w:rFonts w:ascii="Arial" w:hAnsi="Arial" w:cs="Arial"/>
          <w:color w:val="000000" w:themeColor="text1"/>
          <w:sz w:val="22"/>
          <w:szCs w:val="22"/>
        </w:rPr>
        <w:t xml:space="preserve"> mean the work product listed in Section 6 hereto.</w:t>
      </w:r>
    </w:p>
    <w:p w:rsidR="007761ED" w:rsidRPr="00116000" w:rsidRDefault="007761ED" w:rsidP="00F47EA2">
      <w:pPr>
        <w:pStyle w:val="NormalWeb"/>
        <w:numPr>
          <w:ilvl w:val="0"/>
          <w:numId w:val="1"/>
        </w:numPr>
        <w:spacing w:line="276" w:lineRule="auto"/>
        <w:rPr>
          <w:rFonts w:ascii="Arial" w:hAnsi="Arial" w:cs="Arial"/>
          <w:color w:val="000000" w:themeColor="text1"/>
          <w:sz w:val="22"/>
          <w:szCs w:val="22"/>
        </w:rPr>
        <w:pPrChange w:id="17" w:author="Sergei Tokmakov, Esq." w:date="2025-12-15T03:14:00Z">
          <w:pPr>
            <w:pStyle w:val="NormalWeb"/>
            <w:numPr>
              <w:numId w:val="9"/>
            </w:numPr>
            <w:tabs>
              <w:tab w:val="num" w:pos="360"/>
            </w:tabs>
            <w:spacing w:line="276" w:lineRule="auto"/>
          </w:pPr>
        </w:pPrChange>
      </w:pPr>
      <w:r w:rsidRPr="00116000">
        <w:rPr>
          <w:rStyle w:val="Strong"/>
          <w:rFonts w:ascii="Arial" w:hAnsi="Arial" w:cs="Arial"/>
          <w:color w:val="000000" w:themeColor="text1"/>
          <w:sz w:val="22"/>
          <w:szCs w:val="22"/>
        </w:rPr>
        <w:t>“Services”</w:t>
      </w:r>
      <w:r w:rsidR="00DA1A33" w:rsidRPr="00116000">
        <w:rPr>
          <w:rFonts w:ascii="Arial" w:hAnsi="Arial" w:cs="Arial"/>
          <w:color w:val="000000" w:themeColor="text1"/>
          <w:sz w:val="22"/>
          <w:szCs w:val="22"/>
        </w:rPr>
        <w:t xml:space="preserve"> </w:t>
      </w:r>
      <w:r w:rsidRPr="00116000">
        <w:rPr>
          <w:rFonts w:ascii="Arial" w:hAnsi="Arial" w:cs="Arial"/>
          <w:color w:val="000000" w:themeColor="text1"/>
          <w:sz w:val="22"/>
          <w:szCs w:val="22"/>
        </w:rPr>
        <w:t>mean the activities</w:t>
      </w:r>
      <w:r w:rsidR="00660400" w:rsidRPr="00116000">
        <w:rPr>
          <w:rFonts w:ascii="Arial" w:hAnsi="Arial" w:cs="Arial"/>
          <w:color w:val="000000" w:themeColor="text1"/>
          <w:sz w:val="22"/>
          <w:szCs w:val="22"/>
        </w:rPr>
        <w:t xml:space="preserve"> described</w:t>
      </w:r>
      <w:r w:rsidRPr="00116000">
        <w:rPr>
          <w:rFonts w:ascii="Arial" w:hAnsi="Arial" w:cs="Arial"/>
          <w:color w:val="000000" w:themeColor="text1"/>
          <w:sz w:val="22"/>
          <w:szCs w:val="22"/>
        </w:rPr>
        <w:t xml:space="preserve"> in </w:t>
      </w:r>
      <w:r w:rsidRPr="007C1406">
        <w:rPr>
          <w:rFonts w:ascii="Arial" w:hAnsi="Arial" w:cs="Arial"/>
          <w:color w:val="000000" w:themeColor="text1"/>
          <w:sz w:val="22"/>
          <w:szCs w:val="22"/>
          <w:highlight w:val="yellow"/>
        </w:rPr>
        <w:t xml:space="preserve">Section </w:t>
      </w:r>
      <w:r w:rsidR="00F0075F">
        <w:rPr>
          <w:rFonts w:ascii="Arial" w:hAnsi="Arial" w:cs="Arial"/>
          <w:color w:val="000000" w:themeColor="text1"/>
          <w:sz w:val="22"/>
          <w:szCs w:val="22"/>
          <w:highlight w:val="yellow"/>
        </w:rPr>
        <w:t>3</w:t>
      </w:r>
      <w:r w:rsidR="00660400" w:rsidRPr="007C1406">
        <w:rPr>
          <w:rFonts w:ascii="Arial" w:hAnsi="Arial" w:cs="Arial"/>
          <w:color w:val="000000" w:themeColor="text1"/>
          <w:sz w:val="22"/>
          <w:szCs w:val="22"/>
          <w:highlight w:val="yellow"/>
        </w:rPr>
        <w:t xml:space="preserve"> hereto</w:t>
      </w:r>
      <w:r w:rsidRPr="007C1406">
        <w:rPr>
          <w:rFonts w:ascii="Arial" w:hAnsi="Arial" w:cs="Arial"/>
          <w:color w:val="000000" w:themeColor="text1"/>
          <w:sz w:val="22"/>
          <w:szCs w:val="22"/>
          <w:highlight w:val="yellow"/>
        </w:rPr>
        <w:t>.</w:t>
      </w:r>
    </w:p>
    <w:p w:rsidR="007761ED" w:rsidRDefault="007761ED" w:rsidP="00F47EA2">
      <w:pPr>
        <w:pStyle w:val="NormalWeb"/>
        <w:numPr>
          <w:ilvl w:val="0"/>
          <w:numId w:val="1"/>
        </w:numPr>
        <w:spacing w:line="276" w:lineRule="auto"/>
        <w:rPr>
          <w:rFonts w:ascii="Arial" w:hAnsi="Arial" w:cs="Arial"/>
          <w:color w:val="000000" w:themeColor="text1"/>
          <w:sz w:val="22"/>
          <w:szCs w:val="22"/>
        </w:rPr>
        <w:pPrChange w:id="18" w:author="Sergei Tokmakov, Esq." w:date="2025-12-15T03:14:00Z">
          <w:pPr>
            <w:pStyle w:val="NormalWeb"/>
            <w:numPr>
              <w:numId w:val="9"/>
            </w:numPr>
            <w:tabs>
              <w:tab w:val="num" w:pos="360"/>
            </w:tabs>
            <w:spacing w:line="276" w:lineRule="auto"/>
          </w:pPr>
        </w:pPrChange>
      </w:pPr>
      <w:r w:rsidRPr="00116000">
        <w:rPr>
          <w:rStyle w:val="Strong"/>
          <w:rFonts w:ascii="Arial" w:hAnsi="Arial" w:cs="Arial"/>
          <w:color w:val="000000" w:themeColor="text1"/>
          <w:sz w:val="22"/>
          <w:szCs w:val="22"/>
        </w:rPr>
        <w:t>“Work Product”</w:t>
      </w:r>
      <w:r w:rsidR="00DA1A33" w:rsidRPr="00116000">
        <w:rPr>
          <w:rFonts w:ascii="Arial" w:hAnsi="Arial" w:cs="Arial"/>
          <w:color w:val="000000" w:themeColor="text1"/>
          <w:sz w:val="22"/>
          <w:szCs w:val="22"/>
        </w:rPr>
        <w:t xml:space="preserve"> </w:t>
      </w:r>
      <w:r w:rsidRPr="00116000">
        <w:rPr>
          <w:rFonts w:ascii="Arial" w:hAnsi="Arial" w:cs="Arial"/>
          <w:color w:val="000000" w:themeColor="text1"/>
          <w:sz w:val="22"/>
          <w:szCs w:val="22"/>
        </w:rPr>
        <w:t xml:space="preserve">means reports, analyses, roadmaps, prototypes, and other materials produced for </w:t>
      </w:r>
      <w:r w:rsidR="00832C19" w:rsidRPr="00116000">
        <w:rPr>
          <w:rFonts w:ascii="Arial" w:hAnsi="Arial" w:cs="Arial"/>
          <w:color w:val="000000" w:themeColor="text1"/>
          <w:sz w:val="22"/>
          <w:szCs w:val="22"/>
        </w:rPr>
        <w:t>Customer</w:t>
      </w:r>
      <w:r w:rsidRPr="00116000">
        <w:rPr>
          <w:rFonts w:ascii="Arial" w:hAnsi="Arial" w:cs="Arial"/>
          <w:color w:val="000000" w:themeColor="text1"/>
          <w:sz w:val="22"/>
          <w:szCs w:val="22"/>
        </w:rPr>
        <w:t xml:space="preserve"> under this </w:t>
      </w:r>
      <w:r w:rsidR="008C29F4">
        <w:rPr>
          <w:rFonts w:ascii="Arial" w:hAnsi="Arial" w:cs="Arial"/>
          <w:color w:val="000000" w:themeColor="text1"/>
          <w:sz w:val="22"/>
          <w:szCs w:val="22"/>
        </w:rPr>
        <w:t>C-6</w:t>
      </w:r>
      <w:r w:rsidR="00CB63A2" w:rsidRPr="00116000">
        <w:rPr>
          <w:rFonts w:ascii="Arial" w:hAnsi="Arial" w:cs="Arial"/>
          <w:color w:val="000000" w:themeColor="text1"/>
          <w:sz w:val="22"/>
          <w:szCs w:val="22"/>
        </w:rPr>
        <w:t xml:space="preserve"> SOW</w:t>
      </w:r>
      <w:r w:rsidRPr="00116000">
        <w:rPr>
          <w:rFonts w:ascii="Arial" w:hAnsi="Arial" w:cs="Arial"/>
          <w:color w:val="000000" w:themeColor="text1"/>
          <w:sz w:val="22"/>
          <w:szCs w:val="22"/>
        </w:rPr>
        <w:t>.</w:t>
      </w:r>
    </w:p>
    <w:p w:rsidR="00266D42" w:rsidRDefault="00266D42" w:rsidP="00F47EA2">
      <w:pPr>
        <w:pStyle w:val="NormalWeb"/>
        <w:numPr>
          <w:ilvl w:val="0"/>
          <w:numId w:val="1"/>
        </w:numPr>
        <w:spacing w:line="276" w:lineRule="auto"/>
        <w:rPr>
          <w:rFonts w:ascii="Arial" w:hAnsi="Arial" w:cs="Arial"/>
          <w:color w:val="000000" w:themeColor="text1"/>
          <w:sz w:val="22"/>
          <w:szCs w:val="22"/>
        </w:rPr>
        <w:pPrChange w:id="19" w:author="Sergei Tokmakov, Esq." w:date="2025-12-15T03:14:00Z">
          <w:pPr>
            <w:pStyle w:val="NormalWeb"/>
            <w:numPr>
              <w:numId w:val="9"/>
            </w:numPr>
            <w:tabs>
              <w:tab w:val="num" w:pos="360"/>
            </w:tabs>
            <w:spacing w:line="276" w:lineRule="auto"/>
          </w:pPr>
        </w:pPrChange>
      </w:pPr>
      <w:r>
        <w:rPr>
          <w:rStyle w:val="Strong"/>
          <w:rFonts w:ascii="Arial" w:hAnsi="Arial" w:cs="Arial"/>
          <w:color w:val="000000" w:themeColor="text1"/>
          <w:sz w:val="22"/>
          <w:szCs w:val="22"/>
        </w:rPr>
        <w:t xml:space="preserve">“Steering Committee” </w:t>
      </w:r>
      <w:r w:rsidRPr="00266D42">
        <w:rPr>
          <w:rFonts w:ascii="Arial" w:hAnsi="Arial" w:cs="Arial"/>
          <w:color w:val="000000" w:themeColor="text1"/>
          <w:sz w:val="22"/>
          <w:szCs w:val="22"/>
        </w:rPr>
        <w:t>means the senior individuals designated by the Customer who are responsible for the administrative and operational oversight of the Project and ensuring the Customer fulfills all responsibilities outlined in this SOW.</w:t>
      </w:r>
    </w:p>
    <w:p w:rsidR="00F5489F" w:rsidRPr="002F6952" w:rsidRDefault="00F5489F" w:rsidP="00F47EA2">
      <w:pPr>
        <w:pStyle w:val="NormalWeb"/>
        <w:numPr>
          <w:ilvl w:val="0"/>
          <w:numId w:val="1"/>
        </w:numPr>
        <w:spacing w:line="276" w:lineRule="auto"/>
        <w:rPr>
          <w:rFonts w:ascii="Arial" w:hAnsi="Arial" w:cs="Arial"/>
          <w:color w:val="000000" w:themeColor="text1"/>
          <w:sz w:val="22"/>
          <w:szCs w:val="22"/>
        </w:rPr>
        <w:pPrChange w:id="20" w:author="Sergei Tokmakov, Esq." w:date="2025-12-15T03:14:00Z">
          <w:pPr>
            <w:pStyle w:val="NormalWeb"/>
            <w:numPr>
              <w:numId w:val="9"/>
            </w:numPr>
            <w:tabs>
              <w:tab w:val="num" w:pos="360"/>
            </w:tabs>
            <w:spacing w:line="276" w:lineRule="auto"/>
          </w:pPr>
        </w:pPrChange>
      </w:pPr>
      <w:r>
        <w:rPr>
          <w:rStyle w:val="Strong"/>
          <w:rFonts w:ascii="Arial" w:hAnsi="Arial" w:cs="Arial"/>
          <w:color w:val="000000" w:themeColor="text1"/>
          <w:sz w:val="22"/>
          <w:szCs w:val="22"/>
        </w:rPr>
        <w:t xml:space="preserve">“Change Order” or “CO” </w:t>
      </w:r>
      <w:r w:rsidRPr="00F5489F">
        <w:rPr>
          <w:rFonts w:ascii="Arial" w:hAnsi="Arial" w:cs="Arial"/>
          <w:color w:val="000000" w:themeColor="text1"/>
          <w:sz w:val="22"/>
          <w:szCs w:val="22"/>
        </w:rPr>
        <w:t xml:space="preserve">means the formal written agreement required to authorize any alteration, addition, or deletion to the scope of work, pricing, deliverables, or schedule of this C-6 SOW, the C-5 iPaaS SOW Implementation, or the </w:t>
      </w:r>
      <w:r w:rsidRPr="00F5489F">
        <w:rPr>
          <w:rFonts w:ascii="Arial" w:hAnsi="Arial" w:cs="Arial"/>
          <w:b/>
          <w:bCs/>
          <w:color w:val="000000" w:themeColor="text1"/>
          <w:sz w:val="22"/>
          <w:szCs w:val="22"/>
        </w:rPr>
        <w:t xml:space="preserve">Exhibit D: 2026 Technical Roadmap </w:t>
      </w:r>
      <w:r>
        <w:rPr>
          <w:rFonts w:ascii="Arial" w:hAnsi="Arial" w:cs="Arial"/>
          <w:color w:val="000000" w:themeColor="text1"/>
          <w:sz w:val="22"/>
          <w:szCs w:val="22"/>
        </w:rPr>
        <w:t>s</w:t>
      </w:r>
      <w:r w:rsidRPr="00F5489F">
        <w:rPr>
          <w:rFonts w:ascii="Arial" w:hAnsi="Arial" w:cs="Arial"/>
          <w:color w:val="000000" w:themeColor="text1"/>
          <w:sz w:val="22"/>
          <w:szCs w:val="22"/>
        </w:rPr>
        <w:t>preadsheet.</w:t>
      </w:r>
    </w:p>
    <w:p w:rsidR="007761ED" w:rsidRDefault="00DA1A33" w:rsidP="00F47EA2">
      <w:pPr>
        <w:pStyle w:val="Heading2"/>
        <w:numPr>
          <w:ilvl w:val="0"/>
          <w:numId w:val="2"/>
        </w:numPr>
        <w:spacing w:line="276" w:lineRule="auto"/>
        <w:rPr>
          <w:rFonts w:ascii="Arial" w:hAnsi="Arial" w:cs="Arial"/>
          <w:b/>
          <w:bCs/>
          <w:color w:val="000000" w:themeColor="text1"/>
          <w:sz w:val="22"/>
          <w:szCs w:val="22"/>
        </w:rPr>
        <w:pPrChange w:id="21" w:author="Sergei Tokmakov, Esq." w:date="2025-12-15T03:14:00Z">
          <w:pPr>
            <w:pStyle w:val="Heading2"/>
            <w:numPr>
              <w:numId w:val="73"/>
            </w:numPr>
            <w:tabs>
              <w:tab w:val="num" w:pos="360"/>
            </w:tabs>
            <w:spacing w:line="276" w:lineRule="auto"/>
          </w:pPr>
        </w:pPrChange>
      </w:pPr>
      <w:r w:rsidRPr="002F6952">
        <w:rPr>
          <w:rFonts w:ascii="Arial" w:hAnsi="Arial" w:cs="Arial"/>
          <w:b/>
          <w:bCs/>
          <w:color w:val="000000" w:themeColor="text1"/>
          <w:sz w:val="22"/>
          <w:szCs w:val="22"/>
        </w:rPr>
        <w:t xml:space="preserve">SCOPE OF SERVICES </w:t>
      </w:r>
    </w:p>
    <w:p w:rsidR="00FE642C" w:rsidRPr="00FE642C" w:rsidRDefault="00FE642C" w:rsidP="00F61C38">
      <w:pPr>
        <w:spacing w:line="276" w:lineRule="auto"/>
      </w:pPr>
    </w:p>
    <w:p w:rsidR="00DD61BC" w:rsidRPr="00FE642C" w:rsidRDefault="00A114F7" w:rsidP="00F47EA2">
      <w:pPr>
        <w:pStyle w:val="ListParagraph"/>
        <w:numPr>
          <w:ilvl w:val="1"/>
          <w:numId w:val="2"/>
        </w:numPr>
        <w:spacing w:line="276" w:lineRule="auto"/>
        <w:ind w:left="720"/>
        <w:rPr>
          <w:rFonts w:ascii="Arial" w:hAnsi="Arial" w:cs="Arial"/>
          <w:b/>
          <w:bCs/>
          <w:sz w:val="22"/>
          <w:szCs w:val="22"/>
        </w:rPr>
        <w:pPrChange w:id="22" w:author="Sergei Tokmakov, Esq." w:date="2025-12-15T03:14:00Z">
          <w:pPr>
            <w:pStyle w:val="ListParagraph"/>
            <w:numPr>
              <w:ilvl w:val="1"/>
              <w:numId w:val="73"/>
            </w:numPr>
            <w:tabs>
              <w:tab w:val="num" w:pos="360"/>
            </w:tabs>
            <w:spacing w:line="276" w:lineRule="auto"/>
          </w:pPr>
        </w:pPrChange>
      </w:pPr>
      <w:r w:rsidRPr="00FE642C">
        <w:rPr>
          <w:rFonts w:ascii="Arial" w:hAnsi="Arial" w:cs="Arial"/>
          <w:b/>
          <w:bCs/>
          <w:sz w:val="22"/>
          <w:szCs w:val="22"/>
        </w:rPr>
        <w:t xml:space="preserve">Project </w:t>
      </w:r>
      <w:r w:rsidR="00202BBF">
        <w:rPr>
          <w:rFonts w:ascii="Arial" w:hAnsi="Arial" w:cs="Arial"/>
          <w:b/>
          <w:bCs/>
          <w:sz w:val="22"/>
          <w:szCs w:val="22"/>
        </w:rPr>
        <w:t>Governance &amp; Structure</w:t>
      </w:r>
    </w:p>
    <w:p w:rsidR="00DD61BC" w:rsidRPr="00DD61BC" w:rsidRDefault="00DD61BC" w:rsidP="00F61C38">
      <w:pPr>
        <w:pStyle w:val="ListParagraph"/>
        <w:spacing w:line="276" w:lineRule="auto"/>
        <w:rPr>
          <w:rFonts w:ascii="Arial" w:hAnsi="Arial" w:cs="Arial"/>
          <w:b/>
          <w:bCs/>
          <w:sz w:val="22"/>
          <w:szCs w:val="22"/>
        </w:rPr>
      </w:pPr>
    </w:p>
    <w:p w:rsidR="00202BBF" w:rsidRDefault="00202BBF" w:rsidP="00F47EA2">
      <w:pPr>
        <w:pStyle w:val="ListParagraph"/>
        <w:numPr>
          <w:ilvl w:val="0"/>
          <w:numId w:val="3"/>
        </w:numPr>
        <w:spacing w:line="276" w:lineRule="auto"/>
        <w:rPr>
          <w:rFonts w:ascii="Arial" w:hAnsi="Arial" w:cs="Arial"/>
          <w:sz w:val="22"/>
          <w:szCs w:val="22"/>
        </w:rPr>
        <w:pPrChange w:id="23" w:author="Sergei Tokmakov, Esq." w:date="2025-12-15T03:14:00Z">
          <w:pPr>
            <w:pStyle w:val="ListParagraph"/>
            <w:numPr>
              <w:numId w:val="74"/>
            </w:numPr>
            <w:tabs>
              <w:tab w:val="num" w:pos="360"/>
            </w:tabs>
            <w:spacing w:line="276" w:lineRule="auto"/>
          </w:pPr>
        </w:pPrChange>
      </w:pPr>
      <w:r w:rsidRPr="00202BBF">
        <w:rPr>
          <w:rFonts w:ascii="Arial" w:hAnsi="Arial" w:cs="Arial"/>
          <w:sz w:val="22"/>
          <w:szCs w:val="22"/>
        </w:rPr>
        <w:lastRenderedPageBreak/>
        <w:t xml:space="preserve">Establish and lead a formal </w:t>
      </w:r>
      <w:r w:rsidR="00266D42">
        <w:rPr>
          <w:rFonts w:ascii="Arial" w:hAnsi="Arial" w:cs="Arial"/>
          <w:sz w:val="22"/>
          <w:szCs w:val="22"/>
        </w:rPr>
        <w:t>p</w:t>
      </w:r>
      <w:r w:rsidRPr="00202BBF">
        <w:rPr>
          <w:rFonts w:ascii="Arial" w:hAnsi="Arial" w:cs="Arial"/>
          <w:sz w:val="22"/>
          <w:szCs w:val="22"/>
        </w:rPr>
        <w:t>roject Steering Committee.</w:t>
      </w:r>
    </w:p>
    <w:p w:rsidR="00202BBF" w:rsidRPr="00202BBF" w:rsidRDefault="00202BBF" w:rsidP="00F47EA2">
      <w:pPr>
        <w:pStyle w:val="ListParagraph"/>
        <w:numPr>
          <w:ilvl w:val="0"/>
          <w:numId w:val="3"/>
        </w:numPr>
        <w:spacing w:line="276" w:lineRule="auto"/>
        <w:rPr>
          <w:rFonts w:ascii="Arial" w:hAnsi="Arial" w:cs="Arial"/>
          <w:sz w:val="22"/>
          <w:szCs w:val="22"/>
        </w:rPr>
        <w:pPrChange w:id="24" w:author="Sergei Tokmakov, Esq." w:date="2025-12-15T03:14:00Z">
          <w:pPr>
            <w:pStyle w:val="ListParagraph"/>
            <w:numPr>
              <w:numId w:val="74"/>
            </w:numPr>
            <w:tabs>
              <w:tab w:val="num" w:pos="360"/>
            </w:tabs>
            <w:spacing w:line="276" w:lineRule="auto"/>
          </w:pPr>
        </w:pPrChange>
      </w:pPr>
      <w:r w:rsidRPr="00202BBF">
        <w:rPr>
          <w:rFonts w:ascii="Arial" w:hAnsi="Arial" w:cs="Arial"/>
          <w:sz w:val="22"/>
          <w:szCs w:val="22"/>
        </w:rPr>
        <w:t>Define communication protocols and meeting cadences (</w:t>
      </w:r>
      <w:r>
        <w:rPr>
          <w:rFonts w:ascii="Arial" w:hAnsi="Arial" w:cs="Arial"/>
          <w:sz w:val="22"/>
          <w:szCs w:val="22"/>
        </w:rPr>
        <w:t>weekly</w:t>
      </w:r>
      <w:r w:rsidRPr="00202BBF">
        <w:rPr>
          <w:rFonts w:ascii="Arial" w:hAnsi="Arial" w:cs="Arial"/>
          <w:sz w:val="22"/>
          <w:szCs w:val="22"/>
        </w:rPr>
        <w:t xml:space="preserve"> stand-ups, weekly status</w:t>
      </w:r>
      <w:r>
        <w:rPr>
          <w:rFonts w:ascii="Arial" w:hAnsi="Arial" w:cs="Arial"/>
          <w:sz w:val="22"/>
          <w:szCs w:val="22"/>
        </w:rPr>
        <w:t xml:space="preserve"> reports</w:t>
      </w:r>
      <w:r w:rsidRPr="00202BBF">
        <w:rPr>
          <w:rFonts w:ascii="Arial" w:hAnsi="Arial" w:cs="Arial"/>
          <w:sz w:val="22"/>
          <w:szCs w:val="22"/>
        </w:rPr>
        <w:t xml:space="preserve">, </w:t>
      </w:r>
      <w:r>
        <w:rPr>
          <w:rFonts w:ascii="Arial" w:hAnsi="Arial" w:cs="Arial"/>
          <w:sz w:val="22"/>
          <w:szCs w:val="22"/>
        </w:rPr>
        <w:t>weekly</w:t>
      </w:r>
      <w:r w:rsidRPr="00202BBF">
        <w:rPr>
          <w:rFonts w:ascii="Arial" w:hAnsi="Arial" w:cs="Arial"/>
          <w:sz w:val="22"/>
          <w:szCs w:val="22"/>
        </w:rPr>
        <w:t xml:space="preserve"> steering</w:t>
      </w:r>
      <w:r>
        <w:rPr>
          <w:rFonts w:ascii="Arial" w:hAnsi="Arial" w:cs="Arial"/>
          <w:sz w:val="22"/>
          <w:szCs w:val="22"/>
        </w:rPr>
        <w:t xml:space="preserve"> calls</w:t>
      </w:r>
      <w:r w:rsidRPr="00202BBF">
        <w:rPr>
          <w:rFonts w:ascii="Arial" w:hAnsi="Arial" w:cs="Arial"/>
          <w:sz w:val="22"/>
          <w:szCs w:val="22"/>
        </w:rPr>
        <w:t>)</w:t>
      </w:r>
      <w:r>
        <w:rPr>
          <w:rFonts w:ascii="Arial" w:hAnsi="Arial" w:cs="Arial"/>
          <w:sz w:val="22"/>
          <w:szCs w:val="22"/>
        </w:rPr>
        <w:t xml:space="preserve"> subject to change month-over-month.</w:t>
      </w:r>
    </w:p>
    <w:p w:rsidR="00DD61BC" w:rsidRDefault="00DD61BC" w:rsidP="00F61C38">
      <w:pPr>
        <w:spacing w:line="276" w:lineRule="auto"/>
        <w:rPr>
          <w:rFonts w:ascii="Arial" w:hAnsi="Arial" w:cs="Arial"/>
          <w:sz w:val="22"/>
          <w:szCs w:val="22"/>
        </w:rPr>
      </w:pPr>
    </w:p>
    <w:p w:rsidR="00744F7E" w:rsidRDefault="00202BBF" w:rsidP="00F47EA2">
      <w:pPr>
        <w:pStyle w:val="ListParagraph"/>
        <w:numPr>
          <w:ilvl w:val="1"/>
          <w:numId w:val="2"/>
        </w:numPr>
        <w:spacing w:line="276" w:lineRule="auto"/>
        <w:ind w:left="720"/>
        <w:rPr>
          <w:rFonts w:ascii="Arial" w:hAnsi="Arial" w:cs="Arial"/>
          <w:b/>
          <w:bCs/>
          <w:sz w:val="22"/>
          <w:szCs w:val="22"/>
        </w:rPr>
        <w:pPrChange w:id="25"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Planning &amp; Scheduling</w:t>
      </w:r>
    </w:p>
    <w:p w:rsidR="00744F7E" w:rsidRDefault="00744F7E" w:rsidP="00F61C38">
      <w:pPr>
        <w:pStyle w:val="ListParagraph"/>
        <w:spacing w:line="276" w:lineRule="auto"/>
        <w:rPr>
          <w:rFonts w:ascii="Arial" w:hAnsi="Arial" w:cs="Arial"/>
          <w:b/>
          <w:bCs/>
          <w:sz w:val="22"/>
          <w:szCs w:val="22"/>
        </w:rPr>
      </w:pPr>
    </w:p>
    <w:p w:rsidR="00CE1E85" w:rsidRDefault="00202BBF" w:rsidP="00F47EA2">
      <w:pPr>
        <w:pStyle w:val="ListParagraph"/>
        <w:numPr>
          <w:ilvl w:val="0"/>
          <w:numId w:val="4"/>
        </w:numPr>
        <w:spacing w:line="276" w:lineRule="auto"/>
        <w:rPr>
          <w:rFonts w:ascii="Arial" w:hAnsi="Arial" w:cs="Arial"/>
          <w:sz w:val="22"/>
          <w:szCs w:val="22"/>
        </w:rPr>
        <w:pPrChange w:id="26" w:author="Sergei Tokmakov, Esq." w:date="2025-12-15T03:14:00Z">
          <w:pPr>
            <w:pStyle w:val="ListParagraph"/>
            <w:numPr>
              <w:numId w:val="87"/>
            </w:numPr>
            <w:tabs>
              <w:tab w:val="num" w:pos="360"/>
            </w:tabs>
            <w:spacing w:line="276" w:lineRule="auto"/>
          </w:pPr>
        </w:pPrChange>
      </w:pPr>
      <w:r w:rsidRPr="00202BBF">
        <w:rPr>
          <w:rFonts w:ascii="Arial" w:hAnsi="Arial" w:cs="Arial"/>
          <w:sz w:val="22"/>
          <w:szCs w:val="22"/>
        </w:rPr>
        <w:t>Creation and maintenance of the master project schedule, integrating technical tasks from the Implementation SOW with Customer responsibilities.</w:t>
      </w:r>
    </w:p>
    <w:p w:rsidR="00202BBF" w:rsidRPr="00202BBF" w:rsidRDefault="00202BBF" w:rsidP="00F47EA2">
      <w:pPr>
        <w:pStyle w:val="ListParagraph"/>
        <w:numPr>
          <w:ilvl w:val="0"/>
          <w:numId w:val="4"/>
        </w:numPr>
        <w:spacing w:line="276" w:lineRule="auto"/>
        <w:rPr>
          <w:rFonts w:ascii="Arial" w:hAnsi="Arial" w:cs="Arial"/>
          <w:sz w:val="22"/>
          <w:szCs w:val="22"/>
        </w:rPr>
        <w:pPrChange w:id="27" w:author="Sergei Tokmakov, Esq." w:date="2025-12-15T03:14:00Z">
          <w:pPr>
            <w:pStyle w:val="ListParagraph"/>
            <w:numPr>
              <w:numId w:val="87"/>
            </w:numPr>
            <w:tabs>
              <w:tab w:val="num" w:pos="360"/>
            </w:tabs>
            <w:spacing w:line="276" w:lineRule="auto"/>
          </w:pPr>
        </w:pPrChange>
      </w:pPr>
      <w:r w:rsidRPr="00202BBF">
        <w:rPr>
          <w:rFonts w:ascii="Arial" w:hAnsi="Arial" w:cs="Arial"/>
          <w:sz w:val="22"/>
          <w:szCs w:val="22"/>
        </w:rPr>
        <w:t>Proactive management of dependencies and critical path tasks.</w:t>
      </w:r>
    </w:p>
    <w:p w:rsidR="00744F7E" w:rsidRPr="00744F7E" w:rsidRDefault="00744F7E" w:rsidP="00F61C38">
      <w:pPr>
        <w:pStyle w:val="ListParagraph"/>
        <w:spacing w:line="276" w:lineRule="auto"/>
        <w:ind w:left="1440"/>
        <w:rPr>
          <w:rFonts w:ascii="Arial" w:hAnsi="Arial" w:cs="Arial"/>
          <w:b/>
          <w:bCs/>
          <w:sz w:val="22"/>
          <w:szCs w:val="22"/>
        </w:rPr>
      </w:pPr>
    </w:p>
    <w:p w:rsidR="00202BBF" w:rsidRDefault="00202BBF" w:rsidP="00F47EA2">
      <w:pPr>
        <w:pStyle w:val="ListParagraph"/>
        <w:numPr>
          <w:ilvl w:val="1"/>
          <w:numId w:val="2"/>
        </w:numPr>
        <w:spacing w:line="276" w:lineRule="auto"/>
        <w:ind w:left="720"/>
        <w:rPr>
          <w:rFonts w:ascii="Arial" w:hAnsi="Arial" w:cs="Arial"/>
          <w:b/>
          <w:bCs/>
          <w:sz w:val="22"/>
          <w:szCs w:val="22"/>
        </w:rPr>
        <w:pPrChange w:id="28"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Risk &amp; Issue Management</w:t>
      </w:r>
    </w:p>
    <w:p w:rsidR="00202BBF" w:rsidRDefault="00202BBF" w:rsidP="00F61C38">
      <w:pPr>
        <w:pStyle w:val="ListParagraph"/>
        <w:spacing w:line="276" w:lineRule="auto"/>
        <w:rPr>
          <w:rFonts w:ascii="Arial" w:hAnsi="Arial" w:cs="Arial"/>
          <w:b/>
          <w:bCs/>
          <w:sz w:val="22"/>
          <w:szCs w:val="22"/>
        </w:rPr>
      </w:pPr>
    </w:p>
    <w:p w:rsidR="00202BBF" w:rsidRDefault="00202BBF" w:rsidP="00F47EA2">
      <w:pPr>
        <w:pStyle w:val="ListParagraph"/>
        <w:numPr>
          <w:ilvl w:val="0"/>
          <w:numId w:val="4"/>
        </w:numPr>
        <w:spacing w:line="276" w:lineRule="auto"/>
        <w:rPr>
          <w:rFonts w:ascii="Arial" w:hAnsi="Arial" w:cs="Arial"/>
          <w:sz w:val="22"/>
          <w:szCs w:val="22"/>
        </w:rPr>
        <w:pPrChange w:id="29" w:author="Sergei Tokmakov, Esq." w:date="2025-12-15T03:14:00Z">
          <w:pPr>
            <w:pStyle w:val="ListParagraph"/>
            <w:numPr>
              <w:numId w:val="87"/>
            </w:numPr>
            <w:tabs>
              <w:tab w:val="num" w:pos="360"/>
            </w:tabs>
            <w:spacing w:line="276" w:lineRule="auto"/>
          </w:pPr>
        </w:pPrChange>
      </w:pPr>
      <w:r w:rsidRPr="00202BBF">
        <w:rPr>
          <w:rFonts w:ascii="Arial" w:hAnsi="Arial" w:cs="Arial"/>
          <w:sz w:val="22"/>
          <w:szCs w:val="22"/>
        </w:rPr>
        <w:t xml:space="preserve">Develop and maintain </w:t>
      </w:r>
      <w:r>
        <w:rPr>
          <w:rFonts w:ascii="Arial" w:hAnsi="Arial" w:cs="Arial"/>
          <w:sz w:val="22"/>
          <w:szCs w:val="22"/>
        </w:rPr>
        <w:t>p</w:t>
      </w:r>
      <w:r w:rsidRPr="00202BBF">
        <w:rPr>
          <w:rFonts w:ascii="Arial" w:hAnsi="Arial" w:cs="Arial"/>
          <w:sz w:val="22"/>
          <w:szCs w:val="22"/>
        </w:rPr>
        <w:t xml:space="preserve">roject </w:t>
      </w:r>
      <w:r>
        <w:rPr>
          <w:rFonts w:ascii="Arial" w:hAnsi="Arial" w:cs="Arial"/>
          <w:sz w:val="22"/>
          <w:szCs w:val="22"/>
        </w:rPr>
        <w:t>r</w:t>
      </w:r>
      <w:r w:rsidRPr="00202BBF">
        <w:rPr>
          <w:rFonts w:ascii="Arial" w:hAnsi="Arial" w:cs="Arial"/>
          <w:sz w:val="22"/>
          <w:szCs w:val="22"/>
        </w:rPr>
        <w:t xml:space="preserve">isk </w:t>
      </w:r>
      <w:r>
        <w:rPr>
          <w:rFonts w:ascii="Arial" w:hAnsi="Arial" w:cs="Arial"/>
          <w:sz w:val="22"/>
          <w:szCs w:val="22"/>
        </w:rPr>
        <w:t>logs by department</w:t>
      </w:r>
      <w:r w:rsidRPr="00202BBF">
        <w:rPr>
          <w:rFonts w:ascii="Arial" w:hAnsi="Arial" w:cs="Arial"/>
          <w:sz w:val="22"/>
          <w:szCs w:val="22"/>
        </w:rPr>
        <w:t>.</w:t>
      </w:r>
    </w:p>
    <w:p w:rsidR="00202BBF" w:rsidRDefault="00202BBF" w:rsidP="00F47EA2">
      <w:pPr>
        <w:pStyle w:val="ListParagraph"/>
        <w:numPr>
          <w:ilvl w:val="0"/>
          <w:numId w:val="4"/>
        </w:numPr>
        <w:spacing w:line="276" w:lineRule="auto"/>
        <w:rPr>
          <w:rFonts w:ascii="Arial" w:hAnsi="Arial" w:cs="Arial"/>
          <w:sz w:val="22"/>
          <w:szCs w:val="22"/>
        </w:rPr>
        <w:pPrChange w:id="30" w:author="Sergei Tokmakov, Esq." w:date="2025-12-15T03:14:00Z">
          <w:pPr>
            <w:pStyle w:val="ListParagraph"/>
            <w:numPr>
              <w:numId w:val="87"/>
            </w:numPr>
            <w:tabs>
              <w:tab w:val="num" w:pos="360"/>
            </w:tabs>
            <w:spacing w:line="276" w:lineRule="auto"/>
          </w:pPr>
        </w:pPrChange>
      </w:pPr>
      <w:r w:rsidRPr="00202BBF">
        <w:rPr>
          <w:rFonts w:ascii="Arial" w:hAnsi="Arial" w:cs="Arial"/>
          <w:sz w:val="22"/>
          <w:szCs w:val="22"/>
        </w:rPr>
        <w:t xml:space="preserve">Lead </w:t>
      </w:r>
      <w:r>
        <w:rPr>
          <w:rFonts w:ascii="Arial" w:hAnsi="Arial" w:cs="Arial"/>
          <w:sz w:val="22"/>
          <w:szCs w:val="22"/>
        </w:rPr>
        <w:t>department</w:t>
      </w:r>
      <w:r w:rsidRPr="00202BBF">
        <w:rPr>
          <w:rFonts w:ascii="Arial" w:hAnsi="Arial" w:cs="Arial"/>
          <w:sz w:val="22"/>
          <w:szCs w:val="22"/>
        </w:rPr>
        <w:t xml:space="preserve"> </w:t>
      </w:r>
      <w:r>
        <w:rPr>
          <w:rFonts w:ascii="Arial" w:hAnsi="Arial" w:cs="Arial"/>
          <w:sz w:val="22"/>
          <w:szCs w:val="22"/>
        </w:rPr>
        <w:t>meetings</w:t>
      </w:r>
      <w:r w:rsidRPr="00202BBF">
        <w:rPr>
          <w:rFonts w:ascii="Arial" w:hAnsi="Arial" w:cs="Arial"/>
          <w:sz w:val="22"/>
          <w:szCs w:val="22"/>
        </w:rPr>
        <w:t xml:space="preserve"> to identify, prioritize, and assign owners for all project </w:t>
      </w:r>
      <w:r>
        <w:rPr>
          <w:rFonts w:ascii="Arial" w:hAnsi="Arial" w:cs="Arial"/>
          <w:sz w:val="22"/>
          <w:szCs w:val="22"/>
        </w:rPr>
        <w:t>tasks and identify any potential issues</w:t>
      </w:r>
      <w:r w:rsidRPr="00202BBF">
        <w:rPr>
          <w:rFonts w:ascii="Arial" w:hAnsi="Arial" w:cs="Arial"/>
          <w:sz w:val="22"/>
          <w:szCs w:val="22"/>
        </w:rPr>
        <w:t>.</w:t>
      </w:r>
    </w:p>
    <w:p w:rsidR="00202BBF" w:rsidRDefault="00202BBF" w:rsidP="00F61C38">
      <w:pPr>
        <w:pStyle w:val="ListParagraph"/>
        <w:spacing w:line="276" w:lineRule="auto"/>
        <w:ind w:left="1080"/>
        <w:rPr>
          <w:rFonts w:ascii="Arial" w:hAnsi="Arial" w:cs="Arial"/>
          <w:sz w:val="22"/>
          <w:szCs w:val="22"/>
        </w:rPr>
      </w:pPr>
    </w:p>
    <w:p w:rsidR="00202BBF" w:rsidRDefault="00202BBF" w:rsidP="00F47EA2">
      <w:pPr>
        <w:pStyle w:val="ListParagraph"/>
        <w:numPr>
          <w:ilvl w:val="1"/>
          <w:numId w:val="2"/>
        </w:numPr>
        <w:spacing w:line="276" w:lineRule="auto"/>
        <w:ind w:left="720"/>
        <w:rPr>
          <w:rFonts w:ascii="Arial" w:hAnsi="Arial" w:cs="Arial"/>
          <w:b/>
          <w:bCs/>
          <w:sz w:val="22"/>
          <w:szCs w:val="22"/>
        </w:rPr>
        <w:pPrChange w:id="31"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Scope &amp; Change Management</w:t>
      </w:r>
    </w:p>
    <w:p w:rsidR="00202BBF" w:rsidRDefault="00202BBF" w:rsidP="00F61C38">
      <w:pPr>
        <w:pStyle w:val="ListParagraph"/>
        <w:spacing w:line="276" w:lineRule="auto"/>
        <w:rPr>
          <w:rFonts w:ascii="Arial" w:hAnsi="Arial" w:cs="Arial"/>
          <w:b/>
          <w:bCs/>
          <w:sz w:val="22"/>
          <w:szCs w:val="22"/>
        </w:rPr>
      </w:pPr>
    </w:p>
    <w:p w:rsidR="00202BBF" w:rsidRDefault="00202BBF" w:rsidP="00F47EA2">
      <w:pPr>
        <w:pStyle w:val="ListParagraph"/>
        <w:numPr>
          <w:ilvl w:val="0"/>
          <w:numId w:val="4"/>
        </w:numPr>
        <w:spacing w:line="276" w:lineRule="auto"/>
        <w:rPr>
          <w:rFonts w:ascii="Arial" w:hAnsi="Arial" w:cs="Arial"/>
          <w:sz w:val="22"/>
          <w:szCs w:val="22"/>
        </w:rPr>
        <w:pPrChange w:id="32" w:author="Sergei Tokmakov, Esq." w:date="2025-12-15T03:14:00Z">
          <w:pPr>
            <w:pStyle w:val="ListParagraph"/>
            <w:numPr>
              <w:numId w:val="87"/>
            </w:numPr>
            <w:tabs>
              <w:tab w:val="num" w:pos="360"/>
            </w:tabs>
            <w:spacing w:line="276" w:lineRule="auto"/>
          </w:pPr>
        </w:pPrChange>
      </w:pPr>
      <w:r w:rsidRPr="00202BBF">
        <w:rPr>
          <w:rFonts w:ascii="Arial" w:hAnsi="Arial" w:cs="Arial"/>
          <w:sz w:val="22"/>
          <w:szCs w:val="22"/>
        </w:rPr>
        <w:t>Execution of the formal Change Management Process</w:t>
      </w:r>
      <w:r>
        <w:rPr>
          <w:rFonts w:ascii="Arial" w:hAnsi="Arial" w:cs="Arial"/>
          <w:sz w:val="22"/>
          <w:szCs w:val="22"/>
        </w:rPr>
        <w:t xml:space="preserve"> </w:t>
      </w:r>
      <w:r w:rsidRPr="00202BBF">
        <w:rPr>
          <w:rFonts w:ascii="Arial" w:hAnsi="Arial" w:cs="Arial"/>
          <w:sz w:val="22"/>
          <w:szCs w:val="22"/>
          <w:highlight w:val="yellow"/>
        </w:rPr>
        <w:t>defined below.</w:t>
      </w:r>
    </w:p>
    <w:p w:rsidR="00243797" w:rsidRDefault="00243797" w:rsidP="00F47EA2">
      <w:pPr>
        <w:pStyle w:val="ListParagraph"/>
        <w:numPr>
          <w:ilvl w:val="0"/>
          <w:numId w:val="4"/>
        </w:numPr>
        <w:spacing w:line="276" w:lineRule="auto"/>
        <w:rPr>
          <w:rFonts w:ascii="Arial" w:hAnsi="Arial" w:cs="Arial"/>
          <w:sz w:val="22"/>
          <w:szCs w:val="22"/>
        </w:rPr>
        <w:pPrChange w:id="33" w:author="Sergei Tokmakov, Esq." w:date="2025-12-15T03:14:00Z">
          <w:pPr>
            <w:pStyle w:val="ListParagraph"/>
            <w:numPr>
              <w:numId w:val="87"/>
            </w:numPr>
            <w:tabs>
              <w:tab w:val="num" w:pos="360"/>
            </w:tabs>
            <w:spacing w:line="276" w:lineRule="auto"/>
          </w:pPr>
        </w:pPrChange>
      </w:pPr>
      <w:r w:rsidRPr="00243797">
        <w:rPr>
          <w:rFonts w:ascii="Arial" w:hAnsi="Arial" w:cs="Arial"/>
          <w:sz w:val="22"/>
          <w:szCs w:val="22"/>
        </w:rPr>
        <w:t>Ensure all new requests are properly documented</w:t>
      </w:r>
      <w:r>
        <w:rPr>
          <w:rFonts w:ascii="Arial" w:hAnsi="Arial" w:cs="Arial"/>
          <w:sz w:val="22"/>
          <w:szCs w:val="22"/>
        </w:rPr>
        <w:t xml:space="preserve"> with the project management team</w:t>
      </w:r>
      <w:r w:rsidRPr="00243797">
        <w:rPr>
          <w:rFonts w:ascii="Arial" w:hAnsi="Arial" w:cs="Arial"/>
          <w:sz w:val="22"/>
          <w:szCs w:val="22"/>
        </w:rPr>
        <w:t xml:space="preserve">, assessed for impact, and approved by the </w:t>
      </w:r>
      <w:r>
        <w:rPr>
          <w:rFonts w:ascii="Arial" w:hAnsi="Arial" w:cs="Arial"/>
          <w:sz w:val="22"/>
          <w:szCs w:val="22"/>
        </w:rPr>
        <w:t>s</w:t>
      </w:r>
      <w:r w:rsidRPr="00243797">
        <w:rPr>
          <w:rFonts w:ascii="Arial" w:hAnsi="Arial" w:cs="Arial"/>
          <w:sz w:val="22"/>
          <w:szCs w:val="22"/>
        </w:rPr>
        <w:t xml:space="preserve">teering </w:t>
      </w:r>
      <w:r>
        <w:rPr>
          <w:rFonts w:ascii="Arial" w:hAnsi="Arial" w:cs="Arial"/>
          <w:sz w:val="22"/>
          <w:szCs w:val="22"/>
        </w:rPr>
        <w:t>c</w:t>
      </w:r>
      <w:r w:rsidRPr="00243797">
        <w:rPr>
          <w:rFonts w:ascii="Arial" w:hAnsi="Arial" w:cs="Arial"/>
          <w:sz w:val="22"/>
          <w:szCs w:val="22"/>
        </w:rPr>
        <w:t>ommittee.</w:t>
      </w:r>
    </w:p>
    <w:p w:rsidR="00243797" w:rsidRDefault="00243797" w:rsidP="00F61C38">
      <w:pPr>
        <w:spacing w:line="276" w:lineRule="auto"/>
        <w:rPr>
          <w:rFonts w:ascii="Arial" w:hAnsi="Arial" w:cs="Arial"/>
          <w:sz w:val="22"/>
          <w:szCs w:val="22"/>
        </w:rPr>
      </w:pPr>
    </w:p>
    <w:p w:rsidR="00243797" w:rsidRDefault="00243797" w:rsidP="00F47EA2">
      <w:pPr>
        <w:pStyle w:val="ListParagraph"/>
        <w:numPr>
          <w:ilvl w:val="1"/>
          <w:numId w:val="2"/>
        </w:numPr>
        <w:spacing w:line="276" w:lineRule="auto"/>
        <w:ind w:left="720"/>
        <w:rPr>
          <w:rFonts w:ascii="Arial" w:hAnsi="Arial" w:cs="Arial"/>
          <w:b/>
          <w:bCs/>
          <w:sz w:val="22"/>
          <w:szCs w:val="22"/>
        </w:rPr>
        <w:pPrChange w:id="34"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Project Update Reporting</w:t>
      </w:r>
    </w:p>
    <w:p w:rsidR="00243797" w:rsidRDefault="00243797" w:rsidP="00F61C38">
      <w:pPr>
        <w:pStyle w:val="ListParagraph"/>
        <w:spacing w:line="276" w:lineRule="auto"/>
        <w:rPr>
          <w:rFonts w:ascii="Arial" w:hAnsi="Arial" w:cs="Arial"/>
          <w:b/>
          <w:bCs/>
          <w:sz w:val="22"/>
          <w:szCs w:val="22"/>
        </w:rPr>
      </w:pPr>
    </w:p>
    <w:p w:rsidR="00E13F71" w:rsidRPr="00C95898" w:rsidRDefault="00243797" w:rsidP="00F47EA2">
      <w:pPr>
        <w:pStyle w:val="ListParagraph"/>
        <w:numPr>
          <w:ilvl w:val="0"/>
          <w:numId w:val="4"/>
        </w:numPr>
        <w:spacing w:line="276" w:lineRule="auto"/>
        <w:rPr>
          <w:rFonts w:ascii="Arial" w:hAnsi="Arial" w:cs="Arial"/>
          <w:sz w:val="22"/>
          <w:szCs w:val="22"/>
        </w:rPr>
        <w:pPrChange w:id="35" w:author="Sergei Tokmakov, Esq." w:date="2025-12-15T03:14:00Z">
          <w:pPr>
            <w:pStyle w:val="ListParagraph"/>
            <w:numPr>
              <w:numId w:val="87"/>
            </w:numPr>
            <w:tabs>
              <w:tab w:val="num" w:pos="360"/>
            </w:tabs>
            <w:spacing w:line="276" w:lineRule="auto"/>
          </w:pPr>
        </w:pPrChange>
      </w:pPr>
      <w:r w:rsidRPr="00243797">
        <w:rPr>
          <w:rFonts w:ascii="Arial" w:hAnsi="Arial" w:cs="Arial"/>
          <w:sz w:val="22"/>
          <w:szCs w:val="22"/>
        </w:rPr>
        <w:t xml:space="preserve">Provide </w:t>
      </w:r>
      <w:r>
        <w:rPr>
          <w:rFonts w:ascii="Arial" w:hAnsi="Arial" w:cs="Arial"/>
          <w:sz w:val="22"/>
          <w:szCs w:val="22"/>
        </w:rPr>
        <w:t>bi-</w:t>
      </w:r>
      <w:r w:rsidRPr="00243797">
        <w:rPr>
          <w:rFonts w:ascii="Arial" w:hAnsi="Arial" w:cs="Arial"/>
          <w:sz w:val="22"/>
          <w:szCs w:val="22"/>
        </w:rPr>
        <w:t xml:space="preserve">weekly status reports detailing progress against milestones, </w:t>
      </w:r>
      <w:r>
        <w:rPr>
          <w:rFonts w:ascii="Arial" w:hAnsi="Arial" w:cs="Arial"/>
          <w:sz w:val="22"/>
          <w:szCs w:val="22"/>
        </w:rPr>
        <w:t>timeline</w:t>
      </w:r>
      <w:r w:rsidRPr="00243797">
        <w:rPr>
          <w:rFonts w:ascii="Arial" w:hAnsi="Arial" w:cs="Arial"/>
          <w:sz w:val="22"/>
          <w:szCs w:val="22"/>
        </w:rPr>
        <w:t xml:space="preserve">, and </w:t>
      </w:r>
      <w:r>
        <w:rPr>
          <w:rFonts w:ascii="Arial" w:hAnsi="Arial" w:cs="Arial"/>
          <w:sz w:val="22"/>
          <w:szCs w:val="22"/>
        </w:rPr>
        <w:t>upcoming project needs.</w:t>
      </w:r>
      <w:r w:rsidR="00202BBF" w:rsidRPr="00C95898">
        <w:rPr>
          <w:rFonts w:ascii="Arial" w:hAnsi="Arial" w:cs="Arial"/>
          <w:sz w:val="22"/>
          <w:szCs w:val="22"/>
        </w:rPr>
        <w:br/>
      </w:r>
      <w:r w:rsidR="00202BBF" w:rsidRPr="00C95898">
        <w:rPr>
          <w:rFonts w:ascii="Arial" w:hAnsi="Arial" w:cs="Arial"/>
          <w:sz w:val="22"/>
          <w:szCs w:val="22"/>
        </w:rPr>
        <w:br/>
      </w:r>
    </w:p>
    <w:p w:rsidR="00E13F71" w:rsidRDefault="00E13F71" w:rsidP="00F47EA2">
      <w:pPr>
        <w:pStyle w:val="Heading2"/>
        <w:numPr>
          <w:ilvl w:val="0"/>
          <w:numId w:val="2"/>
        </w:numPr>
        <w:spacing w:line="276" w:lineRule="auto"/>
        <w:rPr>
          <w:rFonts w:ascii="Arial" w:hAnsi="Arial" w:cs="Arial"/>
          <w:b/>
          <w:bCs/>
          <w:color w:val="000000" w:themeColor="text1"/>
          <w:sz w:val="22"/>
          <w:szCs w:val="22"/>
        </w:rPr>
        <w:pPrChange w:id="36" w:author="Sergei Tokmakov, Esq." w:date="2025-12-15T03:14:00Z">
          <w:pPr>
            <w:pStyle w:val="Heading2"/>
            <w:numPr>
              <w:numId w:val="73"/>
            </w:numPr>
            <w:tabs>
              <w:tab w:val="num" w:pos="360"/>
            </w:tabs>
            <w:spacing w:line="276" w:lineRule="auto"/>
          </w:pPr>
        </w:pPrChange>
      </w:pPr>
      <w:r>
        <w:rPr>
          <w:rFonts w:ascii="Arial" w:hAnsi="Arial" w:cs="Arial"/>
          <w:b/>
          <w:bCs/>
          <w:color w:val="000000" w:themeColor="text1"/>
          <w:sz w:val="22"/>
          <w:szCs w:val="22"/>
        </w:rPr>
        <w:t>DELIVERABLES &amp; MILESTONES</w:t>
      </w:r>
    </w:p>
    <w:p w:rsidR="00243797" w:rsidRDefault="00243797" w:rsidP="00F61C38">
      <w:pPr>
        <w:spacing w:line="276" w:lineRule="auto"/>
        <w:rPr>
          <w:rFonts w:ascii="Arial" w:hAnsi="Arial" w:cs="Arial"/>
          <w:sz w:val="22"/>
          <w:szCs w:val="22"/>
        </w:rPr>
      </w:pPr>
      <w:r w:rsidRPr="00243797">
        <w:rPr>
          <w:rFonts w:ascii="Arial" w:hAnsi="Arial" w:cs="Arial"/>
          <w:sz w:val="22"/>
          <w:szCs w:val="22"/>
        </w:rPr>
        <w:t>These are the tangible documents and meetings produced</w:t>
      </w:r>
      <w:r>
        <w:rPr>
          <w:rFonts w:ascii="Arial" w:hAnsi="Arial" w:cs="Arial"/>
          <w:sz w:val="22"/>
          <w:szCs w:val="22"/>
        </w:rPr>
        <w:t xml:space="preserve"> and managed</w:t>
      </w:r>
      <w:r w:rsidRPr="00243797">
        <w:rPr>
          <w:rFonts w:ascii="Arial" w:hAnsi="Arial" w:cs="Arial"/>
          <w:sz w:val="22"/>
          <w:szCs w:val="22"/>
        </w:rPr>
        <w:t xml:space="preserve"> by the Project Management </w:t>
      </w:r>
      <w:r>
        <w:rPr>
          <w:rFonts w:ascii="Arial" w:hAnsi="Arial" w:cs="Arial"/>
          <w:sz w:val="22"/>
          <w:szCs w:val="22"/>
        </w:rPr>
        <w:t>team under this C-6 SOW.</w:t>
      </w:r>
    </w:p>
    <w:p w:rsidR="00243797" w:rsidRPr="00243797" w:rsidRDefault="00243797" w:rsidP="00F61C38">
      <w:pPr>
        <w:spacing w:line="276" w:lineRule="auto"/>
        <w:rPr>
          <w:rFonts w:ascii="Arial" w:hAnsi="Arial" w:cs="Arial"/>
          <w:sz w:val="22"/>
          <w:szCs w:val="22"/>
        </w:rPr>
      </w:pPr>
    </w:p>
    <w:tbl>
      <w:tblPr>
        <w:tblStyle w:val="TableGrid"/>
        <w:tblW w:w="0" w:type="auto"/>
        <w:tblLook w:val="04A0" w:firstRow="1" w:lastRow="0" w:firstColumn="1" w:lastColumn="0" w:noHBand="0" w:noVBand="1"/>
      </w:tblPr>
      <w:tblGrid>
        <w:gridCol w:w="2245"/>
        <w:gridCol w:w="4950"/>
        <w:gridCol w:w="1815"/>
      </w:tblGrid>
      <w:tr w:rsidR="00243797" w:rsidTr="00243797">
        <w:trPr>
          <w:trHeight w:val="360"/>
        </w:trPr>
        <w:tc>
          <w:tcPr>
            <w:tcW w:w="2245" w:type="dxa"/>
            <w:shd w:val="clear" w:color="auto" w:fill="E7E6E6" w:themeFill="background2"/>
            <w:vAlign w:val="center"/>
          </w:tcPr>
          <w:p w:rsidR="00243797" w:rsidRPr="00243797" w:rsidRDefault="00243797" w:rsidP="00F61C38">
            <w:pPr>
              <w:spacing w:line="276" w:lineRule="auto"/>
              <w:rPr>
                <w:sz w:val="20"/>
                <w:szCs w:val="20"/>
              </w:rPr>
            </w:pPr>
            <w:r w:rsidRPr="00243797">
              <w:rPr>
                <w:rStyle w:val="Strong"/>
                <w:rFonts w:ascii="Arial" w:hAnsi="Arial" w:cs="Arial"/>
                <w:color w:val="1F1F1F"/>
                <w:sz w:val="20"/>
                <w:szCs w:val="20"/>
                <w:bdr w:val="none" w:sz="0" w:space="0" w:color="auto" w:frame="1"/>
              </w:rPr>
              <w:t>Deliverable</w:t>
            </w:r>
          </w:p>
        </w:tc>
        <w:tc>
          <w:tcPr>
            <w:tcW w:w="4950" w:type="dxa"/>
            <w:shd w:val="clear" w:color="auto" w:fill="E7E6E6" w:themeFill="background2"/>
            <w:vAlign w:val="center"/>
          </w:tcPr>
          <w:p w:rsidR="00243797" w:rsidRPr="00243797" w:rsidRDefault="00243797" w:rsidP="00F61C38">
            <w:pPr>
              <w:spacing w:line="276" w:lineRule="auto"/>
              <w:rPr>
                <w:sz w:val="20"/>
                <w:szCs w:val="20"/>
              </w:rPr>
            </w:pPr>
            <w:r w:rsidRPr="00243797">
              <w:rPr>
                <w:rStyle w:val="Strong"/>
                <w:rFonts w:ascii="Arial" w:hAnsi="Arial" w:cs="Arial"/>
                <w:color w:val="1F1F1F"/>
                <w:sz w:val="20"/>
                <w:szCs w:val="20"/>
                <w:bdr w:val="none" w:sz="0" w:space="0" w:color="auto" w:frame="1"/>
              </w:rPr>
              <w:t>Description</w:t>
            </w:r>
          </w:p>
        </w:tc>
        <w:tc>
          <w:tcPr>
            <w:tcW w:w="1815" w:type="dxa"/>
            <w:shd w:val="clear" w:color="auto" w:fill="E7E6E6" w:themeFill="background2"/>
            <w:vAlign w:val="center"/>
          </w:tcPr>
          <w:p w:rsidR="00243797" w:rsidRPr="00243797" w:rsidRDefault="00243797" w:rsidP="00F61C38">
            <w:pPr>
              <w:spacing w:line="276" w:lineRule="auto"/>
              <w:rPr>
                <w:sz w:val="20"/>
                <w:szCs w:val="20"/>
              </w:rPr>
            </w:pPr>
            <w:r w:rsidRPr="00243797">
              <w:rPr>
                <w:rStyle w:val="Strong"/>
                <w:rFonts w:ascii="Arial" w:hAnsi="Arial" w:cs="Arial"/>
                <w:color w:val="1F1F1F"/>
                <w:sz w:val="20"/>
                <w:szCs w:val="20"/>
                <w:bdr w:val="none" w:sz="0" w:space="0" w:color="auto" w:frame="1"/>
              </w:rPr>
              <w:t>Cadence</w:t>
            </w:r>
          </w:p>
        </w:tc>
      </w:tr>
      <w:tr w:rsidR="00243797" w:rsidTr="00243797">
        <w:tc>
          <w:tcPr>
            <w:tcW w:w="2245" w:type="dxa"/>
            <w:vAlign w:val="center"/>
          </w:tcPr>
          <w:p w:rsidR="00243797" w:rsidRPr="00243797" w:rsidRDefault="00243797" w:rsidP="00F61C38">
            <w:pPr>
              <w:spacing w:line="276" w:lineRule="auto"/>
              <w:rPr>
                <w:sz w:val="20"/>
                <w:szCs w:val="20"/>
              </w:rPr>
            </w:pPr>
            <w:r w:rsidRPr="00243797">
              <w:rPr>
                <w:rFonts w:ascii="Arial" w:hAnsi="Arial" w:cs="Arial"/>
                <w:b/>
                <w:bCs/>
                <w:color w:val="1F1F1F"/>
                <w:sz w:val="20"/>
                <w:szCs w:val="20"/>
                <w:bdr w:val="none" w:sz="0" w:space="0" w:color="auto" w:frame="1"/>
              </w:rPr>
              <w:t>Master Project Schedule</w:t>
            </w:r>
          </w:p>
        </w:tc>
        <w:tc>
          <w:tcPr>
            <w:tcW w:w="4950" w:type="dxa"/>
            <w:vAlign w:val="center"/>
          </w:tcPr>
          <w:p w:rsidR="00243797" w:rsidRPr="00243797" w:rsidRDefault="00243797" w:rsidP="00F61C38">
            <w:pPr>
              <w:spacing w:line="276" w:lineRule="auto"/>
              <w:rPr>
                <w:sz w:val="20"/>
                <w:szCs w:val="20"/>
              </w:rPr>
            </w:pPr>
            <w:r w:rsidRPr="00243797">
              <w:rPr>
                <w:rFonts w:ascii="Arial" w:hAnsi="Arial" w:cs="Arial"/>
                <w:color w:val="1F1F1F"/>
                <w:sz w:val="20"/>
                <w:szCs w:val="20"/>
                <w:bdr w:val="none" w:sz="0" w:space="0" w:color="auto" w:frame="1"/>
              </w:rPr>
              <w:t xml:space="preserve">The definitive, living schedule tracking all tasks, milestones, and dependencies across both the technical implementation and Customer-side responsibilities. </w:t>
            </w:r>
            <w:r w:rsidRPr="00243797">
              <w:rPr>
                <w:rFonts w:ascii="Arial" w:hAnsi="Arial" w:cs="Arial"/>
                <w:b/>
                <w:bCs/>
                <w:color w:val="1F1F1F"/>
                <w:sz w:val="20"/>
                <w:szCs w:val="20"/>
                <w:bdr w:val="none" w:sz="0" w:space="0" w:color="auto" w:frame="1"/>
              </w:rPr>
              <w:t>Contractually references and is maintained weekly based on the data within Exhibit D: 2026 Technical Roadmap Spreadsheet.</w:t>
            </w:r>
          </w:p>
        </w:tc>
        <w:tc>
          <w:tcPr>
            <w:tcW w:w="1815" w:type="dxa"/>
            <w:vAlign w:val="center"/>
          </w:tcPr>
          <w:p w:rsidR="00243797" w:rsidRPr="00243797" w:rsidRDefault="00243797" w:rsidP="00F61C38">
            <w:pPr>
              <w:spacing w:line="276" w:lineRule="auto"/>
              <w:rPr>
                <w:sz w:val="20"/>
                <w:szCs w:val="20"/>
              </w:rPr>
            </w:pPr>
            <w:r w:rsidRPr="00243797">
              <w:rPr>
                <w:rFonts w:ascii="Arial" w:hAnsi="Arial" w:cs="Arial"/>
                <w:color w:val="1F1F1F"/>
                <w:sz w:val="20"/>
                <w:szCs w:val="20"/>
                <w:bdr w:val="none" w:sz="0" w:space="0" w:color="auto" w:frame="1"/>
              </w:rPr>
              <w:t>Maintained Weekly</w:t>
            </w:r>
          </w:p>
        </w:tc>
      </w:tr>
      <w:tr w:rsidR="00243797" w:rsidTr="00243797">
        <w:tc>
          <w:tcPr>
            <w:tcW w:w="2245" w:type="dxa"/>
            <w:vAlign w:val="center"/>
          </w:tcPr>
          <w:p w:rsidR="00243797" w:rsidRPr="00243797" w:rsidRDefault="00243797" w:rsidP="00F61C38">
            <w:pPr>
              <w:spacing w:line="276" w:lineRule="auto"/>
              <w:rPr>
                <w:sz w:val="20"/>
                <w:szCs w:val="20"/>
              </w:rPr>
            </w:pPr>
            <w:r w:rsidRPr="00243797">
              <w:rPr>
                <w:rFonts w:ascii="Arial" w:hAnsi="Arial" w:cs="Arial"/>
                <w:b/>
                <w:bCs/>
                <w:color w:val="1F1F1F"/>
                <w:sz w:val="20"/>
                <w:szCs w:val="20"/>
                <w:bdr w:val="none" w:sz="0" w:space="0" w:color="auto" w:frame="1"/>
              </w:rPr>
              <w:t>Formal Change Order Log</w:t>
            </w:r>
          </w:p>
        </w:tc>
        <w:tc>
          <w:tcPr>
            <w:tcW w:w="4950" w:type="dxa"/>
            <w:vAlign w:val="center"/>
          </w:tcPr>
          <w:p w:rsidR="00243797" w:rsidRPr="00243797" w:rsidRDefault="00243797" w:rsidP="00F61C38">
            <w:pPr>
              <w:spacing w:line="276" w:lineRule="auto"/>
              <w:rPr>
                <w:sz w:val="20"/>
                <w:szCs w:val="20"/>
              </w:rPr>
            </w:pPr>
            <w:r w:rsidRPr="00243797">
              <w:rPr>
                <w:rFonts w:ascii="Arial" w:hAnsi="Arial" w:cs="Arial"/>
                <w:color w:val="1F1F1F"/>
                <w:sz w:val="20"/>
                <w:szCs w:val="20"/>
                <w:bdr w:val="none" w:sz="0" w:space="0" w:color="auto" w:frame="1"/>
              </w:rPr>
              <w:t xml:space="preserve">Document of record for all scope change requests, including authorization status, associated </w:t>
            </w:r>
            <w:r>
              <w:rPr>
                <w:rFonts w:ascii="Arial" w:hAnsi="Arial" w:cs="Arial"/>
                <w:color w:val="1F1F1F"/>
                <w:sz w:val="20"/>
                <w:szCs w:val="20"/>
                <w:bdr w:val="none" w:sz="0" w:space="0" w:color="auto" w:frame="1"/>
              </w:rPr>
              <w:t>project</w:t>
            </w:r>
            <w:r w:rsidRPr="00243797">
              <w:rPr>
                <w:rFonts w:ascii="Arial" w:hAnsi="Arial" w:cs="Arial"/>
                <w:color w:val="1F1F1F"/>
                <w:sz w:val="20"/>
                <w:szCs w:val="20"/>
                <w:bdr w:val="none" w:sz="0" w:space="0" w:color="auto" w:frame="1"/>
              </w:rPr>
              <w:t xml:space="preserve"> impacts, and timeline adjustments.</w:t>
            </w:r>
          </w:p>
        </w:tc>
        <w:tc>
          <w:tcPr>
            <w:tcW w:w="1815" w:type="dxa"/>
            <w:vAlign w:val="center"/>
          </w:tcPr>
          <w:p w:rsidR="00243797" w:rsidRPr="00243797" w:rsidRDefault="00243797" w:rsidP="00F61C38">
            <w:pPr>
              <w:spacing w:line="276" w:lineRule="auto"/>
              <w:rPr>
                <w:sz w:val="20"/>
                <w:szCs w:val="20"/>
              </w:rPr>
            </w:pPr>
            <w:r w:rsidRPr="00243797">
              <w:rPr>
                <w:rFonts w:ascii="Arial" w:hAnsi="Arial" w:cs="Arial"/>
                <w:color w:val="1F1F1F"/>
                <w:sz w:val="20"/>
                <w:szCs w:val="20"/>
                <w:bdr w:val="none" w:sz="0" w:space="0" w:color="auto" w:frame="1"/>
              </w:rPr>
              <w:t>Maintained As Needed</w:t>
            </w:r>
          </w:p>
        </w:tc>
      </w:tr>
      <w:tr w:rsidR="00243797" w:rsidTr="00243797">
        <w:tc>
          <w:tcPr>
            <w:tcW w:w="2245" w:type="dxa"/>
            <w:vAlign w:val="center"/>
          </w:tcPr>
          <w:p w:rsidR="00243797" w:rsidRPr="00243797" w:rsidRDefault="00243797" w:rsidP="00F61C38">
            <w:pPr>
              <w:spacing w:line="276" w:lineRule="auto"/>
              <w:rPr>
                <w:sz w:val="20"/>
                <w:szCs w:val="20"/>
              </w:rPr>
            </w:pPr>
            <w:r w:rsidRPr="00243797">
              <w:rPr>
                <w:rFonts w:ascii="Arial" w:hAnsi="Arial" w:cs="Arial"/>
                <w:b/>
                <w:bCs/>
                <w:color w:val="1F1F1F"/>
                <w:sz w:val="20"/>
                <w:szCs w:val="20"/>
                <w:bdr w:val="none" w:sz="0" w:space="0" w:color="auto" w:frame="1"/>
              </w:rPr>
              <w:t>Project Status Reports</w:t>
            </w:r>
          </w:p>
        </w:tc>
        <w:tc>
          <w:tcPr>
            <w:tcW w:w="4950" w:type="dxa"/>
            <w:vAlign w:val="center"/>
          </w:tcPr>
          <w:p w:rsidR="00243797" w:rsidRPr="00243797" w:rsidRDefault="00243797" w:rsidP="00F61C38">
            <w:pPr>
              <w:spacing w:line="276" w:lineRule="auto"/>
              <w:rPr>
                <w:sz w:val="20"/>
                <w:szCs w:val="20"/>
              </w:rPr>
            </w:pPr>
            <w:r w:rsidRPr="00243797">
              <w:rPr>
                <w:rFonts w:ascii="Arial" w:hAnsi="Arial" w:cs="Arial"/>
                <w:color w:val="1F1F1F"/>
                <w:sz w:val="20"/>
                <w:szCs w:val="20"/>
                <w:bdr w:val="none" w:sz="0" w:space="0" w:color="auto" w:frame="1"/>
              </w:rPr>
              <w:t xml:space="preserve">Weekly written summary detailing progress against the schedule, resource consumption, </w:t>
            </w:r>
            <w:r>
              <w:rPr>
                <w:rFonts w:ascii="Arial" w:hAnsi="Arial" w:cs="Arial"/>
                <w:color w:val="1F1F1F"/>
                <w:sz w:val="20"/>
                <w:szCs w:val="20"/>
                <w:bdr w:val="none" w:sz="0" w:space="0" w:color="auto" w:frame="1"/>
              </w:rPr>
              <w:t>deliverable</w:t>
            </w:r>
            <w:r w:rsidRPr="00243797">
              <w:rPr>
                <w:rFonts w:ascii="Arial" w:hAnsi="Arial" w:cs="Arial"/>
                <w:color w:val="1F1F1F"/>
                <w:sz w:val="20"/>
                <w:szCs w:val="20"/>
                <w:bdr w:val="none" w:sz="0" w:space="0" w:color="auto" w:frame="1"/>
              </w:rPr>
              <w:t xml:space="preserve"> status, and overall project health (R/A/G status).</w:t>
            </w:r>
          </w:p>
        </w:tc>
        <w:tc>
          <w:tcPr>
            <w:tcW w:w="1815" w:type="dxa"/>
            <w:vAlign w:val="center"/>
          </w:tcPr>
          <w:p w:rsidR="00243797" w:rsidRPr="00243797" w:rsidRDefault="00C95898" w:rsidP="00F61C38">
            <w:pPr>
              <w:spacing w:line="276" w:lineRule="auto"/>
              <w:rPr>
                <w:sz w:val="20"/>
                <w:szCs w:val="20"/>
              </w:rPr>
            </w:pPr>
            <w:r>
              <w:rPr>
                <w:rFonts w:ascii="Arial" w:hAnsi="Arial" w:cs="Arial"/>
                <w:color w:val="1F1F1F"/>
                <w:sz w:val="20"/>
                <w:szCs w:val="20"/>
                <w:bdr w:val="none" w:sz="0" w:space="0" w:color="auto" w:frame="1"/>
              </w:rPr>
              <w:t>Bi-w</w:t>
            </w:r>
            <w:r w:rsidR="00243797" w:rsidRPr="00243797">
              <w:rPr>
                <w:rFonts w:ascii="Arial" w:hAnsi="Arial" w:cs="Arial"/>
                <w:color w:val="1F1F1F"/>
                <w:sz w:val="20"/>
                <w:szCs w:val="20"/>
                <w:bdr w:val="none" w:sz="0" w:space="0" w:color="auto" w:frame="1"/>
              </w:rPr>
              <w:t>eekly (</w:t>
            </w:r>
            <w:r>
              <w:rPr>
                <w:rFonts w:ascii="Arial" w:hAnsi="Arial" w:cs="Arial"/>
                <w:color w:val="1F1F1F"/>
                <w:sz w:val="20"/>
                <w:szCs w:val="20"/>
                <w:bdr w:val="none" w:sz="0" w:space="0" w:color="auto" w:frame="1"/>
              </w:rPr>
              <w:t>s</w:t>
            </w:r>
            <w:r w:rsidR="00243797" w:rsidRPr="00243797">
              <w:rPr>
                <w:rFonts w:ascii="Arial" w:hAnsi="Arial" w:cs="Arial"/>
                <w:color w:val="1F1F1F"/>
                <w:sz w:val="20"/>
                <w:szCs w:val="20"/>
                <w:bdr w:val="none" w:sz="0" w:space="0" w:color="auto" w:frame="1"/>
              </w:rPr>
              <w:t>ent via email to the Project Steering Committee)</w:t>
            </w:r>
          </w:p>
        </w:tc>
      </w:tr>
      <w:tr w:rsidR="00243797" w:rsidTr="00243797">
        <w:tc>
          <w:tcPr>
            <w:tcW w:w="2245" w:type="dxa"/>
            <w:vAlign w:val="center"/>
          </w:tcPr>
          <w:p w:rsidR="00243797" w:rsidRPr="00243797" w:rsidRDefault="00243797" w:rsidP="00F61C38">
            <w:pPr>
              <w:spacing w:line="276" w:lineRule="auto"/>
              <w:rPr>
                <w:sz w:val="20"/>
                <w:szCs w:val="20"/>
              </w:rPr>
            </w:pPr>
            <w:r w:rsidRPr="00243797">
              <w:rPr>
                <w:rFonts w:ascii="Arial" w:hAnsi="Arial" w:cs="Arial"/>
                <w:b/>
                <w:bCs/>
                <w:color w:val="1F1F1F"/>
                <w:sz w:val="20"/>
                <w:szCs w:val="20"/>
                <w:bdr w:val="none" w:sz="0" w:space="0" w:color="auto" w:frame="1"/>
              </w:rPr>
              <w:lastRenderedPageBreak/>
              <w:t>Risk and Issue Log</w:t>
            </w:r>
          </w:p>
        </w:tc>
        <w:tc>
          <w:tcPr>
            <w:tcW w:w="4950" w:type="dxa"/>
            <w:vAlign w:val="center"/>
          </w:tcPr>
          <w:p w:rsidR="00243797" w:rsidRPr="00243797" w:rsidRDefault="00243797" w:rsidP="00F61C38">
            <w:pPr>
              <w:spacing w:line="276" w:lineRule="auto"/>
              <w:rPr>
                <w:sz w:val="20"/>
                <w:szCs w:val="20"/>
              </w:rPr>
            </w:pPr>
            <w:r w:rsidRPr="00243797">
              <w:rPr>
                <w:rFonts w:ascii="Arial" w:hAnsi="Arial" w:cs="Arial"/>
                <w:color w:val="1F1F1F"/>
                <w:sz w:val="20"/>
                <w:szCs w:val="20"/>
                <w:bdr w:val="none" w:sz="0" w:space="0" w:color="auto" w:frame="1"/>
              </w:rPr>
              <w:t xml:space="preserve">Formal </w:t>
            </w:r>
            <w:r w:rsidR="00C95898">
              <w:rPr>
                <w:rFonts w:ascii="Arial" w:hAnsi="Arial" w:cs="Arial"/>
                <w:color w:val="1F1F1F"/>
                <w:sz w:val="20"/>
                <w:szCs w:val="20"/>
                <w:bdr w:val="none" w:sz="0" w:space="0" w:color="auto" w:frame="1"/>
              </w:rPr>
              <w:t>log</w:t>
            </w:r>
            <w:r w:rsidRPr="00243797">
              <w:rPr>
                <w:rFonts w:ascii="Arial" w:hAnsi="Arial" w:cs="Arial"/>
                <w:color w:val="1F1F1F"/>
                <w:sz w:val="20"/>
                <w:szCs w:val="20"/>
                <w:bdr w:val="none" w:sz="0" w:space="0" w:color="auto" w:frame="1"/>
              </w:rPr>
              <w:t xml:space="preserve"> tracking all identified risks (potential issues) and active issues (current roadblocks), categorized and assigned owners </w:t>
            </w:r>
            <w:r w:rsidRPr="00C95898">
              <w:rPr>
                <w:rFonts w:ascii="Arial" w:hAnsi="Arial" w:cs="Arial"/>
                <w:color w:val="1F1F1F"/>
                <w:sz w:val="20"/>
                <w:szCs w:val="20"/>
                <w:bdr w:val="none" w:sz="0" w:space="0" w:color="auto" w:frame="1"/>
              </w:rPr>
              <w:t>by department.</w:t>
            </w:r>
          </w:p>
        </w:tc>
        <w:tc>
          <w:tcPr>
            <w:tcW w:w="1815" w:type="dxa"/>
            <w:vAlign w:val="center"/>
          </w:tcPr>
          <w:p w:rsidR="00243797" w:rsidRPr="00243797" w:rsidRDefault="00243797" w:rsidP="00F61C38">
            <w:pPr>
              <w:spacing w:line="276" w:lineRule="auto"/>
              <w:rPr>
                <w:sz w:val="20"/>
                <w:szCs w:val="20"/>
              </w:rPr>
            </w:pPr>
            <w:r w:rsidRPr="00243797">
              <w:rPr>
                <w:rFonts w:ascii="Arial" w:hAnsi="Arial" w:cs="Arial"/>
                <w:color w:val="1F1F1F"/>
                <w:sz w:val="20"/>
                <w:szCs w:val="20"/>
                <w:bdr w:val="none" w:sz="0" w:space="0" w:color="auto" w:frame="1"/>
              </w:rPr>
              <w:t>Maintained Weekly</w:t>
            </w:r>
          </w:p>
        </w:tc>
      </w:tr>
      <w:tr w:rsidR="00243797" w:rsidTr="00243797">
        <w:tc>
          <w:tcPr>
            <w:tcW w:w="2245" w:type="dxa"/>
            <w:vAlign w:val="center"/>
          </w:tcPr>
          <w:p w:rsidR="00243797" w:rsidRPr="00243797" w:rsidRDefault="00243797" w:rsidP="00F61C38">
            <w:pPr>
              <w:spacing w:line="276" w:lineRule="auto"/>
              <w:rPr>
                <w:rFonts w:ascii="Arial" w:hAnsi="Arial" w:cs="Arial"/>
                <w:b/>
                <w:bCs/>
                <w:color w:val="1F1F1F"/>
                <w:sz w:val="20"/>
                <w:szCs w:val="20"/>
                <w:bdr w:val="none" w:sz="0" w:space="0" w:color="auto" w:frame="1"/>
              </w:rPr>
            </w:pPr>
            <w:r w:rsidRPr="00243797">
              <w:rPr>
                <w:rFonts w:ascii="Arial" w:hAnsi="Arial" w:cs="Arial"/>
                <w:b/>
                <w:bCs/>
                <w:color w:val="1F1F1F"/>
                <w:sz w:val="20"/>
                <w:szCs w:val="20"/>
                <w:bdr w:val="none" w:sz="0" w:space="0" w:color="auto" w:frame="1"/>
              </w:rPr>
              <w:t>Executive Steering Committee Meetings</w:t>
            </w:r>
          </w:p>
        </w:tc>
        <w:tc>
          <w:tcPr>
            <w:tcW w:w="4950" w:type="dxa"/>
            <w:vAlign w:val="center"/>
          </w:tcPr>
          <w:p w:rsidR="00243797" w:rsidRPr="00243797" w:rsidRDefault="00243797" w:rsidP="00F61C38">
            <w:pPr>
              <w:spacing w:line="276" w:lineRule="auto"/>
              <w:rPr>
                <w:rFonts w:ascii="Arial" w:hAnsi="Arial" w:cs="Arial"/>
                <w:color w:val="1F1F1F"/>
                <w:sz w:val="20"/>
                <w:szCs w:val="20"/>
                <w:bdr w:val="none" w:sz="0" w:space="0" w:color="auto" w:frame="1"/>
              </w:rPr>
            </w:pPr>
            <w:r w:rsidRPr="00243797">
              <w:rPr>
                <w:rFonts w:ascii="Arial" w:hAnsi="Arial" w:cs="Arial"/>
                <w:color w:val="1F1F1F"/>
                <w:sz w:val="20"/>
                <w:szCs w:val="20"/>
                <w:bdr w:val="none" w:sz="0" w:space="0" w:color="auto" w:frame="1"/>
              </w:rPr>
              <w:t xml:space="preserve">Formal, live review meeting providing high-level project status, risk escalation, and opportunities for the Project </w:t>
            </w:r>
            <w:r w:rsidR="00C95898">
              <w:rPr>
                <w:rFonts w:ascii="Arial" w:hAnsi="Arial" w:cs="Arial"/>
                <w:color w:val="1F1F1F"/>
                <w:sz w:val="20"/>
                <w:szCs w:val="20"/>
                <w:bdr w:val="none" w:sz="0" w:space="0" w:color="auto" w:frame="1"/>
              </w:rPr>
              <w:t>Steering Committee</w:t>
            </w:r>
            <w:r w:rsidRPr="00243797">
              <w:rPr>
                <w:rFonts w:ascii="Arial" w:hAnsi="Arial" w:cs="Arial"/>
                <w:color w:val="1F1F1F"/>
                <w:sz w:val="20"/>
                <w:szCs w:val="20"/>
                <w:bdr w:val="none" w:sz="0" w:space="0" w:color="auto" w:frame="1"/>
              </w:rPr>
              <w:t xml:space="preserve"> to provide strategic direction, feedback, and authorization for critical adjustments (e.g., Change Orders).</w:t>
            </w:r>
          </w:p>
        </w:tc>
        <w:tc>
          <w:tcPr>
            <w:tcW w:w="1815" w:type="dxa"/>
            <w:vAlign w:val="center"/>
          </w:tcPr>
          <w:p w:rsidR="00243797" w:rsidRPr="00243797" w:rsidRDefault="00243797" w:rsidP="00F61C38">
            <w:pPr>
              <w:spacing w:line="276" w:lineRule="auto"/>
              <w:rPr>
                <w:rFonts w:ascii="Arial" w:hAnsi="Arial" w:cs="Arial"/>
                <w:color w:val="1F1F1F"/>
                <w:sz w:val="20"/>
                <w:szCs w:val="20"/>
                <w:bdr w:val="none" w:sz="0" w:space="0" w:color="auto" w:frame="1"/>
              </w:rPr>
            </w:pPr>
            <w:r w:rsidRPr="00243797">
              <w:rPr>
                <w:rFonts w:ascii="Arial" w:hAnsi="Arial" w:cs="Arial"/>
                <w:color w:val="1F1F1F"/>
                <w:sz w:val="20"/>
                <w:szCs w:val="20"/>
                <w:bdr w:val="none" w:sz="0" w:space="0" w:color="auto" w:frame="1"/>
              </w:rPr>
              <w:t>Scheduled by request (typically Monthly or Bi-Weekly)</w:t>
            </w:r>
          </w:p>
        </w:tc>
      </w:tr>
    </w:tbl>
    <w:p w:rsidR="00243797" w:rsidRDefault="00243797" w:rsidP="00F61C38">
      <w:pPr>
        <w:spacing w:line="276" w:lineRule="auto"/>
      </w:pPr>
    </w:p>
    <w:p w:rsidR="00243797" w:rsidRPr="00E13F71" w:rsidRDefault="00243797" w:rsidP="00F61C38">
      <w:pPr>
        <w:spacing w:line="276" w:lineRule="auto"/>
      </w:pPr>
    </w:p>
    <w:p w:rsidR="00E13F71" w:rsidRDefault="00E13F71" w:rsidP="00F47EA2">
      <w:pPr>
        <w:pStyle w:val="Heading2"/>
        <w:numPr>
          <w:ilvl w:val="0"/>
          <w:numId w:val="2"/>
        </w:numPr>
        <w:spacing w:line="276" w:lineRule="auto"/>
        <w:rPr>
          <w:rFonts w:ascii="Arial" w:hAnsi="Arial" w:cs="Arial"/>
          <w:b/>
          <w:bCs/>
          <w:color w:val="000000" w:themeColor="text1"/>
          <w:sz w:val="22"/>
          <w:szCs w:val="22"/>
        </w:rPr>
        <w:pPrChange w:id="37" w:author="Sergei Tokmakov, Esq." w:date="2025-12-15T03:14:00Z">
          <w:pPr>
            <w:pStyle w:val="Heading2"/>
            <w:numPr>
              <w:numId w:val="73"/>
            </w:numPr>
            <w:tabs>
              <w:tab w:val="num" w:pos="360"/>
            </w:tabs>
            <w:spacing w:line="276" w:lineRule="auto"/>
          </w:pPr>
        </w:pPrChange>
      </w:pPr>
      <w:r>
        <w:rPr>
          <w:rFonts w:ascii="Arial" w:hAnsi="Arial" w:cs="Arial"/>
          <w:b/>
          <w:bCs/>
          <w:color w:val="000000" w:themeColor="text1"/>
          <w:sz w:val="22"/>
          <w:szCs w:val="22"/>
        </w:rPr>
        <w:t>ROLES &amp; RESPONSIBILITIES</w:t>
      </w:r>
    </w:p>
    <w:p w:rsidR="00E13F71" w:rsidRDefault="00E13F71" w:rsidP="00F61C38">
      <w:pPr>
        <w:spacing w:line="276" w:lineRule="auto"/>
        <w:ind w:left="360"/>
        <w:rPr>
          <w:rFonts w:ascii="Arial" w:hAnsi="Arial" w:cs="Arial"/>
          <w:sz w:val="22"/>
          <w:szCs w:val="22"/>
        </w:rPr>
      </w:pPr>
      <w:r w:rsidRPr="00E13F71">
        <w:rPr>
          <w:rFonts w:ascii="Arial" w:hAnsi="Arial" w:cs="Arial"/>
          <w:sz w:val="22"/>
          <w:szCs w:val="22"/>
        </w:rPr>
        <w:t xml:space="preserve">This section defines the division of effort required to successfully deliver the Integrations and Flows and meet the milestones defined in </w:t>
      </w:r>
      <w:r w:rsidRPr="00E13F71">
        <w:rPr>
          <w:rFonts w:ascii="Arial" w:hAnsi="Arial" w:cs="Arial"/>
          <w:b/>
          <w:bCs/>
          <w:sz w:val="22"/>
          <w:szCs w:val="22"/>
        </w:rPr>
        <w:t xml:space="preserve">Exhibit </w:t>
      </w:r>
      <w:r w:rsidR="007D0340">
        <w:rPr>
          <w:rFonts w:ascii="Arial" w:hAnsi="Arial" w:cs="Arial"/>
          <w:b/>
          <w:bCs/>
          <w:sz w:val="22"/>
          <w:szCs w:val="22"/>
        </w:rPr>
        <w:t>D</w:t>
      </w:r>
      <w:r w:rsidRPr="00E13F71">
        <w:rPr>
          <w:rFonts w:ascii="Arial" w:hAnsi="Arial" w:cs="Arial"/>
          <w:b/>
          <w:bCs/>
          <w:sz w:val="22"/>
          <w:szCs w:val="22"/>
        </w:rPr>
        <w:t>: Integrated Roadmap</w:t>
      </w:r>
      <w:r w:rsidRPr="00E13F71">
        <w:rPr>
          <w:rFonts w:ascii="Arial" w:hAnsi="Arial" w:cs="Arial"/>
          <w:sz w:val="22"/>
          <w:szCs w:val="22"/>
        </w:rPr>
        <w:t>.</w:t>
      </w:r>
    </w:p>
    <w:p w:rsidR="007D0340" w:rsidRDefault="007D0340" w:rsidP="00F61C38">
      <w:pPr>
        <w:spacing w:line="276" w:lineRule="auto"/>
        <w:rPr>
          <w:rFonts w:ascii="Arial" w:hAnsi="Arial" w:cs="Arial"/>
          <w:sz w:val="22"/>
          <w:szCs w:val="22"/>
        </w:rPr>
      </w:pPr>
    </w:p>
    <w:p w:rsidR="00E13F71" w:rsidRDefault="00E13F71" w:rsidP="00F47EA2">
      <w:pPr>
        <w:pStyle w:val="ListParagraph"/>
        <w:numPr>
          <w:ilvl w:val="1"/>
          <w:numId w:val="2"/>
        </w:numPr>
        <w:spacing w:line="276" w:lineRule="auto"/>
        <w:ind w:left="720"/>
        <w:rPr>
          <w:rFonts w:ascii="Arial" w:hAnsi="Arial" w:cs="Arial"/>
          <w:b/>
          <w:bCs/>
          <w:sz w:val="22"/>
          <w:szCs w:val="22"/>
        </w:rPr>
        <w:pPrChange w:id="38"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Provider Responsibilities</w:t>
      </w:r>
    </w:p>
    <w:p w:rsidR="00C95898" w:rsidRPr="00C95898" w:rsidRDefault="00C95898" w:rsidP="00F61C38">
      <w:pPr>
        <w:spacing w:line="276" w:lineRule="auto"/>
        <w:ind w:left="360"/>
        <w:rPr>
          <w:rFonts w:ascii="Arial" w:hAnsi="Arial" w:cs="Arial"/>
          <w:sz w:val="22"/>
          <w:szCs w:val="22"/>
        </w:rPr>
      </w:pPr>
      <w:r w:rsidRPr="00C95898">
        <w:rPr>
          <w:rFonts w:ascii="Arial" w:hAnsi="Arial" w:cs="Arial"/>
          <w:sz w:val="22"/>
          <w:szCs w:val="22"/>
        </w:rPr>
        <w:t xml:space="preserve">The Provider is responsible for </w:t>
      </w:r>
      <w:r>
        <w:rPr>
          <w:rFonts w:ascii="Arial" w:hAnsi="Arial" w:cs="Arial"/>
          <w:sz w:val="22"/>
          <w:szCs w:val="22"/>
        </w:rPr>
        <w:t>the following regarding the implementation of the C-5 iPaaS SOW</w:t>
      </w:r>
      <w:r w:rsidRPr="00C95898">
        <w:rPr>
          <w:rFonts w:ascii="Arial" w:hAnsi="Arial" w:cs="Arial"/>
          <w:sz w:val="22"/>
          <w:szCs w:val="22"/>
        </w:rPr>
        <w:t>.</w:t>
      </w:r>
    </w:p>
    <w:p w:rsidR="0078198F" w:rsidRDefault="0078198F" w:rsidP="00F61C38">
      <w:pPr>
        <w:pStyle w:val="ListParagraph"/>
        <w:spacing w:line="276" w:lineRule="auto"/>
        <w:rPr>
          <w:rFonts w:ascii="Arial" w:hAnsi="Arial" w:cs="Arial"/>
          <w:b/>
          <w:bCs/>
          <w:sz w:val="22"/>
          <w:szCs w:val="22"/>
        </w:rPr>
      </w:pPr>
    </w:p>
    <w:tbl>
      <w:tblPr>
        <w:tblStyle w:val="TableGrid"/>
        <w:tblW w:w="0" w:type="auto"/>
        <w:tblInd w:w="360" w:type="dxa"/>
        <w:tblLook w:val="04A0" w:firstRow="1" w:lastRow="0" w:firstColumn="1" w:lastColumn="0" w:noHBand="0" w:noVBand="1"/>
      </w:tblPr>
      <w:tblGrid>
        <w:gridCol w:w="1793"/>
        <w:gridCol w:w="1982"/>
        <w:gridCol w:w="4875"/>
      </w:tblGrid>
      <w:tr w:rsidR="00C95898" w:rsidTr="00C95898">
        <w:trPr>
          <w:trHeight w:val="360"/>
        </w:trPr>
        <w:tc>
          <w:tcPr>
            <w:tcW w:w="1793" w:type="dxa"/>
            <w:shd w:val="clear" w:color="auto" w:fill="E7E6E6" w:themeFill="background2"/>
            <w:vAlign w:val="center"/>
          </w:tcPr>
          <w:p w:rsidR="00C95898" w:rsidRPr="00C95898" w:rsidRDefault="00C95898" w:rsidP="00F61C38">
            <w:pPr>
              <w:spacing w:line="276" w:lineRule="auto"/>
              <w:rPr>
                <w:rFonts w:ascii="Arial" w:hAnsi="Arial" w:cs="Arial"/>
                <w:b/>
                <w:bCs/>
                <w:sz w:val="20"/>
                <w:szCs w:val="20"/>
              </w:rPr>
            </w:pPr>
            <w:r w:rsidRPr="00C95898">
              <w:rPr>
                <w:rStyle w:val="Strong"/>
                <w:rFonts w:ascii="Arial" w:hAnsi="Arial" w:cs="Arial"/>
                <w:color w:val="1F1F1F"/>
                <w:sz w:val="20"/>
                <w:szCs w:val="20"/>
                <w:bdr w:val="none" w:sz="0" w:space="0" w:color="auto" w:frame="1"/>
              </w:rPr>
              <w:t>Phase</w:t>
            </w:r>
          </w:p>
        </w:tc>
        <w:tc>
          <w:tcPr>
            <w:tcW w:w="1982" w:type="dxa"/>
            <w:shd w:val="clear" w:color="auto" w:fill="E7E6E6" w:themeFill="background2"/>
            <w:vAlign w:val="center"/>
          </w:tcPr>
          <w:p w:rsidR="00C95898" w:rsidRPr="00C95898" w:rsidRDefault="00C95898" w:rsidP="00F61C38">
            <w:pPr>
              <w:spacing w:line="276" w:lineRule="auto"/>
              <w:rPr>
                <w:rFonts w:ascii="Arial" w:hAnsi="Arial" w:cs="Arial"/>
                <w:b/>
                <w:bCs/>
                <w:sz w:val="20"/>
                <w:szCs w:val="20"/>
              </w:rPr>
            </w:pPr>
            <w:r w:rsidRPr="00C95898">
              <w:rPr>
                <w:rStyle w:val="Strong"/>
                <w:rFonts w:ascii="Arial" w:hAnsi="Arial" w:cs="Arial"/>
                <w:color w:val="1F1F1F"/>
                <w:sz w:val="20"/>
                <w:szCs w:val="20"/>
                <w:bdr w:val="none" w:sz="0" w:space="0" w:color="auto" w:frame="1"/>
              </w:rPr>
              <w:t>Responsibility</w:t>
            </w:r>
          </w:p>
        </w:tc>
        <w:tc>
          <w:tcPr>
            <w:tcW w:w="4875" w:type="dxa"/>
            <w:shd w:val="clear" w:color="auto" w:fill="E7E6E6" w:themeFill="background2"/>
            <w:vAlign w:val="center"/>
          </w:tcPr>
          <w:p w:rsidR="00C95898" w:rsidRPr="00C95898" w:rsidRDefault="00C95898" w:rsidP="00F61C38">
            <w:pPr>
              <w:spacing w:line="276" w:lineRule="auto"/>
              <w:rPr>
                <w:rFonts w:ascii="Arial" w:hAnsi="Arial" w:cs="Arial"/>
                <w:b/>
                <w:bCs/>
                <w:sz w:val="20"/>
                <w:szCs w:val="20"/>
              </w:rPr>
            </w:pPr>
            <w:r w:rsidRPr="00C95898">
              <w:rPr>
                <w:rStyle w:val="Strong"/>
                <w:rFonts w:ascii="Arial" w:hAnsi="Arial" w:cs="Arial"/>
                <w:color w:val="1F1F1F"/>
                <w:sz w:val="20"/>
                <w:szCs w:val="20"/>
                <w:bdr w:val="none" w:sz="0" w:space="0" w:color="auto" w:frame="1"/>
              </w:rPr>
              <w:t>Detail</w:t>
            </w:r>
          </w:p>
        </w:tc>
      </w:tr>
      <w:tr w:rsidR="00C95898" w:rsidTr="00C95898">
        <w:tc>
          <w:tcPr>
            <w:tcW w:w="1793" w:type="dxa"/>
            <w:vMerge w:val="restart"/>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 Requirements &amp; Design</w:t>
            </w: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Project Cadence</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 xml:space="preserve">Define, own, and maintain the </w:t>
            </w:r>
            <w:r w:rsidRPr="00C95898">
              <w:rPr>
                <w:rFonts w:ascii="Arial" w:hAnsi="Arial" w:cs="Arial"/>
                <w:b/>
                <w:bCs/>
                <w:color w:val="1F1F1F"/>
                <w:sz w:val="20"/>
                <w:szCs w:val="20"/>
                <w:bdr w:val="none" w:sz="0" w:space="0" w:color="auto" w:frame="1"/>
              </w:rPr>
              <w:t>overall project timeline and meeting cadence</w:t>
            </w:r>
            <w:r w:rsidRPr="00C95898">
              <w:rPr>
                <w:rFonts w:ascii="Arial" w:hAnsi="Arial" w:cs="Arial"/>
                <w:color w:val="1F1F1F"/>
                <w:sz w:val="20"/>
                <w:szCs w:val="20"/>
                <w:bdr w:val="none" w:sz="0" w:space="0" w:color="auto" w:frame="1"/>
              </w:rPr>
              <w:t>. Issue requests for scheduling and proactively track progress against the master schedule (</w:t>
            </w:r>
            <w:r w:rsidRPr="00C95898">
              <w:rPr>
                <w:rFonts w:ascii="Arial" w:hAnsi="Arial" w:cs="Arial"/>
                <w:b/>
                <w:bCs/>
                <w:color w:val="1F1F1F"/>
                <w:sz w:val="20"/>
                <w:szCs w:val="20"/>
                <w:bdr w:val="none" w:sz="0" w:space="0" w:color="auto" w:frame="1"/>
              </w:rPr>
              <w:t>Exhibit C</w:t>
            </w:r>
            <w:r w:rsidRPr="00C95898">
              <w:rPr>
                <w:rFonts w:ascii="Arial" w:hAnsi="Arial" w:cs="Arial"/>
                <w:color w:val="1F1F1F"/>
                <w:sz w:val="20"/>
                <w:szCs w:val="20"/>
                <w:bdr w:val="none" w:sz="0" w:space="0" w:color="auto" w:frame="1"/>
              </w:rPr>
              <w:t>).</w:t>
            </w:r>
          </w:p>
        </w:tc>
      </w:tr>
      <w:tr w:rsidR="00C95898" w:rsidTr="00C95898">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iPaaS Setup &amp; Enablement</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Configure and provision the dedicated development, UAT, and production iPaaS environments and enable all 10 third-party Integrations (connectors, security, and networking).</w:t>
            </w:r>
          </w:p>
        </w:tc>
      </w:tr>
      <w:tr w:rsidR="00C95898" w:rsidTr="00C95898">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Documentation</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Draft the Integration and Flow Design Documents based on customer input.</w:t>
            </w:r>
          </w:p>
        </w:tc>
      </w:tr>
      <w:tr w:rsidR="00C95898" w:rsidTr="00C95898">
        <w:tc>
          <w:tcPr>
            <w:tcW w:w="1793" w:type="dxa"/>
            <w:vMerge w:val="restart"/>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II. Implementation &amp; Development</w:t>
            </w: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Flow Implementation</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 xml:space="preserve">Perform the hands-on development (coding, configuration) of the Flows </w:t>
            </w:r>
            <w:r w:rsidR="00DD0FC8">
              <w:rPr>
                <w:rFonts w:ascii="Arial" w:hAnsi="Arial" w:cs="Arial"/>
                <w:color w:val="1F1F1F"/>
                <w:sz w:val="20"/>
                <w:szCs w:val="20"/>
                <w:bdr w:val="none" w:sz="0" w:space="0" w:color="auto" w:frame="1"/>
              </w:rPr>
              <w:t>based on the requirements gathered from department discovery.</w:t>
            </w:r>
          </w:p>
        </w:tc>
      </w:tr>
      <w:tr w:rsidR="00C95898" w:rsidTr="00C95898">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Unit Testing</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Conduct comprehensive internal unit testing and technical validation of all implemented Flows.</w:t>
            </w:r>
          </w:p>
        </w:tc>
      </w:tr>
      <w:tr w:rsidR="00C95898" w:rsidTr="00C95898">
        <w:tc>
          <w:tcPr>
            <w:tcW w:w="1793" w:type="dxa"/>
            <w:vMerge w:val="restart"/>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III. Testing &amp; Acceptance</w:t>
            </w: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UAT Environment Prep</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Promote tested Flows to the UAT environment and prepare the test datasets necessary for customer validation.</w:t>
            </w:r>
          </w:p>
        </w:tc>
      </w:tr>
      <w:tr w:rsidR="00C95898" w:rsidTr="00C95898">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Issue Support &amp; Defect Resolution</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Provide active support and root cause analysis during the UAT cycle, and resolve defects found that are attributable to errors in the Flow implementation.</w:t>
            </w:r>
          </w:p>
        </w:tc>
      </w:tr>
      <w:tr w:rsidR="00C95898" w:rsidTr="00C95898">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Deployment</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Execute the final deployment of the Flows into the Production environment upon receipt of Customer Sign-off.</w:t>
            </w:r>
          </w:p>
        </w:tc>
      </w:tr>
      <w:tr w:rsidR="00C95898" w:rsidTr="00C95898">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Knowledge Transfer</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Deliver final project documentation and technical training to the Customer's designated internal team on the management and monitoring of the deployed Flows.</w:t>
            </w:r>
          </w:p>
        </w:tc>
      </w:tr>
    </w:tbl>
    <w:p w:rsidR="0078198F" w:rsidRPr="0078198F" w:rsidRDefault="0078198F" w:rsidP="00F61C38">
      <w:pPr>
        <w:spacing w:line="276" w:lineRule="auto"/>
        <w:ind w:left="360"/>
        <w:rPr>
          <w:rFonts w:ascii="Arial" w:hAnsi="Arial" w:cs="Arial"/>
          <w:b/>
          <w:bCs/>
          <w:sz w:val="22"/>
          <w:szCs w:val="22"/>
        </w:rPr>
      </w:pPr>
    </w:p>
    <w:p w:rsidR="0078198F" w:rsidRDefault="0078198F" w:rsidP="00F47EA2">
      <w:pPr>
        <w:pStyle w:val="ListParagraph"/>
        <w:numPr>
          <w:ilvl w:val="2"/>
          <w:numId w:val="2"/>
        </w:numPr>
        <w:spacing w:line="276" w:lineRule="auto"/>
        <w:ind w:firstLine="0"/>
        <w:rPr>
          <w:rFonts w:ascii="Arial" w:hAnsi="Arial" w:cs="Arial"/>
          <w:b/>
          <w:bCs/>
          <w:sz w:val="22"/>
          <w:szCs w:val="22"/>
        </w:rPr>
        <w:pPrChange w:id="39" w:author="Sergei Tokmakov, Esq." w:date="2025-12-15T03:14:00Z">
          <w:pPr>
            <w:pStyle w:val="ListParagraph"/>
            <w:numPr>
              <w:ilvl w:val="2"/>
              <w:numId w:val="73"/>
            </w:numPr>
            <w:tabs>
              <w:tab w:val="num" w:pos="360"/>
            </w:tabs>
            <w:spacing w:line="276" w:lineRule="auto"/>
          </w:pPr>
        </w:pPrChange>
      </w:pPr>
      <w:r>
        <w:rPr>
          <w:rFonts w:ascii="Arial" w:hAnsi="Arial" w:cs="Arial"/>
          <w:b/>
          <w:bCs/>
          <w:sz w:val="22"/>
          <w:szCs w:val="22"/>
        </w:rPr>
        <w:t>Provider POCs</w:t>
      </w:r>
    </w:p>
    <w:p w:rsidR="0078198F" w:rsidRPr="00C95898" w:rsidRDefault="0078198F" w:rsidP="00F61C38">
      <w:pPr>
        <w:pStyle w:val="ListParagraph"/>
        <w:spacing w:line="276" w:lineRule="auto"/>
        <w:rPr>
          <w:rFonts w:ascii="Arial" w:hAnsi="Arial" w:cs="Arial"/>
          <w:sz w:val="22"/>
          <w:szCs w:val="22"/>
        </w:rPr>
      </w:pPr>
      <w:r w:rsidRPr="00C95898">
        <w:rPr>
          <w:rFonts w:ascii="Arial" w:hAnsi="Arial" w:cs="Arial"/>
          <w:sz w:val="22"/>
          <w:szCs w:val="22"/>
        </w:rPr>
        <w:lastRenderedPageBreak/>
        <w:t>The Provider shall assign the following team members for the duration of the engagement, who will serve as the main POCs:</w:t>
      </w:r>
    </w:p>
    <w:p w:rsidR="0078198F" w:rsidRDefault="0078198F" w:rsidP="00F61C38">
      <w:pPr>
        <w:pStyle w:val="ListParagraph"/>
        <w:spacing w:line="276" w:lineRule="auto"/>
        <w:rPr>
          <w:rFonts w:ascii="Arial" w:hAnsi="Arial" w:cs="Arial"/>
          <w:b/>
          <w:bCs/>
          <w:sz w:val="22"/>
          <w:szCs w:val="22"/>
        </w:rPr>
      </w:pPr>
    </w:p>
    <w:tbl>
      <w:tblPr>
        <w:tblStyle w:val="TableGrid"/>
        <w:tblW w:w="8308" w:type="dxa"/>
        <w:tblInd w:w="715" w:type="dxa"/>
        <w:tblLook w:val="04A0" w:firstRow="1" w:lastRow="0" w:firstColumn="1" w:lastColumn="0" w:noHBand="0" w:noVBand="1"/>
      </w:tblPr>
      <w:tblGrid>
        <w:gridCol w:w="2493"/>
        <w:gridCol w:w="2572"/>
        <w:gridCol w:w="3243"/>
      </w:tblGrid>
      <w:tr w:rsidR="0078198F" w:rsidTr="008C07BC">
        <w:trPr>
          <w:trHeight w:val="342"/>
        </w:trPr>
        <w:tc>
          <w:tcPr>
            <w:tcW w:w="2493" w:type="dxa"/>
            <w:shd w:val="clear" w:color="auto" w:fill="E7E6E6" w:themeFill="background2"/>
          </w:tcPr>
          <w:p w:rsidR="0078198F" w:rsidRPr="00291A55" w:rsidRDefault="0078198F"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rsidR="0078198F" w:rsidRPr="00291A55" w:rsidRDefault="0078198F"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rsidR="0078198F" w:rsidRPr="00291A55" w:rsidRDefault="0078198F"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78198F" w:rsidTr="0078198F">
        <w:trPr>
          <w:trHeight w:val="361"/>
        </w:trPr>
        <w:tc>
          <w:tcPr>
            <w:tcW w:w="2493" w:type="dxa"/>
          </w:tcPr>
          <w:p w:rsidR="0078198F" w:rsidRPr="00291A55"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Lead Engineer</w:t>
            </w:r>
          </w:p>
        </w:tc>
        <w:tc>
          <w:tcPr>
            <w:tcW w:w="2572" w:type="dxa"/>
          </w:tcPr>
          <w:p w:rsidR="0078198F" w:rsidRPr="00291A55"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Justin Zablocki</w:t>
            </w:r>
          </w:p>
        </w:tc>
        <w:tc>
          <w:tcPr>
            <w:tcW w:w="3243" w:type="dxa"/>
          </w:tcPr>
          <w:p w:rsidR="0078198F" w:rsidRPr="00342B41" w:rsidRDefault="00F47EA2" w:rsidP="00F61C38">
            <w:pPr>
              <w:spacing w:before="40" w:line="276" w:lineRule="auto"/>
              <w:rPr>
                <w:rFonts w:ascii="Arial" w:hAnsi="Arial" w:cs="Arial"/>
                <w:sz w:val="20"/>
                <w:szCs w:val="20"/>
              </w:rPr>
            </w:pPr>
            <w:hyperlink r:id="rId7" w:history="1">
              <w:r w:rsidR="0078198F" w:rsidRPr="001B2512">
                <w:rPr>
                  <w:rStyle w:val="Hyperlink"/>
                  <w:rFonts w:ascii="Arial" w:hAnsi="Arial" w:cs="Arial"/>
                  <w:sz w:val="20"/>
                  <w:szCs w:val="20"/>
                </w:rPr>
                <w:t>Justin@getsalve.co</w:t>
              </w:r>
            </w:hyperlink>
          </w:p>
        </w:tc>
      </w:tr>
      <w:tr w:rsidR="0078198F" w:rsidTr="0078198F">
        <w:trPr>
          <w:trHeight w:val="361"/>
        </w:trPr>
        <w:tc>
          <w:tcPr>
            <w:tcW w:w="2493" w:type="dxa"/>
          </w:tcPr>
          <w:p w:rsidR="0078198F" w:rsidRPr="00291A55"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Lead Analyst</w:t>
            </w:r>
          </w:p>
        </w:tc>
        <w:tc>
          <w:tcPr>
            <w:tcW w:w="2572" w:type="dxa"/>
          </w:tcPr>
          <w:p w:rsidR="0078198F" w:rsidRPr="00291A55"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Tony Richards</w:t>
            </w:r>
          </w:p>
        </w:tc>
        <w:tc>
          <w:tcPr>
            <w:tcW w:w="3243" w:type="dxa"/>
          </w:tcPr>
          <w:p w:rsidR="0078198F" w:rsidRPr="00342B41" w:rsidRDefault="00F47EA2" w:rsidP="00F61C38">
            <w:pPr>
              <w:spacing w:before="40" w:line="276" w:lineRule="auto"/>
              <w:rPr>
                <w:rFonts w:ascii="Arial" w:hAnsi="Arial" w:cs="Arial"/>
                <w:color w:val="000000" w:themeColor="text1"/>
                <w:sz w:val="20"/>
                <w:szCs w:val="20"/>
              </w:rPr>
            </w:pPr>
            <w:hyperlink r:id="rId8" w:history="1">
              <w:r w:rsidR="0078198F" w:rsidRPr="00342B41">
                <w:rPr>
                  <w:rStyle w:val="Hyperlink"/>
                  <w:rFonts w:ascii="Arial" w:hAnsi="Arial" w:cs="Arial"/>
                  <w:sz w:val="20"/>
                  <w:szCs w:val="20"/>
                </w:rPr>
                <w:t>Tony@getsalve.co</w:t>
              </w:r>
            </w:hyperlink>
          </w:p>
        </w:tc>
      </w:tr>
      <w:tr w:rsidR="0078198F" w:rsidTr="0078198F">
        <w:trPr>
          <w:trHeight w:val="361"/>
        </w:trPr>
        <w:tc>
          <w:tcPr>
            <w:tcW w:w="2493" w:type="dxa"/>
          </w:tcPr>
          <w:p w:rsidR="0078198F" w:rsidRDefault="00C9589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Project Management</w:t>
            </w:r>
          </w:p>
        </w:tc>
        <w:tc>
          <w:tcPr>
            <w:tcW w:w="2572" w:type="dxa"/>
          </w:tcPr>
          <w:p w:rsidR="0078198F"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Erin Haden</w:t>
            </w:r>
          </w:p>
        </w:tc>
        <w:tc>
          <w:tcPr>
            <w:tcW w:w="3243" w:type="dxa"/>
          </w:tcPr>
          <w:p w:rsidR="0078198F" w:rsidRPr="00342B41" w:rsidRDefault="00F47EA2" w:rsidP="00F61C38">
            <w:pPr>
              <w:spacing w:before="40" w:line="276" w:lineRule="auto"/>
              <w:rPr>
                <w:rFonts w:ascii="Arial" w:hAnsi="Arial" w:cs="Arial"/>
                <w:sz w:val="20"/>
                <w:szCs w:val="20"/>
              </w:rPr>
            </w:pPr>
            <w:hyperlink r:id="rId9" w:history="1">
              <w:r w:rsidR="0078198F" w:rsidRPr="00342B41">
                <w:rPr>
                  <w:rStyle w:val="Hyperlink"/>
                  <w:rFonts w:ascii="Arial" w:hAnsi="Arial" w:cs="Arial"/>
                  <w:sz w:val="20"/>
                  <w:szCs w:val="20"/>
                </w:rPr>
                <w:t>Erin@getsalve.co</w:t>
              </w:r>
            </w:hyperlink>
          </w:p>
        </w:tc>
      </w:tr>
      <w:tr w:rsidR="0078198F" w:rsidTr="0078198F">
        <w:trPr>
          <w:trHeight w:val="361"/>
        </w:trPr>
        <w:tc>
          <w:tcPr>
            <w:tcW w:w="2493" w:type="dxa"/>
          </w:tcPr>
          <w:p w:rsidR="0078198F"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 xml:space="preserve">Project Administrator </w:t>
            </w:r>
          </w:p>
        </w:tc>
        <w:tc>
          <w:tcPr>
            <w:tcW w:w="2572" w:type="dxa"/>
          </w:tcPr>
          <w:p w:rsidR="0078198F"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Niki Rogers</w:t>
            </w:r>
          </w:p>
        </w:tc>
        <w:tc>
          <w:tcPr>
            <w:tcW w:w="3243" w:type="dxa"/>
          </w:tcPr>
          <w:p w:rsidR="00C95898" w:rsidRPr="0078198F" w:rsidRDefault="00F47EA2" w:rsidP="00F61C38">
            <w:pPr>
              <w:spacing w:before="40" w:line="276" w:lineRule="auto"/>
              <w:rPr>
                <w:rFonts w:ascii="Arial" w:hAnsi="Arial" w:cs="Arial"/>
                <w:sz w:val="20"/>
                <w:szCs w:val="20"/>
              </w:rPr>
            </w:pPr>
            <w:hyperlink r:id="rId10" w:history="1">
              <w:r w:rsidR="0078198F" w:rsidRPr="0078198F">
                <w:rPr>
                  <w:rStyle w:val="Hyperlink"/>
                  <w:rFonts w:ascii="Arial" w:hAnsi="Arial" w:cs="Arial"/>
                  <w:sz w:val="20"/>
                  <w:szCs w:val="20"/>
                </w:rPr>
                <w:t>Niki@getsalve.co</w:t>
              </w:r>
            </w:hyperlink>
          </w:p>
        </w:tc>
      </w:tr>
      <w:tr w:rsidR="00C95898" w:rsidTr="0078198F">
        <w:trPr>
          <w:trHeight w:val="361"/>
        </w:trPr>
        <w:tc>
          <w:tcPr>
            <w:tcW w:w="2493" w:type="dxa"/>
          </w:tcPr>
          <w:p w:rsidR="00C95898" w:rsidRDefault="00C9589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Head of Support</w:t>
            </w:r>
          </w:p>
        </w:tc>
        <w:tc>
          <w:tcPr>
            <w:tcW w:w="2572" w:type="dxa"/>
          </w:tcPr>
          <w:p w:rsidR="00C95898" w:rsidRDefault="00C9589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Madison Persyn</w:t>
            </w:r>
          </w:p>
        </w:tc>
        <w:tc>
          <w:tcPr>
            <w:tcW w:w="3243" w:type="dxa"/>
          </w:tcPr>
          <w:p w:rsidR="00C95898" w:rsidRDefault="00F47EA2" w:rsidP="00F61C38">
            <w:pPr>
              <w:spacing w:before="40" w:line="276" w:lineRule="auto"/>
              <w:rPr>
                <w:rFonts w:ascii="Arial" w:hAnsi="Arial" w:cs="Arial"/>
                <w:sz w:val="20"/>
                <w:szCs w:val="20"/>
              </w:rPr>
            </w:pPr>
            <w:hyperlink r:id="rId11" w:history="1">
              <w:r w:rsidR="00C95898" w:rsidRPr="00382465">
                <w:rPr>
                  <w:rStyle w:val="Hyperlink"/>
                  <w:rFonts w:ascii="Arial" w:hAnsi="Arial" w:cs="Arial"/>
                  <w:sz w:val="20"/>
                  <w:szCs w:val="20"/>
                </w:rPr>
                <w:t>Madison@getsalve.co</w:t>
              </w:r>
            </w:hyperlink>
          </w:p>
        </w:tc>
      </w:tr>
    </w:tbl>
    <w:p w:rsidR="00E13F71" w:rsidRDefault="00E13F71" w:rsidP="00F61C38">
      <w:pPr>
        <w:spacing w:line="276" w:lineRule="auto"/>
        <w:rPr>
          <w:rFonts w:ascii="Arial" w:hAnsi="Arial" w:cs="Arial"/>
          <w:b/>
          <w:bCs/>
          <w:sz w:val="22"/>
          <w:szCs w:val="22"/>
        </w:rPr>
      </w:pPr>
    </w:p>
    <w:p w:rsidR="0078198F" w:rsidRPr="0078198F" w:rsidRDefault="0078198F" w:rsidP="00F61C38">
      <w:pPr>
        <w:spacing w:line="276" w:lineRule="auto"/>
        <w:rPr>
          <w:rFonts w:ascii="Arial" w:hAnsi="Arial" w:cs="Arial"/>
          <w:b/>
          <w:bCs/>
          <w:sz w:val="22"/>
          <w:szCs w:val="22"/>
        </w:rPr>
      </w:pPr>
    </w:p>
    <w:p w:rsidR="00E13F71" w:rsidRDefault="00E13F71" w:rsidP="00F47EA2">
      <w:pPr>
        <w:pStyle w:val="ListParagraph"/>
        <w:numPr>
          <w:ilvl w:val="1"/>
          <w:numId w:val="2"/>
        </w:numPr>
        <w:spacing w:line="276" w:lineRule="auto"/>
        <w:ind w:left="720"/>
        <w:rPr>
          <w:rFonts w:ascii="Arial" w:hAnsi="Arial" w:cs="Arial"/>
          <w:b/>
          <w:bCs/>
          <w:sz w:val="22"/>
          <w:szCs w:val="22"/>
        </w:rPr>
        <w:pPrChange w:id="40"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 xml:space="preserve">Customer Responsibilities </w:t>
      </w:r>
    </w:p>
    <w:p w:rsidR="00C95898" w:rsidRDefault="00C95898" w:rsidP="00F61C38">
      <w:pPr>
        <w:spacing w:line="276" w:lineRule="auto"/>
        <w:ind w:left="360"/>
        <w:rPr>
          <w:rFonts w:ascii="Arial" w:hAnsi="Arial" w:cs="Arial"/>
          <w:sz w:val="22"/>
          <w:szCs w:val="22"/>
        </w:rPr>
      </w:pPr>
      <w:r w:rsidRPr="00C95898">
        <w:rPr>
          <w:rFonts w:ascii="Arial" w:hAnsi="Arial" w:cs="Arial"/>
          <w:sz w:val="22"/>
          <w:szCs w:val="22"/>
        </w:rPr>
        <w:t xml:space="preserve">The </w:t>
      </w:r>
      <w:r>
        <w:rPr>
          <w:rFonts w:ascii="Arial" w:hAnsi="Arial" w:cs="Arial"/>
          <w:sz w:val="22"/>
          <w:szCs w:val="22"/>
        </w:rPr>
        <w:t>Customer</w:t>
      </w:r>
      <w:r w:rsidRPr="00C95898">
        <w:rPr>
          <w:rFonts w:ascii="Arial" w:hAnsi="Arial" w:cs="Arial"/>
          <w:sz w:val="22"/>
          <w:szCs w:val="22"/>
        </w:rPr>
        <w:t xml:space="preserve"> is responsible for the following regarding the implementation of the C-5 iPaaS SOW.</w:t>
      </w:r>
    </w:p>
    <w:p w:rsidR="00F0075F" w:rsidRDefault="00F0075F" w:rsidP="00F61C38">
      <w:pPr>
        <w:spacing w:line="276" w:lineRule="auto"/>
        <w:ind w:left="360"/>
        <w:rPr>
          <w:rFonts w:ascii="Arial" w:hAnsi="Arial" w:cs="Arial"/>
          <w:sz w:val="22"/>
          <w:szCs w:val="22"/>
        </w:rPr>
      </w:pPr>
    </w:p>
    <w:tbl>
      <w:tblPr>
        <w:tblStyle w:val="TableGrid"/>
        <w:tblW w:w="0" w:type="auto"/>
        <w:tblInd w:w="360" w:type="dxa"/>
        <w:tblLook w:val="04A0" w:firstRow="1" w:lastRow="0" w:firstColumn="1" w:lastColumn="0" w:noHBand="0" w:noVBand="1"/>
      </w:tblPr>
      <w:tblGrid>
        <w:gridCol w:w="1793"/>
        <w:gridCol w:w="1982"/>
        <w:gridCol w:w="4875"/>
      </w:tblGrid>
      <w:tr w:rsidR="00C95898" w:rsidTr="00AC1AC0">
        <w:trPr>
          <w:trHeight w:val="360"/>
        </w:trPr>
        <w:tc>
          <w:tcPr>
            <w:tcW w:w="1793" w:type="dxa"/>
            <w:shd w:val="clear" w:color="auto" w:fill="E7E6E6" w:themeFill="background2"/>
            <w:vAlign w:val="center"/>
          </w:tcPr>
          <w:p w:rsidR="00C95898" w:rsidRPr="00C95898" w:rsidRDefault="00C95898" w:rsidP="00F61C38">
            <w:pPr>
              <w:spacing w:line="276" w:lineRule="auto"/>
              <w:rPr>
                <w:rFonts w:ascii="Arial" w:hAnsi="Arial" w:cs="Arial"/>
                <w:b/>
                <w:bCs/>
                <w:sz w:val="20"/>
                <w:szCs w:val="20"/>
              </w:rPr>
            </w:pPr>
            <w:r w:rsidRPr="00C95898">
              <w:rPr>
                <w:rStyle w:val="Strong"/>
                <w:rFonts w:ascii="Arial" w:hAnsi="Arial" w:cs="Arial"/>
                <w:color w:val="1F1F1F"/>
                <w:sz w:val="20"/>
                <w:szCs w:val="20"/>
                <w:bdr w:val="none" w:sz="0" w:space="0" w:color="auto" w:frame="1"/>
              </w:rPr>
              <w:t>Phase</w:t>
            </w:r>
          </w:p>
        </w:tc>
        <w:tc>
          <w:tcPr>
            <w:tcW w:w="1982" w:type="dxa"/>
            <w:shd w:val="clear" w:color="auto" w:fill="E7E6E6" w:themeFill="background2"/>
            <w:vAlign w:val="center"/>
          </w:tcPr>
          <w:p w:rsidR="00C95898" w:rsidRPr="00C95898" w:rsidRDefault="00C95898" w:rsidP="00F61C38">
            <w:pPr>
              <w:spacing w:line="276" w:lineRule="auto"/>
              <w:rPr>
                <w:rFonts w:ascii="Arial" w:hAnsi="Arial" w:cs="Arial"/>
                <w:b/>
                <w:bCs/>
                <w:sz w:val="20"/>
                <w:szCs w:val="20"/>
              </w:rPr>
            </w:pPr>
            <w:r w:rsidRPr="00C95898">
              <w:rPr>
                <w:rStyle w:val="Strong"/>
                <w:rFonts w:ascii="Arial" w:hAnsi="Arial" w:cs="Arial"/>
                <w:color w:val="1F1F1F"/>
                <w:sz w:val="20"/>
                <w:szCs w:val="20"/>
                <w:bdr w:val="none" w:sz="0" w:space="0" w:color="auto" w:frame="1"/>
              </w:rPr>
              <w:t>Responsibility</w:t>
            </w:r>
          </w:p>
        </w:tc>
        <w:tc>
          <w:tcPr>
            <w:tcW w:w="4875" w:type="dxa"/>
            <w:shd w:val="clear" w:color="auto" w:fill="E7E6E6" w:themeFill="background2"/>
            <w:vAlign w:val="center"/>
          </w:tcPr>
          <w:p w:rsidR="00C95898" w:rsidRPr="00C95898" w:rsidRDefault="00C95898" w:rsidP="00F61C38">
            <w:pPr>
              <w:spacing w:line="276" w:lineRule="auto"/>
              <w:rPr>
                <w:rFonts w:ascii="Arial" w:hAnsi="Arial" w:cs="Arial"/>
                <w:b/>
                <w:bCs/>
                <w:sz w:val="20"/>
                <w:szCs w:val="20"/>
              </w:rPr>
            </w:pPr>
            <w:r w:rsidRPr="00C95898">
              <w:rPr>
                <w:rStyle w:val="Strong"/>
                <w:rFonts w:ascii="Arial" w:hAnsi="Arial" w:cs="Arial"/>
                <w:color w:val="1F1F1F"/>
                <w:sz w:val="20"/>
                <w:szCs w:val="20"/>
                <w:bdr w:val="none" w:sz="0" w:space="0" w:color="auto" w:frame="1"/>
              </w:rPr>
              <w:t>Detail</w:t>
            </w:r>
          </w:p>
        </w:tc>
      </w:tr>
      <w:tr w:rsidR="00C95898" w:rsidTr="00AC1AC0">
        <w:tc>
          <w:tcPr>
            <w:tcW w:w="1793" w:type="dxa"/>
            <w:vMerge w:val="restart"/>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 Requirements &amp; Design</w:t>
            </w:r>
          </w:p>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Project Oversight</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 xml:space="preserve">Designate a </w:t>
            </w:r>
            <w:r w:rsidR="00DD0FC8">
              <w:rPr>
                <w:rFonts w:ascii="Arial" w:hAnsi="Arial" w:cs="Arial"/>
                <w:color w:val="1F1F1F"/>
                <w:sz w:val="20"/>
                <w:szCs w:val="20"/>
                <w:bdr w:val="none" w:sz="0" w:space="0" w:color="auto" w:frame="1"/>
              </w:rPr>
              <w:t>Steering Committee</w:t>
            </w:r>
            <w:r w:rsidRPr="00C95898">
              <w:rPr>
                <w:rFonts w:ascii="Arial" w:hAnsi="Arial" w:cs="Arial"/>
                <w:color w:val="1F1F1F"/>
                <w:sz w:val="20"/>
                <w:szCs w:val="20"/>
                <w:bdr w:val="none" w:sz="0" w:space="0" w:color="auto" w:frame="1"/>
              </w:rPr>
              <w:t xml:space="preserve"> to serve as primary points of contact and decision-makers.</w:t>
            </w:r>
          </w:p>
        </w:tc>
      </w:tr>
      <w:tr w:rsidR="00C95898" w:rsidTr="00AC1AC0">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System Access</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 xml:space="preserve">Timely provision of all required system access, API keys, credentials, and firewall exceptions to the </w:t>
            </w:r>
            <w:r w:rsidRPr="00DD0FC8">
              <w:rPr>
                <w:rFonts w:ascii="Arial" w:hAnsi="Arial" w:cs="Arial"/>
                <w:color w:val="1F1F1F"/>
                <w:sz w:val="20"/>
                <w:szCs w:val="20"/>
                <w:bdr w:val="none" w:sz="0" w:space="0" w:color="auto" w:frame="1"/>
              </w:rPr>
              <w:t>Provider.</w:t>
            </w:r>
          </w:p>
        </w:tc>
      </w:tr>
      <w:tr w:rsidR="00C95898" w:rsidTr="00AC1AC0">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Requirements Review &amp; Sign-Off</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 xml:space="preserve">Be available for review sessions to define and </w:t>
            </w:r>
            <w:r w:rsidRPr="00DD0FC8">
              <w:rPr>
                <w:rFonts w:ascii="Arial" w:hAnsi="Arial" w:cs="Arial"/>
                <w:color w:val="1F1F1F"/>
                <w:sz w:val="20"/>
                <w:szCs w:val="20"/>
                <w:bdr w:val="none" w:sz="0" w:space="0" w:color="auto" w:frame="1"/>
              </w:rPr>
              <w:t>quickly sign-off on the Flow requirements</w:t>
            </w:r>
            <w:r w:rsidRPr="00C95898">
              <w:rPr>
                <w:rFonts w:ascii="Arial" w:hAnsi="Arial" w:cs="Arial"/>
                <w:color w:val="1F1F1F"/>
                <w:sz w:val="20"/>
                <w:szCs w:val="20"/>
                <w:bdr w:val="none" w:sz="0" w:space="0" w:color="auto" w:frame="1"/>
              </w:rPr>
              <w:t xml:space="preserve"> or formally request changes.</w:t>
            </w:r>
          </w:p>
        </w:tc>
      </w:tr>
      <w:tr w:rsidR="00C95898" w:rsidTr="00AC1AC0">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color w:val="1F1F1F"/>
                <w:sz w:val="20"/>
                <w:szCs w:val="20"/>
                <w:bdr w:val="none" w:sz="0" w:space="0" w:color="auto" w:frame="1"/>
              </w:rPr>
            </w:pPr>
            <w:r w:rsidRPr="00C95898">
              <w:rPr>
                <w:rFonts w:ascii="Arial" w:hAnsi="Arial" w:cs="Arial"/>
                <w:b/>
                <w:bCs/>
                <w:color w:val="1F1F1F"/>
                <w:sz w:val="20"/>
                <w:szCs w:val="20"/>
                <w:bdr w:val="none" w:sz="0" w:space="0" w:color="auto" w:frame="1"/>
              </w:rPr>
              <w:t>Scheduling Compliance</w:t>
            </w:r>
          </w:p>
        </w:tc>
        <w:tc>
          <w:tcPr>
            <w:tcW w:w="4875" w:type="dxa"/>
            <w:vAlign w:val="center"/>
          </w:tcPr>
          <w:p w:rsidR="00C95898" w:rsidRPr="00DD0FC8" w:rsidRDefault="00C95898" w:rsidP="00F61C38">
            <w:pPr>
              <w:spacing w:line="276" w:lineRule="auto"/>
              <w:rPr>
                <w:rFonts w:ascii="Arial" w:hAnsi="Arial" w:cs="Arial"/>
                <w:color w:val="1F1F1F"/>
                <w:sz w:val="20"/>
                <w:szCs w:val="20"/>
                <w:bdr w:val="none" w:sz="0" w:space="0" w:color="auto" w:frame="1"/>
              </w:rPr>
            </w:pPr>
            <w:r w:rsidRPr="00DD0FC8">
              <w:rPr>
                <w:rFonts w:ascii="Arial" w:hAnsi="Arial" w:cs="Arial"/>
                <w:color w:val="1F1F1F"/>
                <w:sz w:val="20"/>
                <w:szCs w:val="20"/>
                <w:bdr w:val="none" w:sz="0" w:space="0" w:color="auto" w:frame="1"/>
              </w:rPr>
              <w:t>Respond promptly to all scheduling requests from the Provider and ensure Department Leads are available for all scheduled meetings (design, review, UAT) to keep the project on time and target.</w:t>
            </w:r>
            <w:r w:rsidR="00DD0FC8">
              <w:rPr>
                <w:rFonts w:ascii="Arial" w:hAnsi="Arial" w:cs="Arial"/>
                <w:color w:val="1F1F1F"/>
                <w:sz w:val="20"/>
                <w:szCs w:val="20"/>
                <w:bdr w:val="none" w:sz="0" w:space="0" w:color="auto" w:frame="1"/>
              </w:rPr>
              <w:t xml:space="preserve"> Provider will give as much lead time as possible to make these scheduling requests.</w:t>
            </w:r>
          </w:p>
        </w:tc>
      </w:tr>
      <w:tr w:rsidR="00C95898" w:rsidTr="00AC1AC0">
        <w:tc>
          <w:tcPr>
            <w:tcW w:w="1793" w:type="dxa"/>
            <w:vMerge w:val="restart"/>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II. Implementation &amp; Development</w:t>
            </w:r>
          </w:p>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Resource Availability</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Ensure Department Leads and subject matter experts are available for clarifications during development.</w:t>
            </w:r>
          </w:p>
        </w:tc>
      </w:tr>
      <w:tr w:rsidR="00C95898" w:rsidTr="00AC1AC0">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Internal Coordination</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Manage internal dependencies and coordinate with the 10 third-party technology owners for access changes.</w:t>
            </w:r>
          </w:p>
        </w:tc>
      </w:tr>
      <w:tr w:rsidR="00C95898" w:rsidTr="00AC1AC0">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color w:val="1F1F1F"/>
                <w:sz w:val="20"/>
                <w:szCs w:val="20"/>
                <w:bdr w:val="none" w:sz="0" w:space="0" w:color="auto" w:frame="1"/>
              </w:rPr>
            </w:pPr>
            <w:r w:rsidRPr="00C95898">
              <w:rPr>
                <w:rFonts w:ascii="Arial" w:hAnsi="Arial" w:cs="Arial"/>
                <w:b/>
                <w:bCs/>
                <w:color w:val="1F1F1F"/>
                <w:sz w:val="20"/>
                <w:szCs w:val="20"/>
                <w:bdr w:val="none" w:sz="0" w:space="0" w:color="auto" w:frame="1"/>
              </w:rPr>
              <w:t>Internal Documentation</w:t>
            </w:r>
          </w:p>
        </w:tc>
        <w:tc>
          <w:tcPr>
            <w:tcW w:w="4875" w:type="dxa"/>
            <w:vAlign w:val="center"/>
          </w:tcPr>
          <w:p w:rsidR="00C95898" w:rsidRPr="00DD0FC8" w:rsidRDefault="00C95898" w:rsidP="00F61C38">
            <w:pPr>
              <w:spacing w:line="276" w:lineRule="auto"/>
              <w:rPr>
                <w:rFonts w:ascii="Arial" w:hAnsi="Arial" w:cs="Arial"/>
                <w:color w:val="1F1F1F"/>
                <w:sz w:val="20"/>
                <w:szCs w:val="20"/>
                <w:bdr w:val="none" w:sz="0" w:space="0" w:color="auto" w:frame="1"/>
              </w:rPr>
            </w:pPr>
            <w:r w:rsidRPr="00DD0FC8">
              <w:rPr>
                <w:rFonts w:ascii="Arial" w:hAnsi="Arial" w:cs="Arial"/>
                <w:color w:val="1F1F1F"/>
                <w:sz w:val="20"/>
                <w:szCs w:val="20"/>
                <w:bdr w:val="none" w:sz="0" w:space="0" w:color="auto" w:frame="1"/>
              </w:rPr>
              <w:t>Create and maintain all internal Standard Operating Procedures (SOPs) and workflow documentation for their teams, reflecting changes introduced by the new Flows.</w:t>
            </w:r>
          </w:p>
        </w:tc>
      </w:tr>
      <w:tr w:rsidR="00C95898" w:rsidTr="00AC1AC0">
        <w:tc>
          <w:tcPr>
            <w:tcW w:w="1793" w:type="dxa"/>
            <w:vMerge w:val="restart"/>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III. Testing &amp; Acceptance</w:t>
            </w:r>
          </w:p>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UAT Participation &amp; Edge Case Validation</w:t>
            </w:r>
          </w:p>
        </w:tc>
        <w:tc>
          <w:tcPr>
            <w:tcW w:w="4875" w:type="dxa"/>
            <w:vAlign w:val="center"/>
          </w:tcPr>
          <w:p w:rsidR="00C95898" w:rsidRPr="00DD0FC8" w:rsidRDefault="00C95898" w:rsidP="00F61C38">
            <w:pPr>
              <w:spacing w:line="276" w:lineRule="auto"/>
              <w:rPr>
                <w:rFonts w:ascii="Arial" w:hAnsi="Arial" w:cs="Arial"/>
                <w:sz w:val="20"/>
                <w:szCs w:val="20"/>
              </w:rPr>
            </w:pPr>
            <w:r w:rsidRPr="00DD0FC8">
              <w:rPr>
                <w:rFonts w:ascii="Arial" w:hAnsi="Arial" w:cs="Arial"/>
                <w:color w:val="1F1F1F"/>
                <w:sz w:val="20"/>
                <w:szCs w:val="20"/>
                <w:bdr w:val="none" w:sz="0" w:space="0" w:color="auto" w:frame="1"/>
              </w:rPr>
              <w:t>Dedicate necessary resources to actively and fully participate in Quality Assurance (QA) and User Acceptance Testing (UAT) using scenarios relevant to the department's normal operations.</w:t>
            </w:r>
          </w:p>
        </w:tc>
      </w:tr>
      <w:tr w:rsidR="00C95898" w:rsidTr="00AC1AC0">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Critical Feedback (SLA Mandate)</w:t>
            </w:r>
          </w:p>
        </w:tc>
        <w:tc>
          <w:tcPr>
            <w:tcW w:w="4875" w:type="dxa"/>
            <w:vAlign w:val="center"/>
          </w:tcPr>
          <w:p w:rsidR="00C95898" w:rsidRPr="00DD0FC8" w:rsidRDefault="00C95898" w:rsidP="00F61C38">
            <w:pPr>
              <w:spacing w:line="276" w:lineRule="auto"/>
              <w:rPr>
                <w:rFonts w:ascii="Arial" w:hAnsi="Arial" w:cs="Arial"/>
                <w:sz w:val="20"/>
                <w:szCs w:val="20"/>
              </w:rPr>
            </w:pPr>
            <w:r w:rsidRPr="00DD0FC8">
              <w:rPr>
                <w:rFonts w:ascii="Arial" w:hAnsi="Arial" w:cs="Arial"/>
                <w:color w:val="1F1F1F"/>
                <w:sz w:val="20"/>
                <w:szCs w:val="20"/>
                <w:bdr w:val="none" w:sz="0" w:space="0" w:color="auto" w:frame="1"/>
              </w:rPr>
              <w:t xml:space="preserve">Properly notify the Provider immediately of any existing or anticipated issues within the Customer's normal workflow or application setup that would </w:t>
            </w:r>
            <w:r w:rsidRPr="00DD0FC8">
              <w:rPr>
                <w:rFonts w:ascii="Arial" w:hAnsi="Arial" w:cs="Arial"/>
                <w:color w:val="1F1F1F"/>
                <w:sz w:val="20"/>
                <w:szCs w:val="20"/>
                <w:bdr w:val="none" w:sz="0" w:space="0" w:color="auto" w:frame="1"/>
              </w:rPr>
              <w:lastRenderedPageBreak/>
              <w:t>impede Flow success. Proper notification must happen within the approved SLA support channels.</w:t>
            </w:r>
          </w:p>
        </w:tc>
      </w:tr>
      <w:tr w:rsidR="00C95898" w:rsidTr="00AC1AC0">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Final Sign-Off &amp; Acceptance</w:t>
            </w:r>
          </w:p>
        </w:tc>
        <w:tc>
          <w:tcPr>
            <w:tcW w:w="4875" w:type="dxa"/>
            <w:vAlign w:val="center"/>
          </w:tcPr>
          <w:p w:rsidR="00C95898" w:rsidRPr="00DD0FC8" w:rsidRDefault="00C95898" w:rsidP="00F61C38">
            <w:pPr>
              <w:spacing w:line="276" w:lineRule="auto"/>
              <w:rPr>
                <w:rFonts w:ascii="Arial" w:hAnsi="Arial" w:cs="Arial"/>
                <w:sz w:val="20"/>
                <w:szCs w:val="20"/>
              </w:rPr>
            </w:pPr>
            <w:r w:rsidRPr="00DD0FC8">
              <w:rPr>
                <w:rFonts w:ascii="Arial" w:hAnsi="Arial" w:cs="Arial"/>
                <w:color w:val="1F1F1F"/>
                <w:sz w:val="20"/>
                <w:szCs w:val="20"/>
                <w:bdr w:val="none" w:sz="0" w:space="0" w:color="auto" w:frame="1"/>
              </w:rPr>
              <w:t>Provide formal written acceptance (UAT and Go-Live Acceptance) that all Flows are working correctly and meet the defined requirements, authorizing the Production Go-Live.</w:t>
            </w:r>
          </w:p>
        </w:tc>
      </w:tr>
      <w:tr w:rsidR="00C95898" w:rsidTr="00AC1AC0">
        <w:tc>
          <w:tcPr>
            <w:tcW w:w="1793" w:type="dxa"/>
            <w:vMerge/>
            <w:vAlign w:val="center"/>
          </w:tcPr>
          <w:p w:rsidR="00C95898" w:rsidRPr="00C95898" w:rsidRDefault="00C95898" w:rsidP="00F61C38">
            <w:pPr>
              <w:spacing w:line="276" w:lineRule="auto"/>
              <w:rPr>
                <w:rFonts w:ascii="Arial" w:hAnsi="Arial" w:cs="Arial"/>
                <w:b/>
                <w:bCs/>
                <w:sz w:val="20"/>
                <w:szCs w:val="20"/>
              </w:rPr>
            </w:pPr>
          </w:p>
        </w:tc>
        <w:tc>
          <w:tcPr>
            <w:tcW w:w="1982"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b/>
                <w:bCs/>
                <w:color w:val="1F1F1F"/>
                <w:sz w:val="20"/>
                <w:szCs w:val="20"/>
                <w:bdr w:val="none" w:sz="0" w:space="0" w:color="auto" w:frame="1"/>
              </w:rPr>
              <w:t>Post Go-Live Support</w:t>
            </w:r>
          </w:p>
        </w:tc>
        <w:tc>
          <w:tcPr>
            <w:tcW w:w="4875" w:type="dxa"/>
            <w:vAlign w:val="center"/>
          </w:tcPr>
          <w:p w:rsidR="00C95898" w:rsidRPr="00C95898" w:rsidRDefault="00C95898" w:rsidP="00F61C38">
            <w:pPr>
              <w:spacing w:line="276" w:lineRule="auto"/>
              <w:rPr>
                <w:rFonts w:ascii="Arial" w:hAnsi="Arial" w:cs="Arial"/>
                <w:b/>
                <w:bCs/>
                <w:sz w:val="20"/>
                <w:szCs w:val="20"/>
              </w:rPr>
            </w:pPr>
            <w:r w:rsidRPr="00C95898">
              <w:rPr>
                <w:rFonts w:ascii="Arial" w:hAnsi="Arial" w:cs="Arial"/>
                <w:color w:val="1F1F1F"/>
                <w:sz w:val="20"/>
                <w:szCs w:val="20"/>
                <w:bdr w:val="none" w:sz="0" w:space="0" w:color="auto" w:frame="1"/>
              </w:rPr>
              <w:t>Assume responsibility for the ongoing support of internal teams and operational management. Any necessary maintenance, error resolution, or support required after the warranty period must be initiated through the approved SLA support channels.</w:t>
            </w:r>
          </w:p>
        </w:tc>
      </w:tr>
    </w:tbl>
    <w:p w:rsidR="00C95898" w:rsidRPr="00C95898" w:rsidRDefault="00C95898" w:rsidP="00F61C38">
      <w:pPr>
        <w:spacing w:line="276" w:lineRule="auto"/>
        <w:ind w:left="360"/>
        <w:rPr>
          <w:rFonts w:ascii="Arial" w:hAnsi="Arial" w:cs="Arial"/>
          <w:sz w:val="22"/>
          <w:szCs w:val="22"/>
        </w:rPr>
      </w:pPr>
    </w:p>
    <w:p w:rsidR="00C95898" w:rsidRPr="00C95898" w:rsidRDefault="00C95898" w:rsidP="00F61C38">
      <w:pPr>
        <w:spacing w:line="276" w:lineRule="auto"/>
        <w:ind w:left="360"/>
        <w:rPr>
          <w:rFonts w:ascii="Arial" w:hAnsi="Arial" w:cs="Arial"/>
          <w:b/>
          <w:bCs/>
          <w:sz w:val="22"/>
          <w:szCs w:val="22"/>
        </w:rPr>
      </w:pPr>
    </w:p>
    <w:p w:rsidR="0078198F" w:rsidRPr="0078198F" w:rsidRDefault="0078198F" w:rsidP="00F61C38">
      <w:pPr>
        <w:spacing w:line="276" w:lineRule="auto"/>
        <w:rPr>
          <w:rFonts w:ascii="Arial" w:hAnsi="Arial" w:cs="Arial"/>
          <w:b/>
          <w:bCs/>
          <w:sz w:val="22"/>
          <w:szCs w:val="22"/>
        </w:rPr>
      </w:pPr>
    </w:p>
    <w:p w:rsidR="0078198F" w:rsidRDefault="0078198F" w:rsidP="00F47EA2">
      <w:pPr>
        <w:pStyle w:val="ListParagraph"/>
        <w:numPr>
          <w:ilvl w:val="2"/>
          <w:numId w:val="2"/>
        </w:numPr>
        <w:spacing w:line="276" w:lineRule="auto"/>
        <w:ind w:firstLine="0"/>
        <w:rPr>
          <w:rFonts w:ascii="Arial" w:hAnsi="Arial" w:cs="Arial"/>
          <w:b/>
          <w:bCs/>
          <w:sz w:val="22"/>
          <w:szCs w:val="22"/>
        </w:rPr>
        <w:pPrChange w:id="41" w:author="Sergei Tokmakov, Esq." w:date="2025-12-15T03:14:00Z">
          <w:pPr>
            <w:pStyle w:val="ListParagraph"/>
            <w:numPr>
              <w:ilvl w:val="2"/>
              <w:numId w:val="73"/>
            </w:numPr>
            <w:tabs>
              <w:tab w:val="num" w:pos="360"/>
            </w:tabs>
            <w:spacing w:line="276" w:lineRule="auto"/>
          </w:pPr>
        </w:pPrChange>
      </w:pPr>
      <w:r>
        <w:rPr>
          <w:rFonts w:ascii="Arial" w:hAnsi="Arial" w:cs="Arial"/>
          <w:b/>
          <w:bCs/>
          <w:sz w:val="22"/>
          <w:szCs w:val="22"/>
        </w:rPr>
        <w:t>Customer POCs</w:t>
      </w:r>
    </w:p>
    <w:p w:rsidR="0078198F" w:rsidRDefault="0078198F" w:rsidP="00F61C38">
      <w:pPr>
        <w:pStyle w:val="ListParagraph"/>
        <w:spacing w:line="276" w:lineRule="auto"/>
        <w:rPr>
          <w:rFonts w:ascii="Arial" w:hAnsi="Arial" w:cs="Arial"/>
          <w:sz w:val="21"/>
          <w:szCs w:val="21"/>
        </w:rPr>
      </w:pPr>
      <w:r w:rsidRPr="0078198F">
        <w:rPr>
          <w:rFonts w:ascii="Arial" w:hAnsi="Arial" w:cs="Arial"/>
          <w:sz w:val="21"/>
          <w:szCs w:val="21"/>
        </w:rPr>
        <w:t>The Customer designates the following individuals as department-specific Points of Contact (POC). These POCs will be responsible for facilitating communication, sharing relevant information, and providing timely feedback within their respective departments.</w:t>
      </w:r>
    </w:p>
    <w:p w:rsidR="00F0075F" w:rsidRPr="0078198F" w:rsidRDefault="00F0075F" w:rsidP="00F61C38">
      <w:pPr>
        <w:pStyle w:val="ListParagraph"/>
        <w:spacing w:line="276" w:lineRule="auto"/>
        <w:rPr>
          <w:rFonts w:ascii="Arial" w:hAnsi="Arial" w:cs="Arial"/>
          <w:b/>
          <w:bCs/>
          <w:sz w:val="22"/>
          <w:szCs w:val="22"/>
        </w:rPr>
      </w:pPr>
    </w:p>
    <w:p w:rsidR="00DD0FC8" w:rsidRPr="00DD0FC8" w:rsidRDefault="00DD0FC8" w:rsidP="00F61C38">
      <w:pPr>
        <w:pStyle w:val="ListParagraph"/>
        <w:spacing w:line="276" w:lineRule="auto"/>
        <w:rPr>
          <w:rFonts w:ascii="Arial" w:hAnsi="Arial" w:cs="Arial"/>
          <w:b/>
          <w:bCs/>
          <w:sz w:val="22"/>
          <w:szCs w:val="22"/>
        </w:rPr>
      </w:pPr>
      <w:r>
        <w:rPr>
          <w:rFonts w:ascii="Arial" w:hAnsi="Arial" w:cs="Arial"/>
          <w:b/>
          <w:bCs/>
          <w:sz w:val="22"/>
          <w:szCs w:val="22"/>
        </w:rPr>
        <w:t>STEERING COMMITTEE</w:t>
      </w:r>
      <w:r w:rsidR="00F0075F">
        <w:rPr>
          <w:rFonts w:ascii="Arial" w:hAnsi="Arial" w:cs="Arial"/>
          <w:b/>
          <w:bCs/>
          <w:sz w:val="22"/>
          <w:szCs w:val="22"/>
        </w:rPr>
        <w:t xml:space="preserve"> POCs</w:t>
      </w:r>
    </w:p>
    <w:tbl>
      <w:tblPr>
        <w:tblStyle w:val="TableGrid"/>
        <w:tblW w:w="8308" w:type="dxa"/>
        <w:tblInd w:w="715" w:type="dxa"/>
        <w:tblLook w:val="04A0" w:firstRow="1" w:lastRow="0" w:firstColumn="1" w:lastColumn="0" w:noHBand="0" w:noVBand="1"/>
      </w:tblPr>
      <w:tblGrid>
        <w:gridCol w:w="2493"/>
        <w:gridCol w:w="2572"/>
        <w:gridCol w:w="3243"/>
      </w:tblGrid>
      <w:tr w:rsidR="0078198F" w:rsidTr="008C07BC">
        <w:trPr>
          <w:trHeight w:val="342"/>
        </w:trPr>
        <w:tc>
          <w:tcPr>
            <w:tcW w:w="2493" w:type="dxa"/>
            <w:shd w:val="clear" w:color="auto" w:fill="E7E6E6" w:themeFill="background2"/>
          </w:tcPr>
          <w:p w:rsidR="0078198F" w:rsidRPr="00291A55" w:rsidRDefault="0078198F"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rsidR="0078198F" w:rsidRPr="00291A55" w:rsidRDefault="0078198F"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rsidR="0078198F" w:rsidRPr="00291A55" w:rsidRDefault="0078198F"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78198F" w:rsidTr="0078198F">
        <w:trPr>
          <w:trHeight w:val="361"/>
        </w:trPr>
        <w:tc>
          <w:tcPr>
            <w:tcW w:w="2493" w:type="dxa"/>
          </w:tcPr>
          <w:p w:rsidR="0078198F" w:rsidRPr="00342B41"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VP and Controller</w:t>
            </w:r>
          </w:p>
        </w:tc>
        <w:tc>
          <w:tcPr>
            <w:tcW w:w="2572" w:type="dxa"/>
          </w:tcPr>
          <w:p w:rsidR="0078198F" w:rsidRPr="00342B41"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Dan Mandel</w:t>
            </w:r>
          </w:p>
        </w:tc>
        <w:tc>
          <w:tcPr>
            <w:tcW w:w="3243" w:type="dxa"/>
          </w:tcPr>
          <w:p w:rsidR="0078198F" w:rsidRPr="008F16E7" w:rsidRDefault="00F47EA2" w:rsidP="00F61C38">
            <w:pPr>
              <w:spacing w:before="40" w:line="276" w:lineRule="auto"/>
              <w:rPr>
                <w:rFonts w:ascii="Arial" w:hAnsi="Arial" w:cs="Arial"/>
                <w:sz w:val="20"/>
                <w:szCs w:val="20"/>
              </w:rPr>
            </w:pPr>
            <w:hyperlink r:id="rId12" w:history="1">
              <w:r w:rsidR="0078198F" w:rsidRPr="008F16E7">
                <w:rPr>
                  <w:rStyle w:val="Hyperlink"/>
                  <w:rFonts w:ascii="Arial" w:hAnsi="Arial" w:cs="Arial"/>
                  <w:sz w:val="20"/>
                  <w:szCs w:val="20"/>
                </w:rPr>
                <w:t>dmandel@storypartners.com</w:t>
              </w:r>
            </w:hyperlink>
          </w:p>
        </w:tc>
      </w:tr>
      <w:tr w:rsidR="0078198F" w:rsidTr="0078198F">
        <w:trPr>
          <w:trHeight w:val="361"/>
        </w:trPr>
        <w:tc>
          <w:tcPr>
            <w:tcW w:w="2493" w:type="dxa"/>
          </w:tcPr>
          <w:p w:rsidR="0078198F" w:rsidRPr="00342B41"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Director of IT</w:t>
            </w:r>
          </w:p>
        </w:tc>
        <w:tc>
          <w:tcPr>
            <w:tcW w:w="2572" w:type="dxa"/>
          </w:tcPr>
          <w:p w:rsidR="0078198F" w:rsidRPr="00342B41" w:rsidRDefault="0078198F" w:rsidP="00F61C38">
            <w:pPr>
              <w:spacing w:before="40" w:line="276" w:lineRule="auto"/>
              <w:rPr>
                <w:rFonts w:ascii="Arial" w:hAnsi="Arial" w:cs="Arial"/>
                <w:color w:val="000000" w:themeColor="text1"/>
                <w:sz w:val="20"/>
                <w:szCs w:val="20"/>
              </w:rPr>
            </w:pPr>
            <w:r w:rsidRPr="00342B41">
              <w:rPr>
                <w:rFonts w:ascii="Arial" w:hAnsi="Arial" w:cs="Arial"/>
                <w:color w:val="000000" w:themeColor="text1"/>
                <w:sz w:val="20"/>
                <w:szCs w:val="20"/>
              </w:rPr>
              <w:t>Trevor Abney</w:t>
            </w:r>
          </w:p>
        </w:tc>
        <w:tc>
          <w:tcPr>
            <w:tcW w:w="3243" w:type="dxa"/>
          </w:tcPr>
          <w:p w:rsidR="0078198F" w:rsidRPr="00342B41" w:rsidRDefault="00F47EA2" w:rsidP="00F61C38">
            <w:pPr>
              <w:spacing w:before="40" w:line="276" w:lineRule="auto"/>
              <w:rPr>
                <w:rFonts w:ascii="Arial" w:hAnsi="Arial" w:cs="Arial"/>
                <w:color w:val="000000" w:themeColor="text1"/>
                <w:sz w:val="20"/>
                <w:szCs w:val="20"/>
              </w:rPr>
            </w:pPr>
            <w:hyperlink r:id="rId13" w:history="1">
              <w:r w:rsidR="0078198F" w:rsidRPr="008638A6">
                <w:rPr>
                  <w:rStyle w:val="Hyperlink"/>
                  <w:rFonts w:ascii="Arial" w:hAnsi="Arial" w:cs="Arial"/>
                  <w:sz w:val="20"/>
                  <w:szCs w:val="20"/>
                </w:rPr>
                <w:t>t</w:t>
              </w:r>
              <w:r w:rsidR="0078198F" w:rsidRPr="00342B41">
                <w:rPr>
                  <w:rStyle w:val="Hyperlink"/>
                  <w:rFonts w:ascii="Arial" w:hAnsi="Arial" w:cs="Arial"/>
                  <w:sz w:val="20"/>
                  <w:szCs w:val="20"/>
                </w:rPr>
                <w:t>abney@storypartners.com</w:t>
              </w:r>
            </w:hyperlink>
          </w:p>
        </w:tc>
      </w:tr>
      <w:tr w:rsidR="0078198F" w:rsidTr="0078198F">
        <w:trPr>
          <w:trHeight w:val="361"/>
        </w:trPr>
        <w:tc>
          <w:tcPr>
            <w:tcW w:w="2493" w:type="dxa"/>
          </w:tcPr>
          <w:p w:rsidR="0078198F" w:rsidRPr="00342B41"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Chief of Staff</w:t>
            </w:r>
          </w:p>
        </w:tc>
        <w:tc>
          <w:tcPr>
            <w:tcW w:w="2572" w:type="dxa"/>
          </w:tcPr>
          <w:p w:rsidR="0078198F" w:rsidRPr="00342B41" w:rsidRDefault="0078198F" w:rsidP="00F61C38">
            <w:pPr>
              <w:spacing w:before="40" w:line="276" w:lineRule="auto"/>
              <w:rPr>
                <w:rFonts w:ascii="Arial" w:hAnsi="Arial" w:cs="Arial"/>
                <w:color w:val="000000" w:themeColor="text1"/>
                <w:sz w:val="20"/>
                <w:szCs w:val="20"/>
              </w:rPr>
            </w:pPr>
            <w:r w:rsidRPr="00342B41">
              <w:rPr>
                <w:rFonts w:ascii="Arial" w:hAnsi="Arial" w:cs="Arial"/>
                <w:color w:val="000000" w:themeColor="text1"/>
                <w:sz w:val="20"/>
                <w:szCs w:val="20"/>
              </w:rPr>
              <w:t xml:space="preserve">Andrea </w:t>
            </w:r>
            <w:proofErr w:type="spellStart"/>
            <w:r w:rsidRPr="00342B41">
              <w:rPr>
                <w:rFonts w:ascii="Arial" w:hAnsi="Arial" w:cs="Arial"/>
                <w:color w:val="000000" w:themeColor="text1"/>
                <w:sz w:val="20"/>
                <w:szCs w:val="20"/>
              </w:rPr>
              <w:t>Bagneschi</w:t>
            </w:r>
            <w:proofErr w:type="spellEnd"/>
          </w:p>
        </w:tc>
        <w:tc>
          <w:tcPr>
            <w:tcW w:w="3243" w:type="dxa"/>
          </w:tcPr>
          <w:p w:rsidR="0078198F" w:rsidRPr="00342B41" w:rsidRDefault="00F47EA2" w:rsidP="00F61C38">
            <w:pPr>
              <w:spacing w:before="40" w:line="276" w:lineRule="auto"/>
              <w:rPr>
                <w:rFonts w:ascii="Arial" w:hAnsi="Arial" w:cs="Arial"/>
                <w:sz w:val="20"/>
                <w:szCs w:val="20"/>
              </w:rPr>
            </w:pPr>
            <w:hyperlink r:id="rId14" w:history="1">
              <w:r w:rsidR="0078198F" w:rsidRPr="00342B41">
                <w:rPr>
                  <w:rStyle w:val="Hyperlink"/>
                  <w:rFonts w:ascii="Arial" w:hAnsi="Arial" w:cs="Arial"/>
                  <w:sz w:val="20"/>
                  <w:szCs w:val="20"/>
                </w:rPr>
                <w:t>abagneschi@storypartners.com</w:t>
              </w:r>
            </w:hyperlink>
          </w:p>
        </w:tc>
      </w:tr>
      <w:tr w:rsidR="00764CFA" w:rsidTr="0078198F">
        <w:trPr>
          <w:trHeight w:val="361"/>
        </w:trPr>
        <w:tc>
          <w:tcPr>
            <w:tcW w:w="2493" w:type="dxa"/>
          </w:tcPr>
          <w:p w:rsidR="00764CFA" w:rsidRDefault="00764CFA"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EVP of Operations</w:t>
            </w:r>
          </w:p>
        </w:tc>
        <w:tc>
          <w:tcPr>
            <w:tcW w:w="2572" w:type="dxa"/>
          </w:tcPr>
          <w:p w:rsidR="00764CFA" w:rsidRPr="00342B41" w:rsidRDefault="00764CFA"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Bill Sullivan</w:t>
            </w:r>
          </w:p>
        </w:tc>
        <w:tc>
          <w:tcPr>
            <w:tcW w:w="3243" w:type="dxa"/>
          </w:tcPr>
          <w:p w:rsidR="00764CFA" w:rsidRPr="00764CFA" w:rsidRDefault="00F47EA2" w:rsidP="00F61C38">
            <w:pPr>
              <w:spacing w:before="40" w:line="276" w:lineRule="auto"/>
              <w:rPr>
                <w:rFonts w:ascii="Arial" w:hAnsi="Arial" w:cs="Arial"/>
                <w:sz w:val="20"/>
                <w:szCs w:val="20"/>
              </w:rPr>
            </w:pPr>
            <w:hyperlink r:id="rId15" w:history="1">
              <w:r w:rsidR="00764CFA" w:rsidRPr="00764CFA">
                <w:rPr>
                  <w:rStyle w:val="Hyperlink"/>
                  <w:rFonts w:ascii="Arial" w:hAnsi="Arial" w:cs="Arial"/>
                  <w:sz w:val="20"/>
                  <w:szCs w:val="20"/>
                </w:rPr>
                <w:t>bsullivan@storypartners.com</w:t>
              </w:r>
            </w:hyperlink>
          </w:p>
        </w:tc>
      </w:tr>
      <w:tr w:rsidR="0078198F" w:rsidTr="0078198F">
        <w:trPr>
          <w:trHeight w:val="361"/>
        </w:trPr>
        <w:tc>
          <w:tcPr>
            <w:tcW w:w="2493" w:type="dxa"/>
          </w:tcPr>
          <w:p w:rsidR="0078198F"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Corporate PM</w:t>
            </w:r>
          </w:p>
        </w:tc>
        <w:tc>
          <w:tcPr>
            <w:tcW w:w="2572" w:type="dxa"/>
          </w:tcPr>
          <w:p w:rsidR="0078198F" w:rsidRPr="00342B41" w:rsidRDefault="0078198F"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Diana Wacholz</w:t>
            </w:r>
          </w:p>
        </w:tc>
        <w:tc>
          <w:tcPr>
            <w:tcW w:w="3243" w:type="dxa"/>
          </w:tcPr>
          <w:p w:rsidR="0078198F" w:rsidRPr="00342B41" w:rsidRDefault="00F47EA2" w:rsidP="00F61C38">
            <w:pPr>
              <w:spacing w:before="40" w:line="276" w:lineRule="auto"/>
              <w:rPr>
                <w:rFonts w:ascii="Arial" w:hAnsi="Arial" w:cs="Arial"/>
                <w:sz w:val="20"/>
                <w:szCs w:val="20"/>
              </w:rPr>
            </w:pPr>
            <w:hyperlink r:id="rId16" w:history="1">
              <w:r w:rsidR="0078198F" w:rsidRPr="001B2512">
                <w:rPr>
                  <w:rStyle w:val="Hyperlink"/>
                  <w:rFonts w:ascii="Arial" w:hAnsi="Arial" w:cs="Arial"/>
                  <w:sz w:val="20"/>
                  <w:szCs w:val="20"/>
                </w:rPr>
                <w:t>dwacholz@storypartners.com</w:t>
              </w:r>
            </w:hyperlink>
          </w:p>
        </w:tc>
      </w:tr>
    </w:tbl>
    <w:p w:rsidR="0078198F" w:rsidRDefault="0078198F" w:rsidP="00F61C38">
      <w:pPr>
        <w:pStyle w:val="ListParagraph"/>
        <w:spacing w:line="276" w:lineRule="auto"/>
        <w:rPr>
          <w:rFonts w:ascii="Arial" w:hAnsi="Arial" w:cs="Arial"/>
          <w:b/>
          <w:bCs/>
          <w:sz w:val="22"/>
          <w:szCs w:val="22"/>
        </w:rPr>
      </w:pPr>
    </w:p>
    <w:p w:rsidR="00DD0FC8" w:rsidRPr="00DD0FC8" w:rsidRDefault="00DD0FC8" w:rsidP="00F61C38">
      <w:pPr>
        <w:pStyle w:val="ListParagraph"/>
        <w:spacing w:line="276" w:lineRule="auto"/>
        <w:rPr>
          <w:rFonts w:ascii="Arial" w:hAnsi="Arial" w:cs="Arial"/>
          <w:b/>
          <w:bCs/>
          <w:sz w:val="22"/>
          <w:szCs w:val="22"/>
        </w:rPr>
      </w:pPr>
      <w:r>
        <w:rPr>
          <w:rFonts w:ascii="Arial" w:hAnsi="Arial" w:cs="Arial"/>
          <w:b/>
          <w:bCs/>
          <w:sz w:val="22"/>
          <w:szCs w:val="22"/>
        </w:rPr>
        <w:t>FINANCE</w:t>
      </w:r>
      <w:r w:rsidR="00F0075F">
        <w:rPr>
          <w:rFonts w:ascii="Arial" w:hAnsi="Arial" w:cs="Arial"/>
          <w:b/>
          <w:bCs/>
          <w:sz w:val="22"/>
          <w:szCs w:val="22"/>
        </w:rPr>
        <w:t xml:space="preserve"> POCs</w:t>
      </w:r>
    </w:p>
    <w:tbl>
      <w:tblPr>
        <w:tblStyle w:val="TableGrid"/>
        <w:tblW w:w="8308" w:type="dxa"/>
        <w:tblInd w:w="715" w:type="dxa"/>
        <w:tblLook w:val="04A0" w:firstRow="1" w:lastRow="0" w:firstColumn="1" w:lastColumn="0" w:noHBand="0" w:noVBand="1"/>
      </w:tblPr>
      <w:tblGrid>
        <w:gridCol w:w="2493"/>
        <w:gridCol w:w="2572"/>
        <w:gridCol w:w="3243"/>
      </w:tblGrid>
      <w:tr w:rsidR="00DD0FC8" w:rsidTr="00AC1AC0">
        <w:trPr>
          <w:trHeight w:val="342"/>
        </w:trPr>
        <w:tc>
          <w:tcPr>
            <w:tcW w:w="2493"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DD0FC8" w:rsidTr="00AC1AC0">
        <w:trPr>
          <w:trHeight w:val="361"/>
        </w:trPr>
        <w:tc>
          <w:tcPr>
            <w:tcW w:w="2493"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VP and Controller</w:t>
            </w:r>
          </w:p>
        </w:tc>
        <w:tc>
          <w:tcPr>
            <w:tcW w:w="2572"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Dan Mandel</w:t>
            </w:r>
          </w:p>
        </w:tc>
        <w:tc>
          <w:tcPr>
            <w:tcW w:w="3243" w:type="dxa"/>
          </w:tcPr>
          <w:p w:rsidR="00DD0FC8" w:rsidRPr="008F16E7" w:rsidRDefault="00F47EA2" w:rsidP="00F61C38">
            <w:pPr>
              <w:spacing w:before="40" w:line="276" w:lineRule="auto"/>
              <w:rPr>
                <w:rFonts w:ascii="Arial" w:hAnsi="Arial" w:cs="Arial"/>
                <w:sz w:val="20"/>
                <w:szCs w:val="20"/>
              </w:rPr>
            </w:pPr>
            <w:hyperlink r:id="rId17" w:history="1">
              <w:r w:rsidR="00DD0FC8" w:rsidRPr="008F16E7">
                <w:rPr>
                  <w:rStyle w:val="Hyperlink"/>
                  <w:rFonts w:ascii="Arial" w:hAnsi="Arial" w:cs="Arial"/>
                  <w:sz w:val="20"/>
                  <w:szCs w:val="20"/>
                </w:rPr>
                <w:t>dmandel@storypartners.com</w:t>
              </w:r>
            </w:hyperlink>
          </w:p>
        </w:tc>
      </w:tr>
      <w:tr w:rsidR="00DD0FC8" w:rsidTr="00AC1AC0">
        <w:trPr>
          <w:trHeight w:val="361"/>
        </w:trPr>
        <w:tc>
          <w:tcPr>
            <w:tcW w:w="2493"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EVP Finance</w:t>
            </w:r>
          </w:p>
        </w:tc>
        <w:tc>
          <w:tcPr>
            <w:tcW w:w="2572"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 xml:space="preserve">Jeremy </w:t>
            </w:r>
            <w:proofErr w:type="spellStart"/>
            <w:r>
              <w:rPr>
                <w:rFonts w:ascii="Arial" w:hAnsi="Arial" w:cs="Arial"/>
                <w:color w:val="000000" w:themeColor="text1"/>
                <w:sz w:val="20"/>
                <w:szCs w:val="20"/>
              </w:rPr>
              <w:t>DePeters</w:t>
            </w:r>
            <w:proofErr w:type="spellEnd"/>
          </w:p>
        </w:tc>
        <w:tc>
          <w:tcPr>
            <w:tcW w:w="3243" w:type="dxa"/>
          </w:tcPr>
          <w:p w:rsidR="00DD0FC8" w:rsidRPr="00342B41" w:rsidRDefault="00F47EA2" w:rsidP="00F61C38">
            <w:pPr>
              <w:spacing w:before="40" w:line="276" w:lineRule="auto"/>
              <w:rPr>
                <w:rFonts w:ascii="Arial" w:hAnsi="Arial" w:cs="Arial"/>
                <w:color w:val="000000" w:themeColor="text1"/>
                <w:sz w:val="20"/>
                <w:szCs w:val="20"/>
              </w:rPr>
            </w:pPr>
            <w:hyperlink r:id="rId18" w:history="1">
              <w:r w:rsidR="00DD0FC8" w:rsidRPr="00DD0FC8">
                <w:rPr>
                  <w:rStyle w:val="Hyperlink"/>
                  <w:rFonts w:ascii="Arial" w:hAnsi="Arial" w:cs="Arial"/>
                  <w:sz w:val="20"/>
                  <w:szCs w:val="20"/>
                </w:rPr>
                <w:t>jdepeters@storypartners.com</w:t>
              </w:r>
            </w:hyperlink>
          </w:p>
        </w:tc>
      </w:tr>
      <w:tr w:rsidR="00DD0FC8" w:rsidTr="00AC1AC0">
        <w:trPr>
          <w:trHeight w:val="361"/>
        </w:trPr>
        <w:tc>
          <w:tcPr>
            <w:tcW w:w="2493"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Director of Accounting Operations</w:t>
            </w:r>
          </w:p>
        </w:tc>
        <w:tc>
          <w:tcPr>
            <w:tcW w:w="2572"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Mostafa Al Mukhtar</w:t>
            </w:r>
          </w:p>
        </w:tc>
        <w:tc>
          <w:tcPr>
            <w:tcW w:w="3243" w:type="dxa"/>
          </w:tcPr>
          <w:p w:rsidR="00DD0FC8" w:rsidRPr="00DD0FC8" w:rsidRDefault="00F47EA2" w:rsidP="00F61C38">
            <w:pPr>
              <w:spacing w:before="40" w:line="276" w:lineRule="auto"/>
              <w:rPr>
                <w:rFonts w:ascii="Arial" w:hAnsi="Arial" w:cs="Arial"/>
                <w:sz w:val="20"/>
                <w:szCs w:val="20"/>
              </w:rPr>
            </w:pPr>
            <w:hyperlink r:id="rId19" w:history="1">
              <w:r w:rsidR="00DD0FC8" w:rsidRPr="00382465">
                <w:rPr>
                  <w:rStyle w:val="Hyperlink"/>
                  <w:rFonts w:ascii="Arial" w:hAnsi="Arial" w:cs="Arial"/>
                  <w:sz w:val="20"/>
                  <w:szCs w:val="20"/>
                </w:rPr>
                <w:t>mmukhtar@storypartners.com</w:t>
              </w:r>
            </w:hyperlink>
          </w:p>
        </w:tc>
      </w:tr>
    </w:tbl>
    <w:p w:rsidR="00DD0FC8" w:rsidRDefault="00DD0FC8" w:rsidP="00F61C38">
      <w:pPr>
        <w:pStyle w:val="ListParagraph"/>
        <w:spacing w:line="276" w:lineRule="auto"/>
        <w:rPr>
          <w:rFonts w:ascii="Arial" w:hAnsi="Arial" w:cs="Arial"/>
          <w:b/>
          <w:bCs/>
          <w:sz w:val="22"/>
          <w:szCs w:val="22"/>
        </w:rPr>
      </w:pPr>
    </w:p>
    <w:p w:rsidR="00DD0FC8" w:rsidRPr="00DD0FC8" w:rsidRDefault="00DD0FC8" w:rsidP="00F61C38">
      <w:pPr>
        <w:pStyle w:val="ListParagraph"/>
        <w:spacing w:line="276" w:lineRule="auto"/>
        <w:rPr>
          <w:rFonts w:ascii="Arial" w:hAnsi="Arial" w:cs="Arial"/>
          <w:b/>
          <w:bCs/>
          <w:sz w:val="22"/>
          <w:szCs w:val="22"/>
        </w:rPr>
      </w:pPr>
      <w:r>
        <w:rPr>
          <w:rFonts w:ascii="Arial" w:hAnsi="Arial" w:cs="Arial"/>
          <w:b/>
          <w:bCs/>
          <w:sz w:val="22"/>
          <w:szCs w:val="22"/>
        </w:rPr>
        <w:t>MARKETING</w:t>
      </w:r>
      <w:r w:rsidR="00F0075F">
        <w:rPr>
          <w:rFonts w:ascii="Arial" w:hAnsi="Arial" w:cs="Arial"/>
          <w:b/>
          <w:bCs/>
          <w:sz w:val="22"/>
          <w:szCs w:val="22"/>
        </w:rPr>
        <w:t xml:space="preserve"> POCs</w:t>
      </w:r>
    </w:p>
    <w:tbl>
      <w:tblPr>
        <w:tblStyle w:val="TableGrid"/>
        <w:tblW w:w="8308" w:type="dxa"/>
        <w:tblInd w:w="715" w:type="dxa"/>
        <w:tblLook w:val="04A0" w:firstRow="1" w:lastRow="0" w:firstColumn="1" w:lastColumn="0" w:noHBand="0" w:noVBand="1"/>
      </w:tblPr>
      <w:tblGrid>
        <w:gridCol w:w="2493"/>
        <w:gridCol w:w="2572"/>
        <w:gridCol w:w="3243"/>
      </w:tblGrid>
      <w:tr w:rsidR="00DD0FC8" w:rsidTr="00AC1AC0">
        <w:trPr>
          <w:trHeight w:val="342"/>
        </w:trPr>
        <w:tc>
          <w:tcPr>
            <w:tcW w:w="2493"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DD0FC8" w:rsidTr="00AC1AC0">
        <w:trPr>
          <w:trHeight w:val="361"/>
        </w:trPr>
        <w:tc>
          <w:tcPr>
            <w:tcW w:w="2493"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VP of Marketing</w:t>
            </w:r>
          </w:p>
        </w:tc>
        <w:tc>
          <w:tcPr>
            <w:tcW w:w="2572"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Aaron Dubois</w:t>
            </w:r>
          </w:p>
        </w:tc>
        <w:tc>
          <w:tcPr>
            <w:tcW w:w="3243" w:type="dxa"/>
          </w:tcPr>
          <w:p w:rsidR="00DD0FC8" w:rsidRPr="008F16E7" w:rsidRDefault="00F47EA2" w:rsidP="00F61C38">
            <w:pPr>
              <w:spacing w:before="40" w:line="276" w:lineRule="auto"/>
              <w:rPr>
                <w:rFonts w:ascii="Arial" w:hAnsi="Arial" w:cs="Arial"/>
                <w:sz w:val="20"/>
                <w:szCs w:val="20"/>
              </w:rPr>
            </w:pPr>
            <w:hyperlink r:id="rId20" w:history="1">
              <w:r w:rsidR="00DD0FC8" w:rsidRPr="00DD0FC8">
                <w:rPr>
                  <w:rStyle w:val="Hyperlink"/>
                  <w:rFonts w:ascii="Arial" w:hAnsi="Arial" w:cs="Arial"/>
                  <w:sz w:val="20"/>
                  <w:szCs w:val="20"/>
                </w:rPr>
                <w:t>adubois@storypartners.com</w:t>
              </w:r>
            </w:hyperlink>
          </w:p>
        </w:tc>
      </w:tr>
      <w:tr w:rsidR="00DD0FC8" w:rsidTr="00AC1AC0">
        <w:trPr>
          <w:trHeight w:val="361"/>
        </w:trPr>
        <w:tc>
          <w:tcPr>
            <w:tcW w:w="2493"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Director of CRM</w:t>
            </w:r>
          </w:p>
        </w:tc>
        <w:tc>
          <w:tcPr>
            <w:tcW w:w="2572"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Erin Rosen</w:t>
            </w:r>
          </w:p>
        </w:tc>
        <w:tc>
          <w:tcPr>
            <w:tcW w:w="3243" w:type="dxa"/>
          </w:tcPr>
          <w:p w:rsidR="00DD0FC8" w:rsidRPr="00342B41" w:rsidRDefault="00F47EA2" w:rsidP="00F61C38">
            <w:pPr>
              <w:spacing w:before="40" w:line="276" w:lineRule="auto"/>
              <w:rPr>
                <w:rFonts w:ascii="Arial" w:hAnsi="Arial" w:cs="Arial"/>
                <w:color w:val="000000" w:themeColor="text1"/>
                <w:sz w:val="20"/>
                <w:szCs w:val="20"/>
              </w:rPr>
            </w:pPr>
            <w:hyperlink r:id="rId21" w:history="1">
              <w:r w:rsidR="00DD0FC8" w:rsidRPr="00DD0FC8">
                <w:rPr>
                  <w:rStyle w:val="Hyperlink"/>
                  <w:rFonts w:ascii="Arial" w:hAnsi="Arial" w:cs="Arial"/>
                  <w:sz w:val="20"/>
                  <w:szCs w:val="20"/>
                </w:rPr>
                <w:t>erosen@storypartners.com</w:t>
              </w:r>
            </w:hyperlink>
          </w:p>
        </w:tc>
      </w:tr>
    </w:tbl>
    <w:p w:rsidR="00DD0FC8" w:rsidRDefault="00DD0FC8" w:rsidP="00F61C38">
      <w:pPr>
        <w:pStyle w:val="ListParagraph"/>
        <w:spacing w:line="276" w:lineRule="auto"/>
        <w:rPr>
          <w:rFonts w:ascii="Arial" w:hAnsi="Arial" w:cs="Arial"/>
          <w:b/>
          <w:bCs/>
          <w:sz w:val="22"/>
          <w:szCs w:val="22"/>
        </w:rPr>
      </w:pPr>
    </w:p>
    <w:p w:rsidR="00DD0FC8" w:rsidRPr="00DD0FC8" w:rsidRDefault="00DD0FC8" w:rsidP="00F61C38">
      <w:pPr>
        <w:pStyle w:val="ListParagraph"/>
        <w:spacing w:line="276" w:lineRule="auto"/>
        <w:rPr>
          <w:rFonts w:ascii="Arial" w:hAnsi="Arial" w:cs="Arial"/>
          <w:b/>
          <w:bCs/>
          <w:sz w:val="22"/>
          <w:szCs w:val="22"/>
        </w:rPr>
      </w:pPr>
      <w:r>
        <w:rPr>
          <w:rFonts w:ascii="Arial" w:hAnsi="Arial" w:cs="Arial"/>
          <w:b/>
          <w:bCs/>
          <w:sz w:val="22"/>
          <w:szCs w:val="22"/>
        </w:rPr>
        <w:t>RETAIL</w:t>
      </w:r>
      <w:r w:rsidR="00F0075F">
        <w:rPr>
          <w:rFonts w:ascii="Arial" w:hAnsi="Arial" w:cs="Arial"/>
          <w:b/>
          <w:bCs/>
          <w:sz w:val="22"/>
          <w:szCs w:val="22"/>
        </w:rPr>
        <w:t xml:space="preserve"> POCs</w:t>
      </w:r>
    </w:p>
    <w:tbl>
      <w:tblPr>
        <w:tblStyle w:val="TableGrid"/>
        <w:tblW w:w="8308" w:type="dxa"/>
        <w:tblInd w:w="715" w:type="dxa"/>
        <w:tblLook w:val="04A0" w:firstRow="1" w:lastRow="0" w:firstColumn="1" w:lastColumn="0" w:noHBand="0" w:noVBand="1"/>
      </w:tblPr>
      <w:tblGrid>
        <w:gridCol w:w="2493"/>
        <w:gridCol w:w="2572"/>
        <w:gridCol w:w="3243"/>
      </w:tblGrid>
      <w:tr w:rsidR="00DD0FC8" w:rsidTr="00AC1AC0">
        <w:trPr>
          <w:trHeight w:val="342"/>
        </w:trPr>
        <w:tc>
          <w:tcPr>
            <w:tcW w:w="2493"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DD0FC8" w:rsidTr="00AC1AC0">
        <w:trPr>
          <w:trHeight w:val="361"/>
        </w:trPr>
        <w:tc>
          <w:tcPr>
            <w:tcW w:w="2493"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Retail Operations Director</w:t>
            </w:r>
          </w:p>
        </w:tc>
        <w:tc>
          <w:tcPr>
            <w:tcW w:w="2572"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Kristal Royal</w:t>
            </w:r>
          </w:p>
        </w:tc>
        <w:tc>
          <w:tcPr>
            <w:tcW w:w="3243" w:type="dxa"/>
          </w:tcPr>
          <w:p w:rsidR="00DD0FC8" w:rsidRPr="008F16E7" w:rsidRDefault="00F47EA2" w:rsidP="00F61C38">
            <w:pPr>
              <w:spacing w:before="40" w:line="276" w:lineRule="auto"/>
              <w:rPr>
                <w:rFonts w:ascii="Arial" w:hAnsi="Arial" w:cs="Arial"/>
                <w:sz w:val="20"/>
                <w:szCs w:val="20"/>
              </w:rPr>
            </w:pPr>
            <w:hyperlink r:id="rId22" w:history="1">
              <w:r w:rsidR="00DD0FC8" w:rsidRPr="00DD0FC8">
                <w:rPr>
                  <w:rStyle w:val="Hyperlink"/>
                  <w:rFonts w:ascii="Arial" w:hAnsi="Arial" w:cs="Arial"/>
                  <w:sz w:val="20"/>
                  <w:szCs w:val="20"/>
                </w:rPr>
                <w:t>kroyal@storypartners.com</w:t>
              </w:r>
            </w:hyperlink>
          </w:p>
        </w:tc>
      </w:tr>
      <w:tr w:rsidR="00DD0FC8" w:rsidTr="00AC1AC0">
        <w:trPr>
          <w:trHeight w:val="361"/>
        </w:trPr>
        <w:tc>
          <w:tcPr>
            <w:tcW w:w="2493"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VP of Retail</w:t>
            </w:r>
          </w:p>
        </w:tc>
        <w:tc>
          <w:tcPr>
            <w:tcW w:w="2572"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Lan Northington</w:t>
            </w:r>
          </w:p>
        </w:tc>
        <w:tc>
          <w:tcPr>
            <w:tcW w:w="3243" w:type="dxa"/>
          </w:tcPr>
          <w:p w:rsidR="00DD0FC8" w:rsidRPr="00342B41" w:rsidRDefault="00F47EA2" w:rsidP="00F61C38">
            <w:pPr>
              <w:spacing w:before="40" w:line="276" w:lineRule="auto"/>
              <w:rPr>
                <w:rFonts w:ascii="Arial" w:hAnsi="Arial" w:cs="Arial"/>
                <w:color w:val="000000" w:themeColor="text1"/>
                <w:sz w:val="20"/>
                <w:szCs w:val="20"/>
              </w:rPr>
            </w:pPr>
            <w:hyperlink r:id="rId23" w:history="1">
              <w:r w:rsidR="00DD0FC8" w:rsidRPr="00DD0FC8">
                <w:rPr>
                  <w:rStyle w:val="Hyperlink"/>
                  <w:rFonts w:ascii="Arial" w:hAnsi="Arial" w:cs="Arial"/>
                  <w:sz w:val="20"/>
                  <w:szCs w:val="20"/>
                </w:rPr>
                <w:t>anorthington@storypartners.com</w:t>
              </w:r>
            </w:hyperlink>
          </w:p>
        </w:tc>
      </w:tr>
    </w:tbl>
    <w:p w:rsidR="00DD0FC8" w:rsidRDefault="00DD0FC8" w:rsidP="00F61C38">
      <w:pPr>
        <w:pStyle w:val="ListParagraph"/>
        <w:spacing w:line="276" w:lineRule="auto"/>
        <w:rPr>
          <w:rFonts w:ascii="Arial" w:hAnsi="Arial" w:cs="Arial"/>
          <w:b/>
          <w:bCs/>
          <w:sz w:val="22"/>
          <w:szCs w:val="22"/>
        </w:rPr>
      </w:pPr>
    </w:p>
    <w:p w:rsidR="00DD0FC8" w:rsidRPr="00DD0FC8" w:rsidRDefault="00DD0FC8" w:rsidP="00F61C38">
      <w:pPr>
        <w:spacing w:line="276" w:lineRule="auto"/>
        <w:ind w:firstLine="720"/>
        <w:rPr>
          <w:rFonts w:ascii="Arial" w:hAnsi="Arial" w:cs="Arial"/>
          <w:b/>
          <w:bCs/>
          <w:sz w:val="22"/>
          <w:szCs w:val="22"/>
        </w:rPr>
      </w:pPr>
      <w:r w:rsidRPr="00DD0FC8">
        <w:rPr>
          <w:rFonts w:ascii="Arial" w:hAnsi="Arial" w:cs="Arial"/>
          <w:b/>
          <w:bCs/>
          <w:sz w:val="22"/>
          <w:szCs w:val="22"/>
        </w:rPr>
        <w:lastRenderedPageBreak/>
        <w:t>WHOLESALE</w:t>
      </w:r>
      <w:r w:rsidR="00F0075F">
        <w:rPr>
          <w:rFonts w:ascii="Arial" w:hAnsi="Arial" w:cs="Arial"/>
          <w:b/>
          <w:bCs/>
          <w:sz w:val="22"/>
          <w:szCs w:val="22"/>
        </w:rPr>
        <w:t xml:space="preserve"> POCs</w:t>
      </w:r>
    </w:p>
    <w:tbl>
      <w:tblPr>
        <w:tblStyle w:val="TableGrid"/>
        <w:tblW w:w="8308" w:type="dxa"/>
        <w:tblInd w:w="715" w:type="dxa"/>
        <w:tblLook w:val="04A0" w:firstRow="1" w:lastRow="0" w:firstColumn="1" w:lastColumn="0" w:noHBand="0" w:noVBand="1"/>
      </w:tblPr>
      <w:tblGrid>
        <w:gridCol w:w="2493"/>
        <w:gridCol w:w="2572"/>
        <w:gridCol w:w="3243"/>
      </w:tblGrid>
      <w:tr w:rsidR="00DD0FC8" w:rsidTr="00AC1AC0">
        <w:trPr>
          <w:trHeight w:val="342"/>
        </w:trPr>
        <w:tc>
          <w:tcPr>
            <w:tcW w:w="2493"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rsidR="00DD0FC8" w:rsidRPr="00291A55" w:rsidRDefault="00DD0FC8"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DD0FC8" w:rsidTr="00AC1AC0">
        <w:trPr>
          <w:trHeight w:val="361"/>
        </w:trPr>
        <w:tc>
          <w:tcPr>
            <w:tcW w:w="2493" w:type="dxa"/>
          </w:tcPr>
          <w:p w:rsidR="00DD0FC8" w:rsidRPr="00342B41" w:rsidRDefault="00764CFA"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National Wholesale Director</w:t>
            </w:r>
          </w:p>
        </w:tc>
        <w:tc>
          <w:tcPr>
            <w:tcW w:w="2572" w:type="dxa"/>
          </w:tcPr>
          <w:p w:rsidR="00DD0FC8" w:rsidRPr="00342B41" w:rsidRDefault="00DD0FC8"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Jason Gully</w:t>
            </w:r>
          </w:p>
        </w:tc>
        <w:tc>
          <w:tcPr>
            <w:tcW w:w="3243" w:type="dxa"/>
          </w:tcPr>
          <w:p w:rsidR="00DD0FC8" w:rsidRPr="008F16E7" w:rsidRDefault="00F47EA2" w:rsidP="00F61C38">
            <w:pPr>
              <w:spacing w:before="40" w:line="276" w:lineRule="auto"/>
              <w:rPr>
                <w:rFonts w:ascii="Arial" w:hAnsi="Arial" w:cs="Arial"/>
                <w:sz w:val="20"/>
                <w:szCs w:val="20"/>
              </w:rPr>
            </w:pPr>
            <w:hyperlink r:id="rId24" w:history="1">
              <w:r w:rsidR="00764CFA" w:rsidRPr="00764CFA">
                <w:rPr>
                  <w:rStyle w:val="Hyperlink"/>
                  <w:rFonts w:ascii="Arial" w:hAnsi="Arial" w:cs="Arial"/>
                  <w:sz w:val="20"/>
                  <w:szCs w:val="20"/>
                </w:rPr>
                <w:t>jgully@storypartners.com</w:t>
              </w:r>
            </w:hyperlink>
          </w:p>
        </w:tc>
      </w:tr>
    </w:tbl>
    <w:p w:rsidR="00DD0FC8" w:rsidRDefault="00DD0FC8" w:rsidP="00F61C38">
      <w:pPr>
        <w:pStyle w:val="ListParagraph"/>
        <w:spacing w:line="276" w:lineRule="auto"/>
        <w:rPr>
          <w:rFonts w:ascii="Arial" w:hAnsi="Arial" w:cs="Arial"/>
          <w:b/>
          <w:bCs/>
          <w:sz w:val="22"/>
          <w:szCs w:val="22"/>
        </w:rPr>
      </w:pPr>
    </w:p>
    <w:p w:rsidR="00764CFA" w:rsidRDefault="00764CFA" w:rsidP="00F61C38">
      <w:pPr>
        <w:pStyle w:val="ListParagraph"/>
        <w:spacing w:line="276" w:lineRule="auto"/>
        <w:rPr>
          <w:rFonts w:ascii="Arial" w:hAnsi="Arial" w:cs="Arial"/>
          <w:b/>
          <w:bCs/>
          <w:sz w:val="22"/>
          <w:szCs w:val="22"/>
        </w:rPr>
      </w:pPr>
      <w:r>
        <w:rPr>
          <w:rFonts w:ascii="Arial" w:hAnsi="Arial" w:cs="Arial"/>
          <w:b/>
          <w:bCs/>
          <w:sz w:val="22"/>
          <w:szCs w:val="22"/>
        </w:rPr>
        <w:t>SUPPLY CHAIN</w:t>
      </w:r>
      <w:r w:rsidR="00F0075F">
        <w:rPr>
          <w:rFonts w:ascii="Arial" w:hAnsi="Arial" w:cs="Arial"/>
          <w:b/>
          <w:bCs/>
          <w:sz w:val="22"/>
          <w:szCs w:val="22"/>
        </w:rPr>
        <w:t xml:space="preserve"> POCs</w:t>
      </w:r>
    </w:p>
    <w:tbl>
      <w:tblPr>
        <w:tblStyle w:val="TableGrid"/>
        <w:tblW w:w="8308" w:type="dxa"/>
        <w:tblInd w:w="715" w:type="dxa"/>
        <w:tblLook w:val="04A0" w:firstRow="1" w:lastRow="0" w:firstColumn="1" w:lastColumn="0" w:noHBand="0" w:noVBand="1"/>
      </w:tblPr>
      <w:tblGrid>
        <w:gridCol w:w="2493"/>
        <w:gridCol w:w="2572"/>
        <w:gridCol w:w="3243"/>
      </w:tblGrid>
      <w:tr w:rsidR="00764CFA" w:rsidTr="00AC1AC0">
        <w:trPr>
          <w:trHeight w:val="342"/>
        </w:trPr>
        <w:tc>
          <w:tcPr>
            <w:tcW w:w="2493" w:type="dxa"/>
            <w:shd w:val="clear" w:color="auto" w:fill="E7E6E6" w:themeFill="background2"/>
          </w:tcPr>
          <w:p w:rsidR="00764CFA" w:rsidRPr="00291A55" w:rsidRDefault="00764CFA"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rsidR="00764CFA" w:rsidRPr="00291A55" w:rsidRDefault="00764CFA"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rsidR="00764CFA" w:rsidRPr="00291A55" w:rsidRDefault="00764CFA"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764CFA" w:rsidTr="00AC1AC0">
        <w:trPr>
          <w:trHeight w:val="361"/>
        </w:trPr>
        <w:tc>
          <w:tcPr>
            <w:tcW w:w="2493" w:type="dxa"/>
          </w:tcPr>
          <w:p w:rsidR="00764CFA" w:rsidRPr="00342B41" w:rsidRDefault="00764CFA"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VP of Supply Chain</w:t>
            </w:r>
          </w:p>
        </w:tc>
        <w:tc>
          <w:tcPr>
            <w:tcW w:w="2572" w:type="dxa"/>
          </w:tcPr>
          <w:p w:rsidR="00764CFA" w:rsidRPr="00342B41" w:rsidRDefault="00764CFA"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Matthew Mueller</w:t>
            </w:r>
          </w:p>
        </w:tc>
        <w:tc>
          <w:tcPr>
            <w:tcW w:w="3243" w:type="dxa"/>
          </w:tcPr>
          <w:p w:rsidR="00764CFA" w:rsidRPr="008F16E7" w:rsidRDefault="00F47EA2" w:rsidP="00F61C38">
            <w:pPr>
              <w:spacing w:before="40" w:line="276" w:lineRule="auto"/>
              <w:rPr>
                <w:rFonts w:ascii="Arial" w:hAnsi="Arial" w:cs="Arial"/>
                <w:sz w:val="20"/>
                <w:szCs w:val="20"/>
              </w:rPr>
            </w:pPr>
            <w:hyperlink r:id="rId25" w:history="1">
              <w:r w:rsidR="00764CFA" w:rsidRPr="00764CFA">
                <w:rPr>
                  <w:rStyle w:val="Hyperlink"/>
                  <w:rFonts w:ascii="Arial" w:hAnsi="Arial" w:cs="Arial"/>
                  <w:sz w:val="20"/>
                  <w:szCs w:val="20"/>
                </w:rPr>
                <w:t>Mmueller@storypartners.com</w:t>
              </w:r>
            </w:hyperlink>
          </w:p>
        </w:tc>
      </w:tr>
    </w:tbl>
    <w:p w:rsidR="00342B41" w:rsidRDefault="00342B41" w:rsidP="00F61C38">
      <w:pPr>
        <w:spacing w:line="276" w:lineRule="auto"/>
        <w:rPr>
          <w:rFonts w:ascii="Arial" w:hAnsi="Arial" w:cs="Arial"/>
          <w:sz w:val="21"/>
          <w:szCs w:val="21"/>
        </w:rPr>
      </w:pPr>
    </w:p>
    <w:p w:rsidR="00764CFA" w:rsidRPr="00764CFA" w:rsidRDefault="00764CFA" w:rsidP="00F61C38">
      <w:pPr>
        <w:spacing w:line="276" w:lineRule="auto"/>
        <w:rPr>
          <w:rFonts w:ascii="Arial" w:hAnsi="Arial" w:cs="Arial"/>
          <w:b/>
          <w:bCs/>
          <w:sz w:val="21"/>
          <w:szCs w:val="21"/>
        </w:rPr>
      </w:pPr>
      <w:r>
        <w:rPr>
          <w:rFonts w:ascii="Arial" w:hAnsi="Arial" w:cs="Arial"/>
          <w:sz w:val="21"/>
          <w:szCs w:val="21"/>
        </w:rPr>
        <w:tab/>
      </w:r>
      <w:r w:rsidRPr="00764CFA">
        <w:rPr>
          <w:rFonts w:ascii="Arial" w:hAnsi="Arial" w:cs="Arial"/>
          <w:b/>
          <w:bCs/>
          <w:sz w:val="21"/>
          <w:szCs w:val="21"/>
        </w:rPr>
        <w:t>CULTIVATION</w:t>
      </w:r>
      <w:r w:rsidR="00F0075F">
        <w:rPr>
          <w:rFonts w:ascii="Arial" w:hAnsi="Arial" w:cs="Arial"/>
          <w:b/>
          <w:bCs/>
          <w:sz w:val="21"/>
          <w:szCs w:val="21"/>
        </w:rPr>
        <w:t xml:space="preserve"> POCs</w:t>
      </w:r>
    </w:p>
    <w:tbl>
      <w:tblPr>
        <w:tblStyle w:val="TableGrid"/>
        <w:tblW w:w="8308" w:type="dxa"/>
        <w:tblInd w:w="715" w:type="dxa"/>
        <w:tblLook w:val="04A0" w:firstRow="1" w:lastRow="0" w:firstColumn="1" w:lastColumn="0" w:noHBand="0" w:noVBand="1"/>
      </w:tblPr>
      <w:tblGrid>
        <w:gridCol w:w="2493"/>
        <w:gridCol w:w="2572"/>
        <w:gridCol w:w="3243"/>
      </w:tblGrid>
      <w:tr w:rsidR="00764CFA" w:rsidTr="00AC1AC0">
        <w:trPr>
          <w:trHeight w:val="342"/>
        </w:trPr>
        <w:tc>
          <w:tcPr>
            <w:tcW w:w="2493" w:type="dxa"/>
            <w:shd w:val="clear" w:color="auto" w:fill="E7E6E6" w:themeFill="background2"/>
          </w:tcPr>
          <w:p w:rsidR="00764CFA" w:rsidRPr="00291A55" w:rsidRDefault="00764CFA"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rsidR="00764CFA" w:rsidRPr="00291A55" w:rsidRDefault="00764CFA"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rsidR="00764CFA" w:rsidRPr="00291A55" w:rsidRDefault="00764CFA" w:rsidP="00F61C38">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764CFA" w:rsidTr="00AC1AC0">
        <w:trPr>
          <w:trHeight w:val="361"/>
        </w:trPr>
        <w:tc>
          <w:tcPr>
            <w:tcW w:w="2493" w:type="dxa"/>
          </w:tcPr>
          <w:p w:rsidR="00764CFA" w:rsidRPr="00342B41" w:rsidRDefault="00764CFA"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VP of Cultivation</w:t>
            </w:r>
          </w:p>
        </w:tc>
        <w:tc>
          <w:tcPr>
            <w:tcW w:w="2572" w:type="dxa"/>
          </w:tcPr>
          <w:p w:rsidR="00764CFA" w:rsidRPr="00342B41" w:rsidRDefault="00764CFA" w:rsidP="00F61C38">
            <w:pPr>
              <w:spacing w:before="40" w:line="276" w:lineRule="auto"/>
              <w:rPr>
                <w:rFonts w:ascii="Arial" w:hAnsi="Arial" w:cs="Arial"/>
                <w:color w:val="000000" w:themeColor="text1"/>
                <w:sz w:val="20"/>
                <w:szCs w:val="20"/>
              </w:rPr>
            </w:pPr>
            <w:r>
              <w:rPr>
                <w:rFonts w:ascii="Arial" w:hAnsi="Arial" w:cs="Arial"/>
                <w:color w:val="000000" w:themeColor="text1"/>
                <w:sz w:val="20"/>
                <w:szCs w:val="20"/>
              </w:rPr>
              <w:t>Egan O’Keefe</w:t>
            </w:r>
          </w:p>
        </w:tc>
        <w:tc>
          <w:tcPr>
            <w:tcW w:w="3243" w:type="dxa"/>
          </w:tcPr>
          <w:p w:rsidR="00764CFA" w:rsidRPr="008F16E7" w:rsidRDefault="00F47EA2" w:rsidP="00F61C38">
            <w:pPr>
              <w:spacing w:before="40" w:line="276" w:lineRule="auto"/>
              <w:rPr>
                <w:rFonts w:ascii="Arial" w:hAnsi="Arial" w:cs="Arial"/>
                <w:sz w:val="20"/>
                <w:szCs w:val="20"/>
              </w:rPr>
            </w:pPr>
            <w:hyperlink r:id="rId26" w:history="1">
              <w:r w:rsidR="00764CFA" w:rsidRPr="00764CFA">
                <w:rPr>
                  <w:rStyle w:val="Hyperlink"/>
                  <w:rFonts w:ascii="Arial" w:hAnsi="Arial" w:cs="Arial"/>
                  <w:sz w:val="20"/>
                  <w:szCs w:val="20"/>
                </w:rPr>
                <w:t>eokeefe@storypartners.com</w:t>
              </w:r>
            </w:hyperlink>
          </w:p>
        </w:tc>
      </w:tr>
    </w:tbl>
    <w:p w:rsidR="00764CFA" w:rsidRDefault="00764CFA" w:rsidP="00F61C38">
      <w:pPr>
        <w:spacing w:line="276" w:lineRule="auto"/>
        <w:rPr>
          <w:rFonts w:ascii="Arial" w:hAnsi="Arial" w:cs="Arial"/>
          <w:sz w:val="21"/>
          <w:szCs w:val="21"/>
        </w:rPr>
      </w:pPr>
    </w:p>
    <w:p w:rsidR="00764CFA" w:rsidRPr="00764CFA" w:rsidRDefault="00764CFA" w:rsidP="00F61C38">
      <w:pPr>
        <w:spacing w:line="276" w:lineRule="auto"/>
        <w:rPr>
          <w:rFonts w:ascii="Arial" w:hAnsi="Arial" w:cs="Arial"/>
          <w:b/>
          <w:bCs/>
          <w:sz w:val="21"/>
          <w:szCs w:val="21"/>
        </w:rPr>
      </w:pPr>
    </w:p>
    <w:p w:rsidR="00764CFA" w:rsidRPr="006822B8" w:rsidRDefault="00764CFA" w:rsidP="00F61C38">
      <w:pPr>
        <w:spacing w:line="276" w:lineRule="auto"/>
        <w:rPr>
          <w:rFonts w:ascii="Arial" w:hAnsi="Arial" w:cs="Arial"/>
          <w:sz w:val="21"/>
          <w:szCs w:val="21"/>
        </w:rPr>
      </w:pPr>
    </w:p>
    <w:p w:rsidR="007761ED" w:rsidRDefault="0078198F" w:rsidP="00F47EA2">
      <w:pPr>
        <w:pStyle w:val="Heading2"/>
        <w:numPr>
          <w:ilvl w:val="0"/>
          <w:numId w:val="2"/>
        </w:numPr>
        <w:spacing w:line="276" w:lineRule="auto"/>
        <w:rPr>
          <w:rFonts w:ascii="Arial" w:hAnsi="Arial" w:cs="Arial"/>
          <w:b/>
          <w:bCs/>
          <w:color w:val="000000" w:themeColor="text1"/>
          <w:sz w:val="22"/>
          <w:szCs w:val="22"/>
        </w:rPr>
        <w:pPrChange w:id="42" w:author="Sergei Tokmakov, Esq." w:date="2025-12-15T03:14:00Z">
          <w:pPr>
            <w:pStyle w:val="Heading2"/>
            <w:numPr>
              <w:numId w:val="73"/>
            </w:numPr>
            <w:tabs>
              <w:tab w:val="num" w:pos="360"/>
            </w:tabs>
            <w:spacing w:line="276" w:lineRule="auto"/>
          </w:pPr>
        </w:pPrChange>
      </w:pPr>
      <w:r w:rsidRPr="0078198F">
        <w:rPr>
          <w:rFonts w:ascii="Arial" w:hAnsi="Arial" w:cs="Arial"/>
          <w:b/>
          <w:bCs/>
          <w:color w:val="000000" w:themeColor="text1"/>
          <w:sz w:val="22"/>
          <w:szCs w:val="22"/>
        </w:rPr>
        <w:t>TIMELINE, PRICING AND PAYMENT TERMS</w:t>
      </w:r>
    </w:p>
    <w:p w:rsidR="0078198F" w:rsidRPr="0078198F" w:rsidRDefault="0078198F" w:rsidP="00F61C38">
      <w:pPr>
        <w:spacing w:line="276" w:lineRule="auto"/>
      </w:pPr>
    </w:p>
    <w:p w:rsidR="0078198F" w:rsidRDefault="008C07BC" w:rsidP="00F47EA2">
      <w:pPr>
        <w:pStyle w:val="ListParagraph"/>
        <w:numPr>
          <w:ilvl w:val="1"/>
          <w:numId w:val="2"/>
        </w:numPr>
        <w:spacing w:line="276" w:lineRule="auto"/>
        <w:ind w:left="720"/>
        <w:rPr>
          <w:rFonts w:ascii="Arial" w:hAnsi="Arial" w:cs="Arial"/>
          <w:b/>
          <w:bCs/>
          <w:sz w:val="22"/>
          <w:szCs w:val="22"/>
        </w:rPr>
        <w:pPrChange w:id="43"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Project Timeline</w:t>
      </w:r>
    </w:p>
    <w:p w:rsidR="008C07BC" w:rsidRDefault="008C07BC" w:rsidP="00F61C38">
      <w:pPr>
        <w:spacing w:line="276" w:lineRule="auto"/>
        <w:ind w:left="360"/>
        <w:rPr>
          <w:rFonts w:ascii="Arial" w:hAnsi="Arial" w:cs="Arial"/>
          <w:sz w:val="22"/>
          <w:szCs w:val="22"/>
        </w:rPr>
      </w:pPr>
    </w:p>
    <w:p w:rsidR="008C07BC" w:rsidRDefault="00764CFA" w:rsidP="00F61C38">
      <w:pPr>
        <w:spacing w:line="276" w:lineRule="auto"/>
        <w:ind w:left="360"/>
        <w:rPr>
          <w:rFonts w:ascii="Arial" w:hAnsi="Arial" w:cs="Arial"/>
          <w:sz w:val="22"/>
          <w:szCs w:val="22"/>
        </w:rPr>
      </w:pPr>
      <w:r w:rsidRPr="00764CFA">
        <w:rPr>
          <w:rFonts w:ascii="Arial" w:hAnsi="Arial" w:cs="Arial"/>
          <w:sz w:val="22"/>
          <w:szCs w:val="22"/>
        </w:rPr>
        <w:t xml:space="preserve">The total estimated project duration is Twelve (12) Months (the Engagement Term), beginning on the SOW Effective Date and concluding twelve months thereafter. The phasing and specific milestone completion dates are dictated by the priorities and targets set forth in </w:t>
      </w:r>
      <w:r w:rsidRPr="00764CFA">
        <w:rPr>
          <w:rFonts w:ascii="Arial" w:hAnsi="Arial" w:cs="Arial"/>
          <w:b/>
          <w:bCs/>
          <w:sz w:val="22"/>
          <w:szCs w:val="22"/>
        </w:rPr>
        <w:t>Exhibit C: 2026 Technical Roadmap Spreadsheet</w:t>
      </w:r>
      <w:r w:rsidRPr="00764CFA">
        <w:rPr>
          <w:rFonts w:ascii="Arial" w:hAnsi="Arial" w:cs="Arial"/>
          <w:sz w:val="22"/>
          <w:szCs w:val="22"/>
        </w:rPr>
        <w:t>. This timeline is constructed to ensure all necessary Flows are implemented and deployed to support the critical Pilot Store Launch Milestone in April 2026.</w:t>
      </w:r>
    </w:p>
    <w:p w:rsidR="00764CFA" w:rsidRPr="00764CFA" w:rsidRDefault="00764CFA" w:rsidP="00F61C38">
      <w:pPr>
        <w:spacing w:line="276" w:lineRule="auto"/>
        <w:ind w:left="360"/>
        <w:rPr>
          <w:rFonts w:ascii="Arial" w:hAnsi="Arial" w:cs="Arial"/>
          <w:sz w:val="22"/>
          <w:szCs w:val="22"/>
        </w:rPr>
      </w:pPr>
    </w:p>
    <w:p w:rsidR="008C07BC" w:rsidRDefault="008C07BC" w:rsidP="00F47EA2">
      <w:pPr>
        <w:pStyle w:val="ListParagraph"/>
        <w:numPr>
          <w:ilvl w:val="1"/>
          <w:numId w:val="2"/>
        </w:numPr>
        <w:spacing w:line="276" w:lineRule="auto"/>
        <w:ind w:left="720"/>
        <w:rPr>
          <w:rFonts w:ascii="Arial" w:hAnsi="Arial" w:cs="Arial"/>
          <w:b/>
          <w:bCs/>
          <w:sz w:val="22"/>
          <w:szCs w:val="22"/>
        </w:rPr>
        <w:pPrChange w:id="44"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 xml:space="preserve">Pricing Structure </w:t>
      </w:r>
      <w:r w:rsidRPr="008C07BC">
        <w:rPr>
          <w:rFonts w:ascii="Arial" w:hAnsi="Arial" w:cs="Arial"/>
          <w:b/>
          <w:bCs/>
          <w:sz w:val="22"/>
          <w:szCs w:val="22"/>
        </w:rPr>
        <w:t>(Integration-Based Model)</w:t>
      </w:r>
    </w:p>
    <w:p w:rsidR="00EB0578" w:rsidRDefault="00EB0578" w:rsidP="00F61C38">
      <w:pPr>
        <w:pStyle w:val="ListParagraph"/>
        <w:spacing w:line="276" w:lineRule="auto"/>
        <w:ind w:left="360"/>
        <w:rPr>
          <w:rFonts w:ascii="Arial" w:hAnsi="Arial" w:cs="Arial"/>
          <w:sz w:val="22"/>
          <w:szCs w:val="22"/>
        </w:rPr>
      </w:pPr>
    </w:p>
    <w:p w:rsidR="00EB0578" w:rsidRPr="00764CFA" w:rsidRDefault="00764CFA" w:rsidP="00F61C38">
      <w:pPr>
        <w:pStyle w:val="ListParagraph"/>
        <w:spacing w:line="276" w:lineRule="auto"/>
        <w:ind w:left="360"/>
        <w:rPr>
          <w:rFonts w:ascii="Arial" w:hAnsi="Arial" w:cs="Arial"/>
          <w:sz w:val="22"/>
          <w:szCs w:val="22"/>
        </w:rPr>
      </w:pPr>
      <w:r w:rsidRPr="00764CFA">
        <w:rPr>
          <w:rFonts w:ascii="Arial" w:hAnsi="Arial" w:cs="Arial"/>
          <w:sz w:val="22"/>
          <w:szCs w:val="22"/>
        </w:rPr>
        <w:t xml:space="preserve">The Provider shall deliver </w:t>
      </w:r>
      <w:r>
        <w:rPr>
          <w:rFonts w:ascii="Arial" w:hAnsi="Arial" w:cs="Arial"/>
          <w:sz w:val="22"/>
          <w:szCs w:val="22"/>
        </w:rPr>
        <w:t>p</w:t>
      </w:r>
      <w:r w:rsidRPr="00764CFA">
        <w:rPr>
          <w:rFonts w:ascii="Arial" w:hAnsi="Arial" w:cs="Arial"/>
          <w:sz w:val="22"/>
          <w:szCs w:val="22"/>
        </w:rPr>
        <w:t xml:space="preserve">roject </w:t>
      </w:r>
      <w:r>
        <w:rPr>
          <w:rFonts w:ascii="Arial" w:hAnsi="Arial" w:cs="Arial"/>
          <w:sz w:val="22"/>
          <w:szCs w:val="22"/>
        </w:rPr>
        <w:t>m</w:t>
      </w:r>
      <w:r w:rsidRPr="00764CFA">
        <w:rPr>
          <w:rFonts w:ascii="Arial" w:hAnsi="Arial" w:cs="Arial"/>
          <w:sz w:val="22"/>
          <w:szCs w:val="22"/>
        </w:rPr>
        <w:t xml:space="preserve">anagement and </w:t>
      </w:r>
      <w:r>
        <w:rPr>
          <w:rFonts w:ascii="Arial" w:hAnsi="Arial" w:cs="Arial"/>
          <w:sz w:val="22"/>
          <w:szCs w:val="22"/>
        </w:rPr>
        <w:t>g</w:t>
      </w:r>
      <w:r w:rsidRPr="00764CFA">
        <w:rPr>
          <w:rFonts w:ascii="Arial" w:hAnsi="Arial" w:cs="Arial"/>
          <w:sz w:val="22"/>
          <w:szCs w:val="22"/>
        </w:rPr>
        <w:t xml:space="preserve">overnance </w:t>
      </w:r>
      <w:r>
        <w:rPr>
          <w:rFonts w:ascii="Arial" w:hAnsi="Arial" w:cs="Arial"/>
          <w:sz w:val="22"/>
          <w:szCs w:val="22"/>
        </w:rPr>
        <w:t>s</w:t>
      </w:r>
      <w:r w:rsidRPr="00764CFA">
        <w:rPr>
          <w:rFonts w:ascii="Arial" w:hAnsi="Arial" w:cs="Arial"/>
          <w:sz w:val="22"/>
          <w:szCs w:val="22"/>
        </w:rPr>
        <w:t xml:space="preserve">ervices for a </w:t>
      </w:r>
      <w:r>
        <w:rPr>
          <w:rFonts w:ascii="Arial" w:hAnsi="Arial" w:cs="Arial"/>
          <w:sz w:val="22"/>
          <w:szCs w:val="22"/>
        </w:rPr>
        <w:t>f</w:t>
      </w:r>
      <w:r w:rsidRPr="00764CFA">
        <w:rPr>
          <w:rFonts w:ascii="Arial" w:hAnsi="Arial" w:cs="Arial"/>
          <w:sz w:val="22"/>
          <w:szCs w:val="22"/>
        </w:rPr>
        <w:t xml:space="preserve">ixed </w:t>
      </w:r>
      <w:r>
        <w:rPr>
          <w:rFonts w:ascii="Arial" w:hAnsi="Arial" w:cs="Arial"/>
          <w:sz w:val="22"/>
          <w:szCs w:val="22"/>
        </w:rPr>
        <w:t>m</w:t>
      </w:r>
      <w:r w:rsidRPr="00764CFA">
        <w:rPr>
          <w:rFonts w:ascii="Arial" w:hAnsi="Arial" w:cs="Arial"/>
          <w:sz w:val="22"/>
          <w:szCs w:val="22"/>
        </w:rPr>
        <w:t xml:space="preserve">onthly </w:t>
      </w:r>
      <w:r>
        <w:rPr>
          <w:rFonts w:ascii="Arial" w:hAnsi="Arial" w:cs="Arial"/>
          <w:sz w:val="22"/>
          <w:szCs w:val="22"/>
        </w:rPr>
        <w:t>r</w:t>
      </w:r>
      <w:r w:rsidRPr="00764CFA">
        <w:rPr>
          <w:rFonts w:ascii="Arial" w:hAnsi="Arial" w:cs="Arial"/>
          <w:sz w:val="22"/>
          <w:szCs w:val="22"/>
        </w:rPr>
        <w:t xml:space="preserve">etainer for the duration of the agreed-upon </w:t>
      </w:r>
      <w:r>
        <w:rPr>
          <w:rFonts w:ascii="Arial" w:hAnsi="Arial" w:cs="Arial"/>
          <w:sz w:val="22"/>
          <w:szCs w:val="22"/>
        </w:rPr>
        <w:t>Engagement</w:t>
      </w:r>
      <w:r w:rsidRPr="00764CFA">
        <w:rPr>
          <w:rFonts w:ascii="Arial" w:hAnsi="Arial" w:cs="Arial"/>
          <w:sz w:val="22"/>
          <w:szCs w:val="22"/>
        </w:rPr>
        <w:t xml:space="preserve"> Term.</w:t>
      </w:r>
    </w:p>
    <w:p w:rsidR="00764CFA" w:rsidRDefault="00764CFA" w:rsidP="00F61C38">
      <w:pPr>
        <w:pStyle w:val="ListParagraph"/>
        <w:spacing w:line="276" w:lineRule="auto"/>
        <w:ind w:left="360"/>
        <w:rPr>
          <w:rFonts w:ascii="Arial" w:hAnsi="Arial" w:cs="Arial"/>
          <w:sz w:val="22"/>
          <w:szCs w:val="22"/>
        </w:rPr>
      </w:pPr>
    </w:p>
    <w:tbl>
      <w:tblPr>
        <w:tblStyle w:val="TableGrid"/>
        <w:tblW w:w="8655" w:type="dxa"/>
        <w:tblInd w:w="355" w:type="dxa"/>
        <w:tblLook w:val="04A0" w:firstRow="1" w:lastRow="0" w:firstColumn="1" w:lastColumn="0" w:noHBand="0" w:noVBand="1"/>
      </w:tblPr>
      <w:tblGrid>
        <w:gridCol w:w="1710"/>
        <w:gridCol w:w="1635"/>
        <w:gridCol w:w="1875"/>
        <w:gridCol w:w="1641"/>
        <w:gridCol w:w="1794"/>
      </w:tblGrid>
      <w:tr w:rsidR="00266D42" w:rsidTr="00266D42">
        <w:trPr>
          <w:trHeight w:val="720"/>
        </w:trPr>
        <w:tc>
          <w:tcPr>
            <w:tcW w:w="1710" w:type="dxa"/>
            <w:shd w:val="clear" w:color="auto" w:fill="E7E6E6" w:themeFill="background2"/>
            <w:vAlign w:val="center"/>
          </w:tcPr>
          <w:p w:rsidR="00266D42" w:rsidRPr="00266D42" w:rsidRDefault="00266D42" w:rsidP="00F61C38">
            <w:pPr>
              <w:pStyle w:val="ListParagraph"/>
              <w:spacing w:line="276" w:lineRule="auto"/>
              <w:ind w:left="0"/>
              <w:rPr>
                <w:rFonts w:ascii="Arial" w:hAnsi="Arial" w:cs="Arial"/>
                <w:sz w:val="20"/>
                <w:szCs w:val="20"/>
              </w:rPr>
            </w:pPr>
            <w:r w:rsidRPr="00266D42">
              <w:rPr>
                <w:rStyle w:val="Strong"/>
                <w:rFonts w:ascii="Arial" w:hAnsi="Arial" w:cs="Arial"/>
                <w:color w:val="1F1F1F"/>
                <w:sz w:val="20"/>
                <w:szCs w:val="20"/>
                <w:bdr w:val="none" w:sz="0" w:space="0" w:color="auto" w:frame="1"/>
              </w:rPr>
              <w:t>Pricing Model</w:t>
            </w:r>
          </w:p>
        </w:tc>
        <w:tc>
          <w:tcPr>
            <w:tcW w:w="1635" w:type="dxa"/>
            <w:shd w:val="clear" w:color="auto" w:fill="E7E6E6" w:themeFill="background2"/>
            <w:vAlign w:val="center"/>
          </w:tcPr>
          <w:p w:rsidR="00266D42" w:rsidRPr="00266D42" w:rsidRDefault="00266D42" w:rsidP="00F61C38">
            <w:pPr>
              <w:pStyle w:val="ListParagraph"/>
              <w:spacing w:line="276" w:lineRule="auto"/>
              <w:ind w:left="0"/>
              <w:rPr>
                <w:rStyle w:val="Strong"/>
                <w:rFonts w:ascii="Arial" w:hAnsi="Arial" w:cs="Arial"/>
                <w:color w:val="1F1F1F"/>
                <w:sz w:val="20"/>
                <w:szCs w:val="20"/>
                <w:bdr w:val="none" w:sz="0" w:space="0" w:color="auto" w:frame="1"/>
              </w:rPr>
            </w:pPr>
            <w:r w:rsidRPr="00266D42">
              <w:rPr>
                <w:rStyle w:val="Strong"/>
                <w:rFonts w:ascii="Arial" w:hAnsi="Arial" w:cs="Arial"/>
                <w:color w:val="1F1F1F"/>
                <w:sz w:val="20"/>
                <w:szCs w:val="20"/>
                <w:bdr w:val="none" w:sz="0" w:space="0" w:color="auto" w:frame="1"/>
              </w:rPr>
              <w:t>Frequency</w:t>
            </w:r>
          </w:p>
        </w:tc>
        <w:tc>
          <w:tcPr>
            <w:tcW w:w="1875" w:type="dxa"/>
            <w:shd w:val="clear" w:color="auto" w:fill="E7E6E6" w:themeFill="background2"/>
            <w:vAlign w:val="center"/>
          </w:tcPr>
          <w:p w:rsidR="00266D42" w:rsidRPr="00266D42" w:rsidRDefault="00266D42" w:rsidP="00F61C38">
            <w:pPr>
              <w:pStyle w:val="ListParagraph"/>
              <w:spacing w:line="276" w:lineRule="auto"/>
              <w:ind w:left="0"/>
              <w:rPr>
                <w:rFonts w:ascii="Arial" w:hAnsi="Arial" w:cs="Arial"/>
                <w:sz w:val="20"/>
                <w:szCs w:val="20"/>
              </w:rPr>
            </w:pPr>
            <w:r w:rsidRPr="00266D42">
              <w:rPr>
                <w:rStyle w:val="Strong"/>
                <w:rFonts w:ascii="Arial" w:hAnsi="Arial" w:cs="Arial"/>
                <w:color w:val="1F1F1F"/>
                <w:sz w:val="20"/>
                <w:szCs w:val="20"/>
                <w:bdr w:val="none" w:sz="0" w:space="0" w:color="auto" w:frame="1"/>
              </w:rPr>
              <w:t>Fixed Retainer Cost (Monthly)</w:t>
            </w:r>
          </w:p>
        </w:tc>
        <w:tc>
          <w:tcPr>
            <w:tcW w:w="1641" w:type="dxa"/>
            <w:shd w:val="clear" w:color="auto" w:fill="E7E6E6" w:themeFill="background2"/>
            <w:vAlign w:val="center"/>
          </w:tcPr>
          <w:p w:rsidR="00266D42" w:rsidRPr="00266D42" w:rsidRDefault="00266D42" w:rsidP="00F61C38">
            <w:pPr>
              <w:pStyle w:val="ListParagraph"/>
              <w:spacing w:line="276" w:lineRule="auto"/>
              <w:ind w:left="0"/>
              <w:rPr>
                <w:rFonts w:ascii="Arial" w:hAnsi="Arial" w:cs="Arial"/>
                <w:sz w:val="20"/>
                <w:szCs w:val="20"/>
              </w:rPr>
            </w:pPr>
            <w:r w:rsidRPr="00266D42">
              <w:rPr>
                <w:rStyle w:val="Strong"/>
                <w:rFonts w:ascii="Arial" w:hAnsi="Arial" w:cs="Arial"/>
                <w:color w:val="1F1F1F"/>
                <w:sz w:val="20"/>
                <w:szCs w:val="20"/>
                <w:bdr w:val="none" w:sz="0" w:space="0" w:color="auto" w:frame="1"/>
              </w:rPr>
              <w:t>Allotted Hours (Monthly)</w:t>
            </w:r>
          </w:p>
        </w:tc>
        <w:tc>
          <w:tcPr>
            <w:tcW w:w="1794" w:type="dxa"/>
            <w:shd w:val="clear" w:color="auto" w:fill="E7E6E6" w:themeFill="background2"/>
            <w:vAlign w:val="center"/>
          </w:tcPr>
          <w:p w:rsidR="00266D42" w:rsidRDefault="00266D42" w:rsidP="00F61C38">
            <w:pPr>
              <w:pStyle w:val="ListParagraph"/>
              <w:spacing w:line="276" w:lineRule="auto"/>
              <w:ind w:left="0"/>
              <w:rPr>
                <w:rStyle w:val="Strong"/>
                <w:rFonts w:ascii="Arial" w:hAnsi="Arial" w:cs="Arial"/>
                <w:color w:val="1F1F1F"/>
                <w:sz w:val="20"/>
                <w:szCs w:val="20"/>
                <w:bdr w:val="none" w:sz="0" w:space="0" w:color="auto" w:frame="1"/>
              </w:rPr>
            </w:pPr>
            <w:r w:rsidRPr="00266D42">
              <w:rPr>
                <w:rStyle w:val="Strong"/>
                <w:rFonts w:ascii="Arial" w:hAnsi="Arial" w:cs="Arial"/>
                <w:color w:val="1F1F1F"/>
                <w:sz w:val="20"/>
                <w:szCs w:val="20"/>
                <w:bdr w:val="none" w:sz="0" w:space="0" w:color="auto" w:frame="1"/>
              </w:rPr>
              <w:t xml:space="preserve">Total Cost </w:t>
            </w:r>
          </w:p>
          <w:p w:rsidR="00266D42" w:rsidRPr="00266D42" w:rsidRDefault="00266D42" w:rsidP="00F61C38">
            <w:pPr>
              <w:pStyle w:val="ListParagraph"/>
              <w:spacing w:line="276" w:lineRule="auto"/>
              <w:ind w:left="0"/>
              <w:rPr>
                <w:rFonts w:ascii="Arial" w:hAnsi="Arial" w:cs="Arial"/>
                <w:sz w:val="20"/>
                <w:szCs w:val="20"/>
              </w:rPr>
            </w:pPr>
            <w:r w:rsidRPr="00266D42">
              <w:rPr>
                <w:rStyle w:val="Strong"/>
                <w:rFonts w:ascii="Arial" w:hAnsi="Arial" w:cs="Arial"/>
                <w:color w:val="1F1F1F"/>
                <w:sz w:val="20"/>
                <w:szCs w:val="20"/>
                <w:bdr w:val="none" w:sz="0" w:space="0" w:color="auto" w:frame="1"/>
              </w:rPr>
              <w:t>(12 Months)</w:t>
            </w:r>
          </w:p>
        </w:tc>
      </w:tr>
      <w:tr w:rsidR="00266D42" w:rsidTr="00266D42">
        <w:trPr>
          <w:trHeight w:val="720"/>
        </w:trPr>
        <w:tc>
          <w:tcPr>
            <w:tcW w:w="1710" w:type="dxa"/>
            <w:vAlign w:val="center"/>
          </w:tcPr>
          <w:p w:rsidR="00266D42" w:rsidRPr="00266D42" w:rsidRDefault="00266D42" w:rsidP="00F61C38">
            <w:pPr>
              <w:pStyle w:val="ListParagraph"/>
              <w:spacing w:line="276" w:lineRule="auto"/>
              <w:ind w:left="0"/>
              <w:rPr>
                <w:rFonts w:ascii="Arial" w:hAnsi="Arial" w:cs="Arial"/>
                <w:b/>
                <w:bCs/>
                <w:sz w:val="20"/>
                <w:szCs w:val="20"/>
              </w:rPr>
            </w:pPr>
            <w:r w:rsidRPr="00266D42">
              <w:rPr>
                <w:rFonts w:ascii="Arial" w:hAnsi="Arial" w:cs="Arial"/>
                <w:b/>
                <w:bCs/>
                <w:color w:val="1F1F1F"/>
                <w:sz w:val="20"/>
                <w:szCs w:val="20"/>
                <w:bdr w:val="none" w:sz="0" w:space="0" w:color="auto" w:frame="1"/>
              </w:rPr>
              <w:t>Fixed Retainer</w:t>
            </w:r>
          </w:p>
        </w:tc>
        <w:tc>
          <w:tcPr>
            <w:tcW w:w="1635" w:type="dxa"/>
            <w:vAlign w:val="center"/>
          </w:tcPr>
          <w:p w:rsidR="00266D42" w:rsidRPr="00266D42" w:rsidRDefault="00266D42" w:rsidP="00F61C38">
            <w:pPr>
              <w:pStyle w:val="ListParagraph"/>
              <w:spacing w:line="276" w:lineRule="auto"/>
              <w:ind w:left="0"/>
              <w:rPr>
                <w:rStyle w:val="math-inline"/>
                <w:rFonts w:ascii="Arial" w:hAnsi="Arial" w:cs="Arial"/>
                <w:b/>
                <w:bCs/>
                <w:color w:val="1F1F1F"/>
                <w:sz w:val="20"/>
                <w:szCs w:val="20"/>
                <w:bdr w:val="none" w:sz="0" w:space="0" w:color="auto" w:frame="1"/>
              </w:rPr>
            </w:pPr>
            <w:r w:rsidRPr="00266D42">
              <w:rPr>
                <w:rFonts w:ascii="Arial" w:hAnsi="Arial" w:cs="Arial"/>
                <w:b/>
                <w:bCs/>
                <w:color w:val="1F1F1F"/>
                <w:sz w:val="20"/>
                <w:szCs w:val="20"/>
                <w:bdr w:val="none" w:sz="0" w:space="0" w:color="auto" w:frame="1"/>
              </w:rPr>
              <w:t>Monthly</w:t>
            </w:r>
          </w:p>
        </w:tc>
        <w:tc>
          <w:tcPr>
            <w:tcW w:w="1875" w:type="dxa"/>
            <w:vAlign w:val="center"/>
          </w:tcPr>
          <w:p w:rsidR="00266D42" w:rsidRPr="00266D42" w:rsidRDefault="00266D42" w:rsidP="00F61C38">
            <w:pPr>
              <w:pStyle w:val="ListParagraph"/>
              <w:spacing w:line="276" w:lineRule="auto"/>
              <w:ind w:left="0"/>
              <w:rPr>
                <w:rFonts w:ascii="Arial" w:hAnsi="Arial" w:cs="Arial"/>
                <w:b/>
                <w:bCs/>
                <w:sz w:val="20"/>
                <w:szCs w:val="20"/>
              </w:rPr>
            </w:pPr>
            <w:r w:rsidRPr="00266D42">
              <w:rPr>
                <w:rStyle w:val="math-inline"/>
                <w:rFonts w:ascii="Arial" w:hAnsi="Arial" w:cs="Arial"/>
                <w:b/>
                <w:bCs/>
                <w:color w:val="1F1F1F"/>
                <w:sz w:val="20"/>
                <w:szCs w:val="20"/>
                <w:bdr w:val="none" w:sz="0" w:space="0" w:color="auto" w:frame="1"/>
              </w:rPr>
              <w:t>$20,000</w:t>
            </w:r>
            <w:r>
              <w:rPr>
                <w:rStyle w:val="math-inline"/>
                <w:rFonts w:ascii="Arial" w:hAnsi="Arial" w:cs="Arial"/>
                <w:b/>
                <w:bCs/>
                <w:color w:val="1F1F1F"/>
                <w:sz w:val="20"/>
                <w:szCs w:val="20"/>
                <w:bdr w:val="none" w:sz="0" w:space="0" w:color="auto" w:frame="1"/>
              </w:rPr>
              <w:t>.00</w:t>
            </w:r>
          </w:p>
        </w:tc>
        <w:tc>
          <w:tcPr>
            <w:tcW w:w="1641" w:type="dxa"/>
            <w:vAlign w:val="center"/>
          </w:tcPr>
          <w:p w:rsidR="00266D42" w:rsidRPr="00266D42" w:rsidRDefault="00266D42" w:rsidP="00F61C38">
            <w:pPr>
              <w:pStyle w:val="ListParagraph"/>
              <w:spacing w:line="276" w:lineRule="auto"/>
              <w:ind w:left="0"/>
              <w:rPr>
                <w:rFonts w:ascii="Arial" w:hAnsi="Arial" w:cs="Arial"/>
                <w:b/>
                <w:bCs/>
                <w:sz w:val="20"/>
                <w:szCs w:val="20"/>
              </w:rPr>
            </w:pPr>
            <w:r w:rsidRPr="00266D42">
              <w:rPr>
                <w:rFonts w:ascii="Arial" w:hAnsi="Arial" w:cs="Arial"/>
                <w:b/>
                <w:bCs/>
                <w:color w:val="1F1F1F"/>
                <w:sz w:val="20"/>
                <w:szCs w:val="20"/>
                <w:bdr w:val="none" w:sz="0" w:space="0" w:color="auto" w:frame="1"/>
              </w:rPr>
              <w:t>80 hours</w:t>
            </w:r>
          </w:p>
        </w:tc>
        <w:tc>
          <w:tcPr>
            <w:tcW w:w="1794" w:type="dxa"/>
            <w:vAlign w:val="center"/>
          </w:tcPr>
          <w:p w:rsidR="00266D42" w:rsidRPr="00266D42" w:rsidRDefault="00266D42" w:rsidP="00F61C38">
            <w:pPr>
              <w:pStyle w:val="ListParagraph"/>
              <w:spacing w:line="276" w:lineRule="auto"/>
              <w:ind w:left="0"/>
              <w:rPr>
                <w:rFonts w:ascii="Arial" w:hAnsi="Arial" w:cs="Arial"/>
                <w:b/>
                <w:bCs/>
                <w:sz w:val="20"/>
                <w:szCs w:val="20"/>
              </w:rPr>
            </w:pPr>
            <w:r w:rsidRPr="00266D42">
              <w:rPr>
                <w:rStyle w:val="math-inline"/>
                <w:rFonts w:ascii="Arial" w:hAnsi="Arial" w:cs="Arial"/>
                <w:b/>
                <w:bCs/>
                <w:color w:val="1F1F1F"/>
                <w:sz w:val="20"/>
                <w:szCs w:val="20"/>
                <w:bdr w:val="none" w:sz="0" w:space="0" w:color="auto" w:frame="1"/>
              </w:rPr>
              <w:t>$240,000.00</w:t>
            </w:r>
          </w:p>
        </w:tc>
      </w:tr>
    </w:tbl>
    <w:p w:rsidR="00BA19BD" w:rsidRPr="00266D42" w:rsidRDefault="00BA19BD" w:rsidP="00F61C38">
      <w:pPr>
        <w:spacing w:line="276" w:lineRule="auto"/>
        <w:rPr>
          <w:rFonts w:ascii="Arial" w:hAnsi="Arial" w:cs="Arial"/>
          <w:sz w:val="22"/>
          <w:szCs w:val="22"/>
        </w:rPr>
      </w:pPr>
    </w:p>
    <w:p w:rsidR="00EB0578" w:rsidRPr="00EB0578" w:rsidRDefault="00EB0578" w:rsidP="00F61C38">
      <w:pPr>
        <w:spacing w:line="276" w:lineRule="auto"/>
        <w:ind w:left="360"/>
        <w:rPr>
          <w:rFonts w:ascii="Arial" w:hAnsi="Arial" w:cs="Arial"/>
          <w:b/>
          <w:bCs/>
          <w:sz w:val="22"/>
          <w:szCs w:val="22"/>
        </w:rPr>
      </w:pPr>
    </w:p>
    <w:p w:rsidR="00EB0578" w:rsidRDefault="00C11CCE" w:rsidP="00F47EA2">
      <w:pPr>
        <w:pStyle w:val="ListParagraph"/>
        <w:numPr>
          <w:ilvl w:val="1"/>
          <w:numId w:val="2"/>
        </w:numPr>
        <w:spacing w:line="276" w:lineRule="auto"/>
        <w:ind w:left="720"/>
        <w:rPr>
          <w:rFonts w:ascii="Arial" w:hAnsi="Arial" w:cs="Arial"/>
          <w:b/>
          <w:bCs/>
          <w:sz w:val="22"/>
          <w:szCs w:val="22"/>
        </w:rPr>
        <w:pPrChange w:id="45"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Disclaimer on Continuing Services</w:t>
      </w:r>
    </w:p>
    <w:p w:rsidR="00C11CCE" w:rsidRPr="00C11CCE" w:rsidRDefault="00C11CCE" w:rsidP="00C11CCE">
      <w:pPr>
        <w:spacing w:line="276" w:lineRule="auto"/>
        <w:ind w:left="360"/>
        <w:rPr>
          <w:rFonts w:ascii="Arial" w:hAnsi="Arial" w:cs="Arial"/>
          <w:b/>
          <w:bCs/>
          <w:sz w:val="22"/>
          <w:szCs w:val="22"/>
        </w:rPr>
      </w:pPr>
    </w:p>
    <w:p w:rsidR="00C11CCE" w:rsidRPr="00C11CCE" w:rsidRDefault="00C11CCE" w:rsidP="00C11CCE">
      <w:pPr>
        <w:spacing w:line="276" w:lineRule="auto"/>
        <w:ind w:left="360"/>
        <w:rPr>
          <w:rFonts w:ascii="Arial" w:hAnsi="Arial" w:cs="Arial"/>
          <w:sz w:val="22"/>
          <w:szCs w:val="22"/>
        </w:rPr>
      </w:pPr>
      <w:r w:rsidRPr="00C11CCE">
        <w:rPr>
          <w:rFonts w:ascii="Arial" w:hAnsi="Arial" w:cs="Arial"/>
          <w:sz w:val="22"/>
          <w:szCs w:val="22"/>
        </w:rPr>
        <w:t xml:space="preserve">The </w:t>
      </w:r>
      <w:r>
        <w:rPr>
          <w:rFonts w:ascii="Arial" w:hAnsi="Arial" w:cs="Arial"/>
          <w:sz w:val="22"/>
          <w:szCs w:val="22"/>
        </w:rPr>
        <w:t>f</w:t>
      </w:r>
      <w:r w:rsidRPr="00C11CCE">
        <w:rPr>
          <w:rFonts w:ascii="Arial" w:hAnsi="Arial" w:cs="Arial"/>
          <w:sz w:val="22"/>
          <w:szCs w:val="22"/>
        </w:rPr>
        <w:t xml:space="preserve">ixed </w:t>
      </w:r>
      <w:r>
        <w:rPr>
          <w:rFonts w:ascii="Arial" w:hAnsi="Arial" w:cs="Arial"/>
          <w:sz w:val="22"/>
          <w:szCs w:val="22"/>
        </w:rPr>
        <w:t>m</w:t>
      </w:r>
      <w:r w:rsidRPr="00C11CCE">
        <w:rPr>
          <w:rFonts w:ascii="Arial" w:hAnsi="Arial" w:cs="Arial"/>
          <w:sz w:val="22"/>
          <w:szCs w:val="22"/>
        </w:rPr>
        <w:t xml:space="preserve">onthly </w:t>
      </w:r>
      <w:r>
        <w:rPr>
          <w:rFonts w:ascii="Arial" w:hAnsi="Arial" w:cs="Arial"/>
          <w:sz w:val="22"/>
          <w:szCs w:val="22"/>
        </w:rPr>
        <w:t>r</w:t>
      </w:r>
      <w:r w:rsidRPr="00C11CCE">
        <w:rPr>
          <w:rFonts w:ascii="Arial" w:hAnsi="Arial" w:cs="Arial"/>
          <w:sz w:val="22"/>
          <w:szCs w:val="22"/>
        </w:rPr>
        <w:t xml:space="preserve">etainer and associated </w:t>
      </w:r>
      <w:r>
        <w:rPr>
          <w:rFonts w:ascii="Arial" w:hAnsi="Arial" w:cs="Arial"/>
          <w:sz w:val="22"/>
          <w:szCs w:val="22"/>
        </w:rPr>
        <w:t>t</w:t>
      </w:r>
      <w:r w:rsidRPr="00C11CCE">
        <w:rPr>
          <w:rFonts w:ascii="Arial" w:hAnsi="Arial" w:cs="Arial"/>
          <w:sz w:val="22"/>
          <w:szCs w:val="22"/>
        </w:rPr>
        <w:t xml:space="preserve">otal </w:t>
      </w:r>
      <w:r>
        <w:rPr>
          <w:rFonts w:ascii="Arial" w:hAnsi="Arial" w:cs="Arial"/>
          <w:sz w:val="22"/>
          <w:szCs w:val="22"/>
        </w:rPr>
        <w:t>c</w:t>
      </w:r>
      <w:r w:rsidRPr="00C11CCE">
        <w:rPr>
          <w:rFonts w:ascii="Arial" w:hAnsi="Arial" w:cs="Arial"/>
          <w:sz w:val="22"/>
          <w:szCs w:val="22"/>
        </w:rPr>
        <w:t xml:space="preserve">ost covers the </w:t>
      </w:r>
      <w:r>
        <w:rPr>
          <w:rFonts w:ascii="Arial" w:hAnsi="Arial" w:cs="Arial"/>
          <w:sz w:val="22"/>
          <w:szCs w:val="22"/>
        </w:rPr>
        <w:t>P</w:t>
      </w:r>
      <w:r w:rsidRPr="00C11CCE">
        <w:rPr>
          <w:rFonts w:ascii="Arial" w:hAnsi="Arial" w:cs="Arial"/>
          <w:sz w:val="22"/>
          <w:szCs w:val="22"/>
        </w:rPr>
        <w:t xml:space="preserve">roject </w:t>
      </w:r>
      <w:r>
        <w:rPr>
          <w:rFonts w:ascii="Arial" w:hAnsi="Arial" w:cs="Arial"/>
          <w:sz w:val="22"/>
          <w:szCs w:val="22"/>
        </w:rPr>
        <w:t>M</w:t>
      </w:r>
      <w:r w:rsidRPr="00C11CCE">
        <w:rPr>
          <w:rFonts w:ascii="Arial" w:hAnsi="Arial" w:cs="Arial"/>
          <w:sz w:val="22"/>
          <w:szCs w:val="22"/>
        </w:rPr>
        <w:t xml:space="preserve">anagement and </w:t>
      </w:r>
      <w:r>
        <w:rPr>
          <w:rFonts w:ascii="Arial" w:hAnsi="Arial" w:cs="Arial"/>
          <w:sz w:val="22"/>
          <w:szCs w:val="22"/>
        </w:rPr>
        <w:t>g</w:t>
      </w:r>
      <w:r w:rsidRPr="00C11CCE">
        <w:rPr>
          <w:rFonts w:ascii="Arial" w:hAnsi="Arial" w:cs="Arial"/>
          <w:sz w:val="22"/>
          <w:szCs w:val="22"/>
        </w:rPr>
        <w:t>overnance Services solely for the 12-month Engagement Term defined herein. Any additional Project Management or Governance services related to the C-5 iPaaS SOW Implementation or this C-6 SOW that may be required in 2027 or beyond must be formalized and agreed upon by both Parties under a separate, continuing Statement of Work.</w:t>
      </w:r>
    </w:p>
    <w:p w:rsidR="00C11CCE" w:rsidRPr="00C11CCE" w:rsidRDefault="00C11CCE" w:rsidP="00C11CCE">
      <w:pPr>
        <w:spacing w:line="276" w:lineRule="auto"/>
        <w:ind w:left="360"/>
        <w:rPr>
          <w:rFonts w:ascii="Arial" w:hAnsi="Arial" w:cs="Arial"/>
          <w:b/>
          <w:bCs/>
          <w:sz w:val="22"/>
          <w:szCs w:val="22"/>
        </w:rPr>
      </w:pPr>
    </w:p>
    <w:p w:rsidR="00C11CCE" w:rsidRDefault="00C11CCE" w:rsidP="00F47EA2">
      <w:pPr>
        <w:pStyle w:val="ListParagraph"/>
        <w:numPr>
          <w:ilvl w:val="1"/>
          <w:numId w:val="2"/>
        </w:numPr>
        <w:spacing w:line="276" w:lineRule="auto"/>
        <w:ind w:left="720"/>
        <w:rPr>
          <w:rFonts w:ascii="Arial" w:hAnsi="Arial" w:cs="Arial"/>
          <w:b/>
          <w:bCs/>
          <w:sz w:val="22"/>
          <w:szCs w:val="22"/>
        </w:rPr>
        <w:pPrChange w:id="46"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Fee Inclusion</w:t>
      </w:r>
    </w:p>
    <w:p w:rsidR="00C11CCE" w:rsidRPr="00C11CCE" w:rsidRDefault="00C11CCE" w:rsidP="00C11CCE">
      <w:pPr>
        <w:spacing w:line="276" w:lineRule="auto"/>
        <w:ind w:left="360"/>
        <w:rPr>
          <w:rFonts w:ascii="Arial" w:hAnsi="Arial" w:cs="Arial"/>
          <w:b/>
          <w:bCs/>
          <w:sz w:val="22"/>
          <w:szCs w:val="22"/>
        </w:rPr>
      </w:pPr>
    </w:p>
    <w:p w:rsidR="00C11CCE" w:rsidRDefault="00C11CCE" w:rsidP="00C11CCE">
      <w:pPr>
        <w:spacing w:line="276" w:lineRule="auto"/>
        <w:ind w:left="360"/>
        <w:rPr>
          <w:rFonts w:ascii="Arial" w:hAnsi="Arial" w:cs="Arial"/>
          <w:sz w:val="22"/>
          <w:szCs w:val="22"/>
        </w:rPr>
      </w:pPr>
      <w:r w:rsidRPr="00C11CCE">
        <w:rPr>
          <w:rFonts w:ascii="Arial" w:hAnsi="Arial" w:cs="Arial"/>
          <w:sz w:val="22"/>
          <w:szCs w:val="22"/>
        </w:rPr>
        <w:t>The Fixed Retainer covers the labor cost for the Project Management activities defined in Section 3 (Scope of Services) including the creation of all required deliverables (Master Schedule, Status Reports, Logs, and meeting coordination).</w:t>
      </w:r>
    </w:p>
    <w:p w:rsidR="00C11CCE" w:rsidRPr="00C11CCE" w:rsidRDefault="00C11CCE" w:rsidP="00C11CCE">
      <w:pPr>
        <w:spacing w:line="276" w:lineRule="auto"/>
        <w:ind w:left="360"/>
        <w:rPr>
          <w:rFonts w:ascii="Arial" w:hAnsi="Arial" w:cs="Arial"/>
          <w:sz w:val="22"/>
          <w:szCs w:val="22"/>
        </w:rPr>
      </w:pPr>
    </w:p>
    <w:p w:rsidR="00C11CCE" w:rsidRDefault="00C11CCE" w:rsidP="00F47EA2">
      <w:pPr>
        <w:pStyle w:val="ListParagraph"/>
        <w:numPr>
          <w:ilvl w:val="1"/>
          <w:numId w:val="2"/>
        </w:numPr>
        <w:spacing w:line="276" w:lineRule="auto"/>
        <w:ind w:left="720"/>
        <w:rPr>
          <w:rFonts w:ascii="Arial" w:hAnsi="Arial" w:cs="Arial"/>
          <w:b/>
          <w:bCs/>
          <w:sz w:val="22"/>
          <w:szCs w:val="22"/>
        </w:rPr>
        <w:pPrChange w:id="47"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Over-Allocation (Time &amp; Materials)</w:t>
      </w:r>
    </w:p>
    <w:p w:rsidR="00C11CCE" w:rsidRPr="00C11CCE" w:rsidRDefault="00C11CCE" w:rsidP="00F47EA2">
      <w:pPr>
        <w:pStyle w:val="ListParagraph"/>
        <w:numPr>
          <w:ilvl w:val="0"/>
          <w:numId w:val="4"/>
        </w:numPr>
        <w:spacing w:line="276" w:lineRule="auto"/>
        <w:rPr>
          <w:rFonts w:ascii="Arial" w:hAnsi="Arial" w:cs="Arial"/>
          <w:sz w:val="22"/>
          <w:szCs w:val="22"/>
        </w:rPr>
        <w:pPrChange w:id="48" w:author="Sergei Tokmakov, Esq." w:date="2025-12-15T03:14:00Z">
          <w:pPr>
            <w:pStyle w:val="ListParagraph"/>
            <w:numPr>
              <w:numId w:val="87"/>
            </w:numPr>
            <w:tabs>
              <w:tab w:val="num" w:pos="360"/>
            </w:tabs>
            <w:spacing w:line="276" w:lineRule="auto"/>
          </w:pPr>
        </w:pPrChange>
      </w:pPr>
      <w:r w:rsidRPr="00C11CCE">
        <w:rPr>
          <w:rFonts w:ascii="Arial" w:hAnsi="Arial" w:cs="Arial"/>
          <w:sz w:val="22"/>
          <w:szCs w:val="22"/>
        </w:rPr>
        <w:t>The services are structured around a maximum allocation of 80 hours per month (20 hours per week).</w:t>
      </w:r>
    </w:p>
    <w:p w:rsidR="00C11CCE" w:rsidRPr="00C11CCE" w:rsidRDefault="00C11CCE" w:rsidP="00F47EA2">
      <w:pPr>
        <w:pStyle w:val="ListParagraph"/>
        <w:numPr>
          <w:ilvl w:val="0"/>
          <w:numId w:val="4"/>
        </w:numPr>
        <w:spacing w:line="276" w:lineRule="auto"/>
        <w:rPr>
          <w:rFonts w:ascii="Arial" w:hAnsi="Arial" w:cs="Arial"/>
          <w:sz w:val="22"/>
          <w:szCs w:val="22"/>
        </w:rPr>
        <w:pPrChange w:id="49" w:author="Sergei Tokmakov, Esq." w:date="2025-12-15T03:14:00Z">
          <w:pPr>
            <w:pStyle w:val="ListParagraph"/>
            <w:numPr>
              <w:numId w:val="87"/>
            </w:numPr>
            <w:tabs>
              <w:tab w:val="num" w:pos="360"/>
            </w:tabs>
            <w:spacing w:line="276" w:lineRule="auto"/>
          </w:pPr>
        </w:pPrChange>
      </w:pPr>
      <w:r w:rsidRPr="00C11CCE">
        <w:rPr>
          <w:rFonts w:ascii="Arial" w:hAnsi="Arial" w:cs="Arial"/>
          <w:sz w:val="22"/>
          <w:szCs w:val="22"/>
        </w:rPr>
        <w:t>Should the Customer require services exceeding the 80 allotted hours in any given month, the Provider will notify the Customer immediately.</w:t>
      </w:r>
    </w:p>
    <w:p w:rsidR="00C11CCE" w:rsidRPr="00C11CCE" w:rsidRDefault="00C11CCE" w:rsidP="00F47EA2">
      <w:pPr>
        <w:pStyle w:val="ListParagraph"/>
        <w:numPr>
          <w:ilvl w:val="0"/>
          <w:numId w:val="4"/>
        </w:numPr>
        <w:spacing w:line="276" w:lineRule="auto"/>
        <w:rPr>
          <w:rFonts w:ascii="Arial" w:hAnsi="Arial" w:cs="Arial"/>
          <w:sz w:val="22"/>
          <w:szCs w:val="22"/>
        </w:rPr>
        <w:pPrChange w:id="50" w:author="Sergei Tokmakov, Esq." w:date="2025-12-15T03:14:00Z">
          <w:pPr>
            <w:pStyle w:val="ListParagraph"/>
            <w:numPr>
              <w:numId w:val="87"/>
            </w:numPr>
            <w:tabs>
              <w:tab w:val="num" w:pos="360"/>
            </w:tabs>
            <w:spacing w:line="276" w:lineRule="auto"/>
          </w:pPr>
        </w:pPrChange>
      </w:pPr>
      <w:r w:rsidRPr="00C11CCE">
        <w:rPr>
          <w:rFonts w:ascii="Arial" w:hAnsi="Arial" w:cs="Arial"/>
          <w:sz w:val="22"/>
          <w:szCs w:val="22"/>
        </w:rPr>
        <w:t>Work exceeding the allotted hours will be subject to a formal Change Order and billed at the Provider's standard Time &amp; Materials (T&amp;M) rate of [</w:t>
      </w:r>
      <w:r>
        <w:rPr>
          <w:rFonts w:ascii="Arial" w:hAnsi="Arial" w:cs="Arial"/>
          <w:sz w:val="22"/>
          <w:szCs w:val="22"/>
        </w:rPr>
        <w:t>$250</w:t>
      </w:r>
      <w:r w:rsidRPr="00C11CCE">
        <w:rPr>
          <w:rFonts w:ascii="Arial" w:hAnsi="Arial" w:cs="Arial"/>
          <w:sz w:val="22"/>
          <w:szCs w:val="22"/>
        </w:rPr>
        <w:t>] per hour.</w:t>
      </w:r>
    </w:p>
    <w:p w:rsidR="00C11CCE" w:rsidRPr="00C11CCE" w:rsidRDefault="00C11CCE" w:rsidP="00C11CCE">
      <w:pPr>
        <w:spacing w:line="276" w:lineRule="auto"/>
        <w:ind w:left="360"/>
        <w:rPr>
          <w:rFonts w:ascii="Arial" w:hAnsi="Arial" w:cs="Arial"/>
          <w:b/>
          <w:bCs/>
          <w:sz w:val="22"/>
          <w:szCs w:val="22"/>
        </w:rPr>
      </w:pPr>
    </w:p>
    <w:p w:rsidR="00C11CCE" w:rsidRPr="00C11CCE" w:rsidRDefault="00C11CCE" w:rsidP="00F47EA2">
      <w:pPr>
        <w:pStyle w:val="ListParagraph"/>
        <w:numPr>
          <w:ilvl w:val="1"/>
          <w:numId w:val="2"/>
        </w:numPr>
        <w:spacing w:line="276" w:lineRule="auto"/>
        <w:ind w:left="720"/>
        <w:rPr>
          <w:rFonts w:ascii="Arial" w:hAnsi="Arial" w:cs="Arial"/>
          <w:b/>
          <w:bCs/>
          <w:sz w:val="22"/>
          <w:szCs w:val="22"/>
        </w:rPr>
        <w:pPrChange w:id="51"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Payment Terms</w:t>
      </w:r>
    </w:p>
    <w:p w:rsidR="00EB0578" w:rsidRDefault="00EB0578" w:rsidP="00F61C38">
      <w:pPr>
        <w:pStyle w:val="ListParagraph"/>
        <w:spacing w:line="276" w:lineRule="auto"/>
        <w:ind w:left="360"/>
        <w:rPr>
          <w:rFonts w:ascii="Arial" w:hAnsi="Arial" w:cs="Arial"/>
          <w:color w:val="000000" w:themeColor="text1"/>
          <w:sz w:val="21"/>
          <w:szCs w:val="21"/>
        </w:rPr>
      </w:pPr>
    </w:p>
    <w:p w:rsidR="005D4FA4" w:rsidRDefault="00F47EA2">
      <w:pPr>
        <w:pStyle w:val="ListParagraph"/>
        <w:spacing w:line="276" w:lineRule="auto"/>
        <w:ind w:left="360"/>
      </w:pPr>
      <w:ins w:id="52" w:author="Sergei Tokmakov, Esq." w:date="2025-12-16T09:00:00Z">
        <w:r>
          <w:rPr>
            <w:rFonts w:ascii="Arial" w:hAnsi="Arial" w:cs="Arial"/>
            <w:color w:val="000000"/>
            <w:sz w:val="22"/>
            <w:szCs w:val="22"/>
          </w:rPr>
          <w:t>Suspension of Services for Non</w:t>
        </w:r>
        <w:r>
          <w:rPr>
            <w:rFonts w:ascii="Arial" w:hAnsi="Arial" w:cs="Arial"/>
            <w:color w:val="000000"/>
            <w:sz w:val="22"/>
            <w:szCs w:val="22"/>
          </w:rPr>
          <w:t>-Payment: In the event Customer fails to pay any undisputed invoice within forty-five (45) days of the invoice date (i.e., 15 days past the Net 30 due date), Provider may, in its sole discretion and without liability, suspend or withhold: (a) performance o</w:t>
        </w:r>
        <w:r>
          <w:rPr>
            <w:rFonts w:ascii="Arial" w:hAnsi="Arial" w:cs="Arial"/>
            <w:color w:val="000000"/>
            <w:sz w:val="22"/>
            <w:szCs w:val="22"/>
          </w:rPr>
          <w:t>f ongoing Services under this SOW; (b) delivery of completed or in-progress deliverables; (c) project management meetings, status calls, and training sessions; and (d) commencement of any new work. Provider shall provide Customer with written notice at lea</w:t>
        </w:r>
        <w:r>
          <w:rPr>
            <w:rFonts w:ascii="Arial" w:hAnsi="Arial" w:cs="Arial"/>
            <w:color w:val="000000"/>
            <w:sz w:val="22"/>
            <w:szCs w:val="22"/>
          </w:rPr>
          <w:t>st five (5) business days prior to implementing any such suspension. Upon Customer's payment in full of all overdue amounts plus accrued interest, Provider shall resume suspended Services within two (2) business days. Any delays in project timelines caused</w:t>
        </w:r>
        <w:r>
          <w:rPr>
            <w:rFonts w:ascii="Arial" w:hAnsi="Arial" w:cs="Arial"/>
            <w:color w:val="000000"/>
            <w:sz w:val="22"/>
            <w:szCs w:val="22"/>
          </w:rPr>
          <w:t xml:space="preserve"> by suspension shall extend all milestone dates by the duration of the suspension period.</w:t>
        </w:r>
      </w:ins>
    </w:p>
    <w:p w:rsidR="00C11CCE" w:rsidRPr="00C11CCE" w:rsidRDefault="00EB0578" w:rsidP="00C11CCE">
      <w:pPr>
        <w:pStyle w:val="ListParagraph"/>
        <w:spacing w:line="276" w:lineRule="auto"/>
        <w:ind w:left="360"/>
        <w:rPr>
          <w:rFonts w:ascii="Arial" w:hAnsi="Arial" w:cs="Arial"/>
          <w:color w:val="000000" w:themeColor="text1"/>
          <w:sz w:val="22"/>
          <w:szCs w:val="22"/>
        </w:rPr>
      </w:pPr>
      <w:del w:id="53" w:author="Sergei Tokmakov, Esq." w:date="2025-12-16T09:00:00Z">
        <w:r>
          <w:rPr>
            <w:rFonts w:ascii="Arial" w:hAnsi="Arial" w:cs="Arial"/>
            <w:color w:val="000000" w:themeColor="text1"/>
            <w:sz w:val="22"/>
            <w:szCs w:val="22"/>
          </w:rPr>
          <w:delText>Invoices will be issued upon completion of the Services provided under this Statement of Work. Payment terms are set forth in the current Purchase Order of the Agreement, pursuant to the terms and conditions of the Software as a Service Agreement between the Parties dated April 3, 2025 (“Agreement”).</w:delText>
        </w:r>
      </w:del>
      <w:ins w:id="54" w:author="Sergei Tokmakov, Esq." w:date="2025-12-16T09:00:00Z">
        <w:r>
          <w:rPr>
            <w:rFonts w:ascii="Arial" w:hAnsi="Arial" w:cs="Arial"/>
            <w:color w:val="000000" w:themeColor="text1"/>
            <w:sz w:val="22"/>
            <w:szCs w:val="22"/>
          </w:rPr>
          <w:t xml:space="preserve">Invoices for the </w:t>
        </w:r>
      </w:ins>
      <w:ins w:id="55" w:author="Sergei Tokmakov, Esq." w:date="2025-12-15T03:14:00Z">
        <w:r w:rsidR="00EB6BB9">
          <w:rPr>
            <w:rFonts w:ascii="Arial" w:hAnsi="Arial" w:cs="Arial"/>
            <w:color w:val="000000" w:themeColor="text1"/>
            <w:sz w:val="22"/>
            <w:szCs w:val="22"/>
          </w:rPr>
          <w:t>f</w:t>
        </w:r>
      </w:ins>
      <w:ins w:id="56" w:author="Sergei Tokmakov, Esq." w:date="2025-12-16T09:00:00Z">
        <w:r>
          <w:rPr>
            <w:rFonts w:ascii="Arial" w:hAnsi="Arial" w:cs="Arial"/>
            <w:color w:val="000000" w:themeColor="text1"/>
            <w:sz w:val="22"/>
            <w:szCs w:val="22"/>
          </w:rPr>
          <w:t xml:space="preserve">ixed </w:t>
        </w:r>
      </w:ins>
      <w:ins w:id="57" w:author="Sergei Tokmakov, Esq." w:date="2025-12-15T03:14:00Z">
        <w:r w:rsidR="00EB6BB9">
          <w:rPr>
            <w:rFonts w:ascii="Arial" w:hAnsi="Arial" w:cs="Arial"/>
            <w:color w:val="000000" w:themeColor="text1"/>
            <w:sz w:val="22"/>
            <w:szCs w:val="22"/>
          </w:rPr>
          <w:t>m</w:t>
        </w:r>
      </w:ins>
      <w:ins w:id="58" w:author="Sergei Tokmakov, Esq." w:date="2025-12-16T09:00:00Z">
        <w:r>
          <w:rPr>
            <w:rFonts w:ascii="Arial" w:hAnsi="Arial" w:cs="Arial"/>
            <w:color w:val="000000" w:themeColor="text1"/>
            <w:sz w:val="22"/>
            <w:szCs w:val="22"/>
          </w:rPr>
          <w:t xml:space="preserve">onthly </w:t>
        </w:r>
      </w:ins>
      <w:ins w:id="59" w:author="Sergei Tokmakov, Esq." w:date="2025-12-15T03:14:00Z">
        <w:r w:rsidR="00EB6BB9">
          <w:rPr>
            <w:rFonts w:ascii="Arial" w:hAnsi="Arial" w:cs="Arial"/>
            <w:color w:val="000000" w:themeColor="text1"/>
            <w:sz w:val="22"/>
            <w:szCs w:val="22"/>
          </w:rPr>
          <w:t>r</w:t>
        </w:r>
      </w:ins>
      <w:bookmarkStart w:id="60" w:name="_GoBack"/>
      <w:bookmarkEnd w:id="60"/>
      <w:ins w:id="61" w:author="Sergei Tokmakov, Esq." w:date="2025-12-16T09:00:00Z">
        <w:r>
          <w:rPr>
            <w:rFonts w:ascii="Arial" w:hAnsi="Arial" w:cs="Arial"/>
            <w:color w:val="000000" w:themeColor="text1"/>
            <w:sz w:val="22"/>
            <w:szCs w:val="22"/>
          </w:rPr>
          <w:t>etainer shall be issued on the 1st of each month in advance for that month's services (i.e., the January retainer will be invoiced on January 1st). All invoices issued under this C-6 SOW are subject to the payment terms set forth in the Exhibit A-3 Purchase Order: Net 30, with a 15-day grace period during which late fees will not apply. Unpaid invoices beyond Net 45 shall accrue interest at one (1%) percent APR on all amounts unpaid until all balances are satisfied. For the first month of services, if the C-6 SOW Effective Date is not the 1st of the month, the initial invoice will be prorated based on the number of days remaining in that month, and the 80-hour monthly allocation will be prorated proportionally. Any services provided pursuant to a Change Order for time and materials exceeding the 80-hour monthly allocation shall be invoiced in the month following the month in which such overage services were performed, with payment due under the same Net 30 / Grace 15 / Net 45 structure.</w:t>
        </w:r>
      </w:ins>
    </w:p>
    <w:p w:rsidR="00F5489F" w:rsidRDefault="00F5489F" w:rsidP="00F61C38">
      <w:pPr>
        <w:pStyle w:val="ListParagraph"/>
        <w:spacing w:line="276" w:lineRule="auto"/>
        <w:ind w:left="360"/>
        <w:rPr>
          <w:rFonts w:ascii="Arial" w:hAnsi="Arial" w:cs="Arial"/>
          <w:color w:val="000000" w:themeColor="text1"/>
          <w:sz w:val="22"/>
          <w:szCs w:val="22"/>
        </w:rPr>
      </w:pPr>
    </w:p>
    <w:p w:rsidR="00F5489F" w:rsidRDefault="00F5489F" w:rsidP="00F61C38">
      <w:pPr>
        <w:pStyle w:val="ListParagraph"/>
        <w:spacing w:line="276" w:lineRule="auto"/>
        <w:ind w:left="360"/>
        <w:rPr>
          <w:rFonts w:ascii="Arial" w:hAnsi="Arial" w:cs="Arial"/>
          <w:color w:val="000000" w:themeColor="text1"/>
          <w:sz w:val="22"/>
          <w:szCs w:val="22"/>
        </w:rPr>
      </w:pPr>
    </w:p>
    <w:p w:rsidR="00F5489F" w:rsidRDefault="00F5489F" w:rsidP="00F47EA2">
      <w:pPr>
        <w:pStyle w:val="Heading2"/>
        <w:numPr>
          <w:ilvl w:val="0"/>
          <w:numId w:val="2"/>
        </w:numPr>
        <w:spacing w:line="276" w:lineRule="auto"/>
        <w:rPr>
          <w:rFonts w:ascii="Arial" w:hAnsi="Arial" w:cs="Arial"/>
          <w:b/>
          <w:bCs/>
          <w:color w:val="000000" w:themeColor="text1"/>
          <w:sz w:val="22"/>
          <w:szCs w:val="22"/>
        </w:rPr>
        <w:pPrChange w:id="62" w:author="Sergei Tokmakov, Esq." w:date="2025-12-15T03:14:00Z">
          <w:pPr>
            <w:pStyle w:val="Heading2"/>
            <w:numPr>
              <w:numId w:val="73"/>
            </w:numPr>
            <w:tabs>
              <w:tab w:val="num" w:pos="360"/>
            </w:tabs>
            <w:spacing w:line="276" w:lineRule="auto"/>
          </w:pPr>
        </w:pPrChange>
      </w:pPr>
      <w:r>
        <w:rPr>
          <w:rFonts w:ascii="Arial" w:hAnsi="Arial" w:cs="Arial"/>
          <w:b/>
          <w:bCs/>
          <w:color w:val="000000" w:themeColor="text1"/>
          <w:sz w:val="22"/>
          <w:szCs w:val="22"/>
        </w:rPr>
        <w:lastRenderedPageBreak/>
        <w:t>CHANGE MANAGEMENT PROCESS</w:t>
      </w:r>
    </w:p>
    <w:p w:rsidR="005D4FA4" w:rsidRDefault="00F47EA2">
      <w:pPr>
        <w:spacing w:before="240" w:line="276" w:lineRule="auto"/>
      </w:pPr>
      <w:ins w:id="63" w:author="Sergei Tokmakov, Esq." w:date="2025-12-16T09:00:00Z">
        <w:r>
          <w:rPr>
            <w:rFonts w:ascii="Arial" w:hAnsi="Arial" w:cs="Arial"/>
            <w:color w:val="000000"/>
            <w:sz w:val="22"/>
            <w:szCs w:val="22"/>
          </w:rPr>
          <w:t>For complete Change Management Process procedures, refer to Section 10 of the C-5 iPaaS SOW, which governs change control for both the iPaaS implementation and the Project Management services under this C-6 SOW. The pr</w:t>
        </w:r>
        <w:r>
          <w:rPr>
            <w:rFonts w:ascii="Arial" w:hAnsi="Arial" w:cs="Arial"/>
            <w:color w:val="000000"/>
            <w:sz w:val="22"/>
            <w:szCs w:val="22"/>
          </w:rPr>
          <w:t>ocedures set forth in C-5 Section 10 are hereby incorporated by reference into this C-6 SOW. The following provisions supplement the C-5 Change Management Process specifically for Project Management services:</w:t>
        </w:r>
      </w:ins>
    </w:p>
    <w:p w:rsidR="00F5489F" w:rsidRDefault="00F5489F" w:rsidP="00F61C38">
      <w:pPr>
        <w:spacing w:line="276" w:lineRule="auto"/>
        <w:rPr>
          <w:rFonts w:ascii="Arial" w:hAnsi="Arial" w:cs="Arial"/>
          <w:sz w:val="22"/>
          <w:szCs w:val="22"/>
        </w:rPr>
      </w:pPr>
    </w:p>
    <w:p w:rsidR="00F5489F" w:rsidRDefault="00F5489F" w:rsidP="00F61C38">
      <w:pPr>
        <w:spacing w:line="276" w:lineRule="auto"/>
        <w:rPr>
          <w:rFonts w:ascii="Arial" w:hAnsi="Arial" w:cs="Arial"/>
          <w:sz w:val="22"/>
          <w:szCs w:val="22"/>
        </w:rPr>
      </w:pPr>
      <w:r w:rsidRPr="00F5489F">
        <w:rPr>
          <w:rFonts w:ascii="Arial" w:hAnsi="Arial" w:cs="Arial"/>
          <w:sz w:val="22"/>
          <w:szCs w:val="22"/>
        </w:rPr>
        <w:t>The purpose of this process is to formally manage and authorize any requested change to the scope of services, pricing, deliverables, or schedule of this C-6 SOW, or the underlying C-5 iPaaS SOW. Any such requests must be handled via a formal Change Order (CO).</w:t>
      </w:r>
    </w:p>
    <w:p w:rsidR="00F5489F" w:rsidRDefault="00F5489F" w:rsidP="00F61C38">
      <w:pPr>
        <w:spacing w:line="276" w:lineRule="auto"/>
        <w:rPr>
          <w:rFonts w:ascii="Arial" w:hAnsi="Arial" w:cs="Arial"/>
          <w:sz w:val="22"/>
          <w:szCs w:val="22"/>
        </w:rPr>
      </w:pPr>
    </w:p>
    <w:p w:rsidR="00F5489F" w:rsidRDefault="00F61C38" w:rsidP="00F47EA2">
      <w:pPr>
        <w:pStyle w:val="ListParagraph"/>
        <w:numPr>
          <w:ilvl w:val="1"/>
          <w:numId w:val="2"/>
        </w:numPr>
        <w:spacing w:line="276" w:lineRule="auto"/>
        <w:ind w:left="720"/>
        <w:rPr>
          <w:rFonts w:ascii="Arial" w:hAnsi="Arial" w:cs="Arial"/>
          <w:b/>
          <w:bCs/>
          <w:sz w:val="22"/>
          <w:szCs w:val="22"/>
        </w:rPr>
        <w:pPrChange w:id="64"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Initiation</w:t>
      </w:r>
    </w:p>
    <w:p w:rsidR="00D4464A" w:rsidRDefault="00D4464A" w:rsidP="00D4464A">
      <w:pPr>
        <w:pStyle w:val="ListParagraph"/>
        <w:spacing w:line="276" w:lineRule="auto"/>
        <w:rPr>
          <w:rFonts w:ascii="Arial" w:hAnsi="Arial" w:cs="Arial"/>
          <w:b/>
          <w:bCs/>
          <w:sz w:val="22"/>
          <w:szCs w:val="22"/>
        </w:rPr>
      </w:pPr>
    </w:p>
    <w:p w:rsidR="00F61C38" w:rsidRDefault="00F61C38" w:rsidP="00F47EA2">
      <w:pPr>
        <w:pStyle w:val="ListParagraph"/>
        <w:numPr>
          <w:ilvl w:val="2"/>
          <w:numId w:val="2"/>
        </w:numPr>
        <w:spacing w:line="276" w:lineRule="auto"/>
        <w:ind w:firstLine="0"/>
        <w:rPr>
          <w:rStyle w:val="citation-18"/>
          <w:rFonts w:ascii="Arial" w:hAnsi="Arial" w:cs="Arial"/>
          <w:b/>
          <w:bCs/>
          <w:sz w:val="22"/>
          <w:szCs w:val="22"/>
        </w:rPr>
        <w:pPrChange w:id="65" w:author="Sergei Tokmakov, Esq." w:date="2025-12-15T03:14:00Z">
          <w:pPr>
            <w:pStyle w:val="ListParagraph"/>
            <w:numPr>
              <w:ilvl w:val="2"/>
              <w:numId w:val="73"/>
            </w:numPr>
            <w:tabs>
              <w:tab w:val="num" w:pos="360"/>
            </w:tabs>
            <w:spacing w:line="276" w:lineRule="auto"/>
          </w:pPr>
        </w:pPrChange>
      </w:pPr>
      <w:r w:rsidRPr="00F61C38">
        <w:rPr>
          <w:rStyle w:val="citation-18"/>
          <w:rFonts w:ascii="Arial" w:hAnsi="Arial" w:cs="Arial"/>
          <w:b/>
          <w:bCs/>
          <w:sz w:val="22"/>
          <w:szCs w:val="22"/>
        </w:rPr>
        <w:t>Request Submission</w:t>
      </w:r>
    </w:p>
    <w:p w:rsidR="00F61C38" w:rsidRPr="00F61C38" w:rsidRDefault="00F61C38" w:rsidP="00F61C38">
      <w:pPr>
        <w:pStyle w:val="ListParagraph"/>
        <w:spacing w:line="276" w:lineRule="auto"/>
        <w:ind w:left="1440"/>
        <w:rPr>
          <w:rFonts w:ascii="Arial" w:hAnsi="Arial" w:cs="Arial"/>
          <w:sz w:val="22"/>
          <w:szCs w:val="22"/>
        </w:rPr>
      </w:pPr>
      <w:r w:rsidRPr="00F61C38">
        <w:rPr>
          <w:rStyle w:val="citation-18"/>
          <w:rFonts w:ascii="Arial" w:hAnsi="Arial" w:cs="Arial"/>
          <w:sz w:val="22"/>
          <w:szCs w:val="22"/>
        </w:rPr>
        <w:t xml:space="preserve">The requesting party (Customer or Provider) shall submit a written request to the Project Management team (Provider </w:t>
      </w:r>
      <w:r>
        <w:rPr>
          <w:rStyle w:val="citation-18"/>
          <w:rFonts w:ascii="Arial" w:hAnsi="Arial" w:cs="Arial"/>
          <w:sz w:val="22"/>
          <w:szCs w:val="22"/>
        </w:rPr>
        <w:t xml:space="preserve">project manager and project administrator) </w:t>
      </w:r>
      <w:r w:rsidRPr="00F61C38">
        <w:rPr>
          <w:rFonts w:ascii="Arial" w:hAnsi="Arial" w:cs="Arial"/>
          <w:sz w:val="22"/>
          <w:szCs w:val="22"/>
        </w:rPr>
        <w:t>detailing the necessity, scope, and anticipated impact of the change.</w:t>
      </w:r>
    </w:p>
    <w:p w:rsidR="00F61C38" w:rsidRDefault="00F61C38" w:rsidP="00F61C38">
      <w:pPr>
        <w:pStyle w:val="ListParagraph"/>
        <w:spacing w:line="276" w:lineRule="auto"/>
        <w:rPr>
          <w:rStyle w:val="citation-18"/>
          <w:rFonts w:ascii="Arial" w:hAnsi="Arial" w:cs="Arial"/>
          <w:b/>
          <w:bCs/>
          <w:sz w:val="22"/>
          <w:szCs w:val="22"/>
        </w:rPr>
      </w:pPr>
    </w:p>
    <w:p w:rsidR="00F61C38" w:rsidRPr="00F61C38" w:rsidRDefault="00F61C38" w:rsidP="00F47EA2">
      <w:pPr>
        <w:pStyle w:val="ListParagraph"/>
        <w:numPr>
          <w:ilvl w:val="2"/>
          <w:numId w:val="2"/>
        </w:numPr>
        <w:spacing w:line="276" w:lineRule="auto"/>
        <w:ind w:firstLine="0"/>
        <w:rPr>
          <w:rFonts w:ascii="Arial" w:hAnsi="Arial" w:cs="Arial"/>
          <w:b/>
          <w:bCs/>
          <w:sz w:val="22"/>
          <w:szCs w:val="22"/>
        </w:rPr>
        <w:pPrChange w:id="66" w:author="Sergei Tokmakov, Esq." w:date="2025-12-15T03:14:00Z">
          <w:pPr>
            <w:pStyle w:val="ListParagraph"/>
            <w:numPr>
              <w:ilvl w:val="2"/>
              <w:numId w:val="73"/>
            </w:numPr>
            <w:tabs>
              <w:tab w:val="num" w:pos="360"/>
            </w:tabs>
            <w:spacing w:line="276" w:lineRule="auto"/>
          </w:pPr>
        </w:pPrChange>
      </w:pPr>
      <w:r w:rsidRPr="00F61C38">
        <w:rPr>
          <w:rFonts w:ascii="Arial" w:hAnsi="Arial" w:cs="Arial"/>
          <w:b/>
          <w:bCs/>
          <w:sz w:val="22"/>
          <w:szCs w:val="22"/>
        </w:rPr>
        <w:t>Required Documentation:</w:t>
      </w:r>
      <w:r w:rsidRPr="00F61C38">
        <w:rPr>
          <w:rFonts w:ascii="Arial" w:hAnsi="Arial" w:cs="Arial"/>
          <w:sz w:val="22"/>
          <w:szCs w:val="22"/>
        </w:rPr>
        <w:t xml:space="preserve"> </w:t>
      </w:r>
    </w:p>
    <w:p w:rsidR="00F61C38" w:rsidRPr="00F61C38" w:rsidRDefault="00F61C38" w:rsidP="00F61C38">
      <w:pPr>
        <w:pStyle w:val="ListParagraph"/>
        <w:spacing w:line="276" w:lineRule="auto"/>
        <w:ind w:left="1440"/>
        <w:rPr>
          <w:rFonts w:ascii="Arial" w:hAnsi="Arial" w:cs="Arial"/>
          <w:b/>
          <w:bCs/>
          <w:sz w:val="22"/>
          <w:szCs w:val="22"/>
        </w:rPr>
      </w:pPr>
      <w:r w:rsidRPr="00F61C38">
        <w:rPr>
          <w:rFonts w:ascii="Arial" w:hAnsi="Arial" w:cs="Arial"/>
          <w:sz w:val="22"/>
          <w:szCs w:val="22"/>
        </w:rPr>
        <w:t>The request must clearly outline:</w:t>
      </w:r>
    </w:p>
    <w:p w:rsidR="00F61C38" w:rsidRPr="00F61C38" w:rsidRDefault="00F61C38" w:rsidP="00F47EA2">
      <w:pPr>
        <w:pStyle w:val="NormalWeb"/>
        <w:numPr>
          <w:ilvl w:val="0"/>
          <w:numId w:val="5"/>
        </w:numPr>
        <w:spacing w:line="276" w:lineRule="auto"/>
        <w:rPr>
          <w:rFonts w:ascii="Arial" w:hAnsi="Arial" w:cs="Arial"/>
          <w:sz w:val="22"/>
          <w:szCs w:val="22"/>
        </w:rPr>
        <w:pPrChange w:id="67" w:author="Sergei Tokmakov, Esq." w:date="2025-12-15T03:14:00Z">
          <w:pPr>
            <w:pStyle w:val="NormalWeb"/>
            <w:numPr>
              <w:numId w:val="89"/>
            </w:numPr>
            <w:tabs>
              <w:tab w:val="num" w:pos="360"/>
            </w:tabs>
            <w:spacing w:line="276" w:lineRule="auto"/>
          </w:pPr>
        </w:pPrChange>
      </w:pPr>
      <w:r w:rsidRPr="00F61C38">
        <w:rPr>
          <w:rFonts w:ascii="Arial" w:hAnsi="Arial" w:cs="Arial"/>
          <w:sz w:val="22"/>
          <w:szCs w:val="22"/>
        </w:rPr>
        <w:t>The reason for the change.</w:t>
      </w:r>
    </w:p>
    <w:p w:rsidR="00F61C38" w:rsidRPr="00F61C38" w:rsidRDefault="00F61C38" w:rsidP="00F47EA2">
      <w:pPr>
        <w:pStyle w:val="NormalWeb"/>
        <w:numPr>
          <w:ilvl w:val="0"/>
          <w:numId w:val="5"/>
        </w:numPr>
        <w:spacing w:line="276" w:lineRule="auto"/>
        <w:rPr>
          <w:rFonts w:ascii="Arial" w:hAnsi="Arial" w:cs="Arial"/>
          <w:sz w:val="22"/>
          <w:szCs w:val="22"/>
        </w:rPr>
        <w:pPrChange w:id="68" w:author="Sergei Tokmakov, Esq." w:date="2025-12-15T03:14:00Z">
          <w:pPr>
            <w:pStyle w:val="NormalWeb"/>
            <w:numPr>
              <w:numId w:val="89"/>
            </w:numPr>
            <w:tabs>
              <w:tab w:val="num" w:pos="360"/>
            </w:tabs>
            <w:spacing w:line="276" w:lineRule="auto"/>
          </w:pPr>
        </w:pPrChange>
      </w:pPr>
      <w:r w:rsidRPr="00F61C38">
        <w:rPr>
          <w:rStyle w:val="citation-17"/>
          <w:rFonts w:ascii="Arial" w:hAnsi="Arial" w:cs="Arial"/>
          <w:sz w:val="22"/>
          <w:szCs w:val="22"/>
        </w:rPr>
        <w:t xml:space="preserve">The specific items in the </w:t>
      </w:r>
      <w:r w:rsidRPr="00F61C38">
        <w:rPr>
          <w:rStyle w:val="citation-17"/>
          <w:rFonts w:ascii="Arial" w:hAnsi="Arial" w:cs="Arial"/>
          <w:b/>
          <w:bCs/>
          <w:sz w:val="22"/>
          <w:szCs w:val="22"/>
        </w:rPr>
        <w:t>Exhibit D: 2026 Technical Roadmap Spreadsheet</w:t>
      </w:r>
      <w:r w:rsidRPr="00F61C38">
        <w:rPr>
          <w:rStyle w:val="citation-17"/>
          <w:rFonts w:ascii="Arial" w:hAnsi="Arial" w:cs="Arial"/>
          <w:sz w:val="22"/>
          <w:szCs w:val="22"/>
        </w:rPr>
        <w:t xml:space="preserve"> </w:t>
      </w:r>
      <w:r w:rsidRPr="00F61C38">
        <w:rPr>
          <w:rFonts w:ascii="Arial" w:hAnsi="Arial" w:cs="Arial"/>
          <w:sz w:val="22"/>
          <w:szCs w:val="22"/>
        </w:rPr>
        <w:t>that will be affected.</w:t>
      </w:r>
    </w:p>
    <w:p w:rsidR="00F61C38" w:rsidRPr="00F61C38" w:rsidRDefault="00F61C38" w:rsidP="00F47EA2">
      <w:pPr>
        <w:pStyle w:val="NormalWeb"/>
        <w:numPr>
          <w:ilvl w:val="0"/>
          <w:numId w:val="5"/>
        </w:numPr>
        <w:spacing w:line="276" w:lineRule="auto"/>
        <w:rPr>
          <w:rFonts w:ascii="Arial" w:hAnsi="Arial" w:cs="Arial"/>
          <w:sz w:val="22"/>
          <w:szCs w:val="22"/>
        </w:rPr>
        <w:pPrChange w:id="69" w:author="Sergei Tokmakov, Esq." w:date="2025-12-15T03:14:00Z">
          <w:pPr>
            <w:pStyle w:val="NormalWeb"/>
            <w:numPr>
              <w:numId w:val="89"/>
            </w:numPr>
            <w:tabs>
              <w:tab w:val="num" w:pos="360"/>
            </w:tabs>
            <w:spacing w:line="276" w:lineRule="auto"/>
          </w:pPr>
        </w:pPrChange>
      </w:pPr>
      <w:r w:rsidRPr="00F61C38">
        <w:rPr>
          <w:rFonts w:ascii="Arial" w:hAnsi="Arial" w:cs="Arial"/>
          <w:sz w:val="22"/>
          <w:szCs w:val="22"/>
        </w:rPr>
        <w:t>The required new deliverable or alteration to an existing Flow.</w:t>
      </w:r>
    </w:p>
    <w:p w:rsidR="00F61C38" w:rsidRDefault="00F61C38" w:rsidP="00F47EA2">
      <w:pPr>
        <w:pStyle w:val="ListParagraph"/>
        <w:numPr>
          <w:ilvl w:val="1"/>
          <w:numId w:val="2"/>
        </w:numPr>
        <w:spacing w:line="276" w:lineRule="auto"/>
        <w:ind w:left="720"/>
        <w:rPr>
          <w:rFonts w:ascii="Arial" w:hAnsi="Arial" w:cs="Arial"/>
          <w:b/>
          <w:bCs/>
          <w:sz w:val="22"/>
          <w:szCs w:val="22"/>
        </w:rPr>
        <w:pPrChange w:id="70"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Impact Assessment</w:t>
      </w:r>
    </w:p>
    <w:p w:rsidR="00D4464A" w:rsidRDefault="00D4464A" w:rsidP="00D4464A">
      <w:pPr>
        <w:pStyle w:val="ListParagraph"/>
        <w:spacing w:line="276" w:lineRule="auto"/>
        <w:rPr>
          <w:rFonts w:ascii="Arial" w:hAnsi="Arial" w:cs="Arial"/>
          <w:b/>
          <w:bCs/>
          <w:sz w:val="22"/>
          <w:szCs w:val="22"/>
        </w:rPr>
      </w:pPr>
    </w:p>
    <w:p w:rsidR="00F61C38" w:rsidRDefault="00F61C38" w:rsidP="00F47EA2">
      <w:pPr>
        <w:pStyle w:val="ListParagraph"/>
        <w:numPr>
          <w:ilvl w:val="2"/>
          <w:numId w:val="2"/>
        </w:numPr>
        <w:spacing w:line="276" w:lineRule="auto"/>
        <w:ind w:firstLine="0"/>
        <w:rPr>
          <w:rFonts w:ascii="Arial" w:hAnsi="Arial" w:cs="Arial"/>
          <w:b/>
          <w:bCs/>
          <w:sz w:val="22"/>
          <w:szCs w:val="22"/>
        </w:rPr>
        <w:pPrChange w:id="71" w:author="Sergei Tokmakov, Esq." w:date="2025-12-15T03:14:00Z">
          <w:pPr>
            <w:pStyle w:val="ListParagraph"/>
            <w:numPr>
              <w:ilvl w:val="2"/>
              <w:numId w:val="73"/>
            </w:numPr>
            <w:tabs>
              <w:tab w:val="num" w:pos="360"/>
            </w:tabs>
            <w:spacing w:line="276" w:lineRule="auto"/>
          </w:pPr>
        </w:pPrChange>
      </w:pPr>
      <w:r>
        <w:rPr>
          <w:rFonts w:ascii="Arial" w:hAnsi="Arial" w:cs="Arial"/>
          <w:b/>
          <w:bCs/>
          <w:sz w:val="22"/>
          <w:szCs w:val="22"/>
        </w:rPr>
        <w:t>Provider Assessment</w:t>
      </w:r>
    </w:p>
    <w:p w:rsidR="00F61C38" w:rsidRDefault="00F61C38" w:rsidP="00F61C38">
      <w:pPr>
        <w:pStyle w:val="ListParagraph"/>
        <w:spacing w:line="276" w:lineRule="auto"/>
        <w:ind w:left="1440"/>
        <w:rPr>
          <w:rFonts w:ascii="Arial" w:hAnsi="Arial" w:cs="Arial"/>
          <w:sz w:val="22"/>
          <w:szCs w:val="22"/>
        </w:rPr>
      </w:pPr>
      <w:r w:rsidRPr="00F61C38">
        <w:rPr>
          <w:rFonts w:ascii="Arial" w:hAnsi="Arial" w:cs="Arial"/>
          <w:sz w:val="22"/>
          <w:szCs w:val="22"/>
        </w:rPr>
        <w:t xml:space="preserve">The Provider shall assess the request and document the full impact on the project, including changes to </w:t>
      </w:r>
      <w:r>
        <w:rPr>
          <w:rFonts w:ascii="Arial" w:hAnsi="Arial" w:cs="Arial"/>
          <w:sz w:val="22"/>
          <w:szCs w:val="22"/>
        </w:rPr>
        <w:t>cost, resource considerations,</w:t>
      </w:r>
      <w:r w:rsidRPr="00F61C38">
        <w:rPr>
          <w:rFonts w:ascii="Arial" w:hAnsi="Arial" w:cs="Arial"/>
          <w:sz w:val="22"/>
          <w:szCs w:val="22"/>
        </w:rPr>
        <w:t xml:space="preserve"> and the </w:t>
      </w:r>
      <w:r>
        <w:rPr>
          <w:rFonts w:ascii="Arial" w:hAnsi="Arial" w:cs="Arial"/>
          <w:sz w:val="22"/>
          <w:szCs w:val="22"/>
        </w:rPr>
        <w:t xml:space="preserve">roadmap </w:t>
      </w:r>
      <w:r w:rsidRPr="00F61C38">
        <w:rPr>
          <w:rFonts w:ascii="Arial" w:hAnsi="Arial" w:cs="Arial"/>
          <w:sz w:val="22"/>
          <w:szCs w:val="22"/>
        </w:rPr>
        <w:t>schedule defined in Exhibit D.</w:t>
      </w:r>
    </w:p>
    <w:p w:rsidR="00F61C38" w:rsidRPr="00F61C38" w:rsidRDefault="00F61C38" w:rsidP="00F61C38">
      <w:pPr>
        <w:pStyle w:val="ListParagraph"/>
        <w:spacing w:line="276" w:lineRule="auto"/>
        <w:rPr>
          <w:rFonts w:ascii="Arial" w:hAnsi="Arial" w:cs="Arial"/>
          <w:sz w:val="22"/>
          <w:szCs w:val="22"/>
        </w:rPr>
      </w:pPr>
    </w:p>
    <w:p w:rsidR="00F61C38" w:rsidRDefault="00F61C38" w:rsidP="00F47EA2">
      <w:pPr>
        <w:pStyle w:val="ListParagraph"/>
        <w:numPr>
          <w:ilvl w:val="2"/>
          <w:numId w:val="2"/>
        </w:numPr>
        <w:spacing w:line="276" w:lineRule="auto"/>
        <w:ind w:firstLine="0"/>
        <w:rPr>
          <w:rFonts w:ascii="Arial" w:hAnsi="Arial" w:cs="Arial"/>
          <w:b/>
          <w:bCs/>
          <w:sz w:val="22"/>
          <w:szCs w:val="22"/>
        </w:rPr>
        <w:pPrChange w:id="72" w:author="Sergei Tokmakov, Esq." w:date="2025-12-15T03:14:00Z">
          <w:pPr>
            <w:pStyle w:val="ListParagraph"/>
            <w:numPr>
              <w:ilvl w:val="2"/>
              <w:numId w:val="73"/>
            </w:numPr>
            <w:tabs>
              <w:tab w:val="num" w:pos="360"/>
            </w:tabs>
            <w:spacing w:line="276" w:lineRule="auto"/>
          </w:pPr>
        </w:pPrChange>
      </w:pPr>
      <w:r>
        <w:rPr>
          <w:rFonts w:ascii="Arial" w:hAnsi="Arial" w:cs="Arial"/>
          <w:b/>
          <w:bCs/>
          <w:sz w:val="22"/>
          <w:szCs w:val="22"/>
        </w:rPr>
        <w:t>Review</w:t>
      </w:r>
    </w:p>
    <w:p w:rsidR="00F61C38" w:rsidRPr="00F61C38" w:rsidRDefault="00F61C38" w:rsidP="00F61C38">
      <w:pPr>
        <w:pStyle w:val="ListParagraph"/>
        <w:spacing w:line="276" w:lineRule="auto"/>
        <w:ind w:left="1440"/>
        <w:rPr>
          <w:rFonts w:ascii="Arial" w:hAnsi="Arial" w:cs="Arial"/>
          <w:sz w:val="22"/>
          <w:szCs w:val="22"/>
        </w:rPr>
      </w:pPr>
      <w:r w:rsidRPr="00F61C38">
        <w:rPr>
          <w:rFonts w:ascii="Arial" w:hAnsi="Arial" w:cs="Arial"/>
          <w:sz w:val="22"/>
          <w:szCs w:val="22"/>
        </w:rPr>
        <w:t>The assessment, along with the proposed solution, will be reviewed with the Steering Committee during the Executive Steering Committee Meetings.</w:t>
      </w:r>
    </w:p>
    <w:p w:rsidR="00F61C38" w:rsidRDefault="00F61C38" w:rsidP="00F61C38">
      <w:pPr>
        <w:pStyle w:val="ListParagraph"/>
        <w:spacing w:line="276" w:lineRule="auto"/>
        <w:rPr>
          <w:rFonts w:ascii="Arial" w:hAnsi="Arial" w:cs="Arial"/>
          <w:b/>
          <w:bCs/>
          <w:sz w:val="22"/>
          <w:szCs w:val="22"/>
        </w:rPr>
      </w:pPr>
    </w:p>
    <w:p w:rsidR="00F61C38" w:rsidRDefault="00F61C38" w:rsidP="00F47EA2">
      <w:pPr>
        <w:pStyle w:val="ListParagraph"/>
        <w:numPr>
          <w:ilvl w:val="1"/>
          <w:numId w:val="2"/>
        </w:numPr>
        <w:spacing w:line="276" w:lineRule="auto"/>
        <w:ind w:left="720"/>
        <w:rPr>
          <w:rFonts w:ascii="Arial" w:hAnsi="Arial" w:cs="Arial"/>
          <w:b/>
          <w:bCs/>
          <w:sz w:val="22"/>
          <w:szCs w:val="22"/>
        </w:rPr>
        <w:pPrChange w:id="73" w:author="Sergei Tokmakov, Esq." w:date="2025-12-15T03:14:00Z">
          <w:pPr>
            <w:pStyle w:val="ListParagraph"/>
            <w:numPr>
              <w:ilvl w:val="1"/>
              <w:numId w:val="73"/>
            </w:numPr>
            <w:tabs>
              <w:tab w:val="num" w:pos="360"/>
            </w:tabs>
            <w:spacing w:line="276" w:lineRule="auto"/>
          </w:pPr>
        </w:pPrChange>
      </w:pPr>
      <w:r>
        <w:rPr>
          <w:rFonts w:ascii="Arial" w:hAnsi="Arial" w:cs="Arial"/>
          <w:b/>
          <w:bCs/>
          <w:sz w:val="22"/>
          <w:szCs w:val="22"/>
        </w:rPr>
        <w:t>Authorization and Execution</w:t>
      </w:r>
    </w:p>
    <w:p w:rsidR="00D4464A" w:rsidRDefault="00D4464A" w:rsidP="00D4464A">
      <w:pPr>
        <w:pStyle w:val="ListParagraph"/>
        <w:spacing w:line="276" w:lineRule="auto"/>
        <w:rPr>
          <w:rFonts w:ascii="Arial" w:hAnsi="Arial" w:cs="Arial"/>
          <w:b/>
          <w:bCs/>
          <w:sz w:val="22"/>
          <w:szCs w:val="22"/>
        </w:rPr>
      </w:pPr>
    </w:p>
    <w:p w:rsidR="00F61C38" w:rsidRDefault="00F61C38" w:rsidP="00F47EA2">
      <w:pPr>
        <w:pStyle w:val="ListParagraph"/>
        <w:numPr>
          <w:ilvl w:val="2"/>
          <w:numId w:val="2"/>
        </w:numPr>
        <w:spacing w:line="276" w:lineRule="auto"/>
        <w:ind w:firstLine="0"/>
        <w:rPr>
          <w:rFonts w:ascii="Arial" w:hAnsi="Arial" w:cs="Arial"/>
          <w:b/>
          <w:bCs/>
          <w:sz w:val="22"/>
          <w:szCs w:val="22"/>
        </w:rPr>
        <w:pPrChange w:id="74" w:author="Sergei Tokmakov, Esq." w:date="2025-12-15T03:14:00Z">
          <w:pPr>
            <w:pStyle w:val="ListParagraph"/>
            <w:numPr>
              <w:ilvl w:val="2"/>
              <w:numId w:val="73"/>
            </w:numPr>
            <w:tabs>
              <w:tab w:val="num" w:pos="360"/>
            </w:tabs>
            <w:spacing w:line="276" w:lineRule="auto"/>
          </w:pPr>
        </w:pPrChange>
      </w:pPr>
      <w:r>
        <w:rPr>
          <w:rFonts w:ascii="Arial" w:hAnsi="Arial" w:cs="Arial"/>
          <w:b/>
          <w:bCs/>
          <w:sz w:val="22"/>
          <w:szCs w:val="22"/>
        </w:rPr>
        <w:t>Authorization</w:t>
      </w:r>
    </w:p>
    <w:p w:rsidR="00F61C38" w:rsidRDefault="00F61C38" w:rsidP="00D4464A">
      <w:pPr>
        <w:pStyle w:val="ListParagraph"/>
        <w:spacing w:line="276" w:lineRule="auto"/>
        <w:ind w:left="1440"/>
        <w:rPr>
          <w:rFonts w:ascii="Arial" w:hAnsi="Arial" w:cs="Arial"/>
          <w:sz w:val="22"/>
          <w:szCs w:val="22"/>
        </w:rPr>
      </w:pPr>
      <w:r w:rsidRPr="00F61C38">
        <w:rPr>
          <w:rFonts w:ascii="Arial" w:hAnsi="Arial" w:cs="Arial"/>
          <w:sz w:val="22"/>
          <w:szCs w:val="22"/>
        </w:rPr>
        <w:t xml:space="preserve">The Change Order document must be signed and authorized by the </w:t>
      </w:r>
      <w:r>
        <w:rPr>
          <w:rFonts w:ascii="Arial" w:hAnsi="Arial" w:cs="Arial"/>
          <w:sz w:val="22"/>
          <w:szCs w:val="22"/>
        </w:rPr>
        <w:t xml:space="preserve">Steering Committee </w:t>
      </w:r>
      <w:r w:rsidRPr="00F61C38">
        <w:rPr>
          <w:rFonts w:ascii="Arial" w:hAnsi="Arial" w:cs="Arial"/>
          <w:sz w:val="22"/>
          <w:szCs w:val="22"/>
        </w:rPr>
        <w:t>from both the Customer and the Provider before any work related to the change can commence.</w:t>
      </w:r>
    </w:p>
    <w:p w:rsidR="00D4464A" w:rsidRPr="00D4464A" w:rsidRDefault="00D4464A" w:rsidP="00D4464A">
      <w:pPr>
        <w:spacing w:line="276" w:lineRule="auto"/>
        <w:rPr>
          <w:rFonts w:ascii="Arial" w:hAnsi="Arial" w:cs="Arial"/>
          <w:sz w:val="22"/>
          <w:szCs w:val="22"/>
        </w:rPr>
      </w:pPr>
    </w:p>
    <w:p w:rsidR="00F61C38" w:rsidRDefault="00F61C38" w:rsidP="00F47EA2">
      <w:pPr>
        <w:pStyle w:val="ListParagraph"/>
        <w:numPr>
          <w:ilvl w:val="2"/>
          <w:numId w:val="2"/>
        </w:numPr>
        <w:spacing w:line="276" w:lineRule="auto"/>
        <w:ind w:firstLine="0"/>
        <w:rPr>
          <w:rFonts w:ascii="Arial" w:hAnsi="Arial" w:cs="Arial"/>
          <w:b/>
          <w:bCs/>
          <w:sz w:val="22"/>
          <w:szCs w:val="22"/>
        </w:rPr>
        <w:pPrChange w:id="75" w:author="Sergei Tokmakov, Esq." w:date="2025-12-15T03:14:00Z">
          <w:pPr>
            <w:pStyle w:val="ListParagraph"/>
            <w:numPr>
              <w:ilvl w:val="2"/>
              <w:numId w:val="73"/>
            </w:numPr>
            <w:tabs>
              <w:tab w:val="num" w:pos="360"/>
            </w:tabs>
            <w:spacing w:line="276" w:lineRule="auto"/>
          </w:pPr>
        </w:pPrChange>
      </w:pPr>
      <w:r>
        <w:rPr>
          <w:rFonts w:ascii="Arial" w:hAnsi="Arial" w:cs="Arial"/>
          <w:b/>
          <w:bCs/>
          <w:sz w:val="22"/>
          <w:szCs w:val="22"/>
        </w:rPr>
        <w:t>Logging</w:t>
      </w:r>
    </w:p>
    <w:p w:rsidR="00D4464A" w:rsidRPr="00D4464A" w:rsidRDefault="00D4464A" w:rsidP="00D4464A">
      <w:pPr>
        <w:pStyle w:val="ListParagraph"/>
        <w:spacing w:line="276" w:lineRule="auto"/>
        <w:ind w:left="1440"/>
        <w:rPr>
          <w:rFonts w:ascii="Arial" w:hAnsi="Arial" w:cs="Arial"/>
          <w:sz w:val="22"/>
          <w:szCs w:val="22"/>
        </w:rPr>
      </w:pPr>
      <w:r w:rsidRPr="00D4464A">
        <w:rPr>
          <w:rFonts w:ascii="Arial" w:hAnsi="Arial" w:cs="Arial"/>
          <w:sz w:val="22"/>
          <w:szCs w:val="22"/>
        </w:rPr>
        <w:lastRenderedPageBreak/>
        <w:t>Once authorized, the change is formally recorded in the Formal Change Order Log and integrated into the Master Project Schedule.</w:t>
      </w:r>
    </w:p>
    <w:p w:rsidR="00F61C38" w:rsidRPr="00F61C38" w:rsidRDefault="00F61C38" w:rsidP="00F61C38">
      <w:pPr>
        <w:pStyle w:val="ListParagraph"/>
        <w:spacing w:line="276" w:lineRule="auto"/>
        <w:rPr>
          <w:rFonts w:ascii="Arial" w:hAnsi="Arial" w:cs="Arial"/>
          <w:b/>
          <w:bCs/>
          <w:sz w:val="22"/>
          <w:szCs w:val="22"/>
        </w:rPr>
      </w:pPr>
    </w:p>
    <w:p w:rsidR="00FB1EB4" w:rsidRPr="003506F9" w:rsidRDefault="006822B8" w:rsidP="00F61C38">
      <w:pPr>
        <w:pStyle w:val="NormalWeb"/>
        <w:spacing w:line="276" w:lineRule="auto"/>
      </w:pPr>
      <w:r>
        <w:rPr>
          <w:rFonts w:ascii="Arial" w:hAnsi="Arial" w:cs="Arial"/>
          <w:color w:val="000000" w:themeColor="text1"/>
          <w:sz w:val="21"/>
          <w:szCs w:val="21"/>
        </w:rPr>
        <w:br/>
      </w:r>
      <w:r w:rsidR="00FB1EB4" w:rsidRPr="00342B41">
        <w:rPr>
          <w:rFonts w:ascii="Arial" w:hAnsi="Arial" w:cs="Arial"/>
          <w:b/>
          <w:bCs/>
          <w:i/>
          <w:iCs/>
          <w:sz w:val="21"/>
          <w:szCs w:val="21"/>
        </w:rPr>
        <w:t>[Signature page to follow]</w:t>
      </w:r>
      <w:r w:rsidR="00FB1EB4" w:rsidRPr="003506F9">
        <w:br w:type="page"/>
      </w:r>
    </w:p>
    <w:p w:rsidR="000F635B" w:rsidRPr="00EB0578" w:rsidRDefault="007761ED" w:rsidP="00F61C38">
      <w:pPr>
        <w:pStyle w:val="Heading3"/>
        <w:spacing w:line="276" w:lineRule="auto"/>
        <w:ind w:firstLine="720"/>
        <w:rPr>
          <w:rFonts w:ascii="Arial" w:hAnsi="Arial" w:cs="Arial"/>
          <w:color w:val="000000" w:themeColor="text1"/>
          <w:sz w:val="22"/>
          <w:szCs w:val="22"/>
        </w:rPr>
      </w:pPr>
      <w:r w:rsidRPr="00EB0578">
        <w:rPr>
          <w:rFonts w:ascii="Arial" w:hAnsi="Arial" w:cs="Arial"/>
          <w:color w:val="000000" w:themeColor="text1"/>
          <w:sz w:val="22"/>
          <w:szCs w:val="22"/>
        </w:rPr>
        <w:lastRenderedPageBreak/>
        <w:t>IN WITNESS WHEREO</w:t>
      </w:r>
      <w:r w:rsidR="00F85A3A" w:rsidRPr="00EB0578">
        <w:rPr>
          <w:rFonts w:ascii="Arial" w:hAnsi="Arial" w:cs="Arial"/>
          <w:color w:val="000000" w:themeColor="text1"/>
          <w:sz w:val="22"/>
          <w:szCs w:val="22"/>
        </w:rPr>
        <w:t xml:space="preserve">F, </w:t>
      </w:r>
      <w:r w:rsidR="00F85A3A" w:rsidRPr="00EB0578">
        <w:rPr>
          <w:rFonts w:ascii="Arial" w:hAnsi="Arial" w:cs="Arial"/>
          <w:b w:val="0"/>
          <w:bCs w:val="0"/>
          <w:color w:val="000000" w:themeColor="text1"/>
          <w:sz w:val="22"/>
          <w:szCs w:val="22"/>
        </w:rPr>
        <w:t>t</w:t>
      </w:r>
      <w:r w:rsidRPr="00EB0578">
        <w:rPr>
          <w:rFonts w:ascii="Arial" w:hAnsi="Arial" w:cs="Arial"/>
          <w:b w:val="0"/>
          <w:bCs w:val="0"/>
          <w:color w:val="000000" w:themeColor="text1"/>
          <w:sz w:val="22"/>
          <w:szCs w:val="22"/>
        </w:rPr>
        <w:t>he Parties have caused this Agreement to be executed by their duly authorized representatives as of the Effective Date</w:t>
      </w:r>
      <w:r w:rsidR="003506F9" w:rsidRPr="00EB0578">
        <w:rPr>
          <w:rFonts w:ascii="Arial" w:hAnsi="Arial" w:cs="Arial"/>
          <w:b w:val="0"/>
          <w:bCs w:val="0"/>
          <w:color w:val="000000" w:themeColor="text1"/>
          <w:sz w:val="22"/>
          <w:szCs w:val="22"/>
        </w:rPr>
        <w:t xml:space="preserve"> and may be executed in counterparts</w:t>
      </w:r>
      <w:r w:rsidR="000F635B" w:rsidRPr="00EB0578">
        <w:rPr>
          <w:rFonts w:ascii="Arial" w:hAnsi="Arial" w:cs="Arial"/>
          <w:b w:val="0"/>
          <w:bCs w:val="0"/>
          <w:color w:val="000000" w:themeColor="text1"/>
          <w:sz w:val="22"/>
          <w:szCs w:val="22"/>
        </w:rPr>
        <w:t>, each of which is deemed an original with electronic signatures being binding and enforceable on the Parties</w:t>
      </w:r>
      <w:r w:rsidRPr="00EB0578">
        <w:rPr>
          <w:rFonts w:ascii="Arial" w:hAnsi="Arial" w:cs="Arial"/>
          <w:b w:val="0"/>
          <w:bCs w:val="0"/>
          <w:color w:val="000000" w:themeColor="text1"/>
          <w:sz w:val="22"/>
          <w:szCs w:val="22"/>
        </w:rPr>
        <w:t>.</w:t>
      </w:r>
    </w:p>
    <w:p w:rsidR="000F635B" w:rsidRPr="00EB0578" w:rsidRDefault="000F635B" w:rsidP="00F61C38">
      <w:pPr>
        <w:pStyle w:val="Heading3"/>
        <w:spacing w:line="276" w:lineRule="auto"/>
        <w:rPr>
          <w:rFonts w:ascii="Arial" w:hAnsi="Arial" w:cs="Arial"/>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4443"/>
      </w:tblGrid>
      <w:tr w:rsidR="007761ED" w:rsidRPr="00EB0578" w:rsidTr="00E164D3">
        <w:trPr>
          <w:tblHeader/>
          <w:tblCellSpacing w:w="15" w:type="dxa"/>
        </w:trPr>
        <w:tc>
          <w:tcPr>
            <w:tcW w:w="3915" w:type="dxa"/>
            <w:vAlign w:val="center"/>
            <w:hideMark/>
          </w:tcPr>
          <w:p w:rsidR="007761ED" w:rsidRPr="00EB0578" w:rsidRDefault="007761ED" w:rsidP="00F61C38">
            <w:pPr>
              <w:spacing w:line="276" w:lineRule="auto"/>
              <w:rPr>
                <w:rFonts w:ascii="Arial" w:hAnsi="Arial" w:cs="Arial"/>
                <w:b/>
                <w:bCs/>
                <w:color w:val="000000" w:themeColor="text1"/>
                <w:sz w:val="22"/>
                <w:szCs w:val="22"/>
              </w:rPr>
            </w:pPr>
            <w:r w:rsidRPr="00EB0578">
              <w:rPr>
                <w:rStyle w:val="Strong"/>
                <w:rFonts w:ascii="Arial" w:hAnsi="Arial" w:cs="Arial"/>
                <w:color w:val="000000" w:themeColor="text1"/>
                <w:sz w:val="22"/>
                <w:szCs w:val="22"/>
              </w:rPr>
              <w:t>SALVE, INC.</w:t>
            </w:r>
          </w:p>
        </w:tc>
        <w:tc>
          <w:tcPr>
            <w:tcW w:w="4398" w:type="dxa"/>
            <w:vAlign w:val="center"/>
            <w:hideMark/>
          </w:tcPr>
          <w:p w:rsidR="0021073E" w:rsidRPr="00EB0578" w:rsidRDefault="00A31C8D" w:rsidP="00F61C38">
            <w:pPr>
              <w:spacing w:line="276" w:lineRule="auto"/>
              <w:rPr>
                <w:rFonts w:ascii="Arial" w:hAnsi="Arial" w:cs="Arial"/>
                <w:b/>
                <w:bCs/>
                <w:color w:val="000000"/>
                <w:sz w:val="22"/>
                <w:szCs w:val="22"/>
                <w:shd w:val="clear" w:color="auto" w:fill="FFFFFF"/>
              </w:rPr>
            </w:pPr>
            <w:r w:rsidRPr="00EB0578">
              <w:rPr>
                <w:rFonts w:ascii="Arial" w:hAnsi="Arial" w:cs="Arial"/>
                <w:b/>
                <w:bCs/>
                <w:color w:val="000000"/>
                <w:sz w:val="22"/>
                <w:szCs w:val="22"/>
                <w:shd w:val="clear" w:color="auto" w:fill="FFFFFF"/>
              </w:rPr>
              <w:t>STORY COMPANIES LLC</w:t>
            </w:r>
          </w:p>
        </w:tc>
      </w:tr>
      <w:tr w:rsidR="007761ED" w:rsidRPr="00EB0578" w:rsidTr="00E164D3">
        <w:trPr>
          <w:tblCellSpacing w:w="15" w:type="dxa"/>
        </w:trPr>
        <w:tc>
          <w:tcPr>
            <w:tcW w:w="3915" w:type="dxa"/>
            <w:vAlign w:val="center"/>
            <w:hideMark/>
          </w:tcPr>
          <w:p w:rsidR="0021073E" w:rsidRPr="00EB0578" w:rsidRDefault="0021073E" w:rsidP="00F61C38">
            <w:pPr>
              <w:spacing w:line="276" w:lineRule="auto"/>
              <w:rPr>
                <w:rFonts w:ascii="Arial" w:hAnsi="Arial" w:cs="Arial"/>
                <w:color w:val="000000" w:themeColor="text1"/>
                <w:sz w:val="22"/>
                <w:szCs w:val="22"/>
              </w:rPr>
            </w:pPr>
          </w:p>
          <w:p w:rsidR="007761ED" w:rsidRPr="00EB0578" w:rsidRDefault="007761ED" w:rsidP="00F61C38">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By: __________________________</w:t>
            </w:r>
          </w:p>
        </w:tc>
        <w:tc>
          <w:tcPr>
            <w:tcW w:w="4398" w:type="dxa"/>
            <w:vAlign w:val="center"/>
            <w:hideMark/>
          </w:tcPr>
          <w:p w:rsidR="0021073E" w:rsidRPr="00EB0578" w:rsidRDefault="0021073E" w:rsidP="00F61C38">
            <w:pPr>
              <w:spacing w:line="276" w:lineRule="auto"/>
              <w:ind w:left="467" w:firstLine="720"/>
              <w:rPr>
                <w:rFonts w:ascii="Arial" w:hAnsi="Arial" w:cs="Arial"/>
                <w:color w:val="000000" w:themeColor="text1"/>
                <w:sz w:val="22"/>
                <w:szCs w:val="22"/>
              </w:rPr>
            </w:pPr>
          </w:p>
          <w:p w:rsidR="007761ED" w:rsidRPr="00EB0578" w:rsidRDefault="007761ED" w:rsidP="00F61C38">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By: __________________________</w:t>
            </w:r>
            <w:r w:rsidR="00DA1A33" w:rsidRPr="00EB0578">
              <w:rPr>
                <w:rFonts w:ascii="Arial" w:hAnsi="Arial" w:cs="Arial"/>
                <w:color w:val="000000" w:themeColor="text1"/>
                <w:sz w:val="22"/>
                <w:szCs w:val="22"/>
              </w:rPr>
              <w:t>_</w:t>
            </w:r>
          </w:p>
        </w:tc>
      </w:tr>
      <w:tr w:rsidR="007761ED" w:rsidRPr="00EB0578" w:rsidTr="00E164D3">
        <w:trPr>
          <w:tblCellSpacing w:w="15" w:type="dxa"/>
        </w:trPr>
        <w:tc>
          <w:tcPr>
            <w:tcW w:w="3915" w:type="dxa"/>
            <w:vAlign w:val="center"/>
            <w:hideMark/>
          </w:tcPr>
          <w:p w:rsidR="007761ED" w:rsidRPr="00EB0578" w:rsidRDefault="007761ED" w:rsidP="00F61C38">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Name: </w:t>
            </w:r>
            <w:r w:rsidR="0021073E" w:rsidRPr="00EB0578">
              <w:rPr>
                <w:rFonts w:ascii="Arial" w:hAnsi="Arial" w:cs="Arial"/>
                <w:b/>
                <w:bCs/>
                <w:color w:val="000000" w:themeColor="text1"/>
                <w:sz w:val="22"/>
                <w:szCs w:val="22"/>
              </w:rPr>
              <w:t>Nicole Rogers</w:t>
            </w:r>
          </w:p>
        </w:tc>
        <w:tc>
          <w:tcPr>
            <w:tcW w:w="4398" w:type="dxa"/>
            <w:vAlign w:val="center"/>
            <w:hideMark/>
          </w:tcPr>
          <w:p w:rsidR="007761ED" w:rsidRPr="00EB0578" w:rsidRDefault="007761ED" w:rsidP="00F61C38">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Name: </w:t>
            </w:r>
            <w:r w:rsidR="00724F3D" w:rsidRPr="00EB0578">
              <w:rPr>
                <w:rFonts w:ascii="Arial" w:hAnsi="Arial" w:cs="Arial"/>
                <w:b/>
                <w:bCs/>
                <w:color w:val="000000" w:themeColor="text1"/>
                <w:sz w:val="22"/>
                <w:szCs w:val="22"/>
              </w:rPr>
              <w:t>Andrea Bagneschi</w:t>
            </w:r>
          </w:p>
        </w:tc>
      </w:tr>
      <w:tr w:rsidR="007761ED" w:rsidRPr="00EB0578" w:rsidTr="00E164D3">
        <w:trPr>
          <w:tblCellSpacing w:w="15" w:type="dxa"/>
        </w:trPr>
        <w:tc>
          <w:tcPr>
            <w:tcW w:w="3915" w:type="dxa"/>
            <w:vAlign w:val="center"/>
            <w:hideMark/>
          </w:tcPr>
          <w:p w:rsidR="007761ED" w:rsidRPr="00EB0578" w:rsidRDefault="007761ED" w:rsidP="00F61C38">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Title: </w:t>
            </w:r>
            <w:r w:rsidR="0021073E" w:rsidRPr="00EB0578">
              <w:rPr>
                <w:rFonts w:ascii="Arial" w:hAnsi="Arial" w:cs="Arial"/>
                <w:color w:val="000000" w:themeColor="text1"/>
                <w:sz w:val="22"/>
                <w:szCs w:val="22"/>
              </w:rPr>
              <w:t>CEO</w:t>
            </w:r>
          </w:p>
        </w:tc>
        <w:tc>
          <w:tcPr>
            <w:tcW w:w="4398" w:type="dxa"/>
            <w:vAlign w:val="center"/>
            <w:hideMark/>
          </w:tcPr>
          <w:p w:rsidR="007761ED" w:rsidRPr="00EB0578" w:rsidRDefault="007761ED" w:rsidP="00F61C38">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Title: </w:t>
            </w:r>
            <w:r w:rsidR="00724F3D" w:rsidRPr="00EB0578">
              <w:rPr>
                <w:rFonts w:ascii="Arial" w:hAnsi="Arial" w:cs="Arial"/>
                <w:color w:val="000000" w:themeColor="text1"/>
                <w:sz w:val="22"/>
                <w:szCs w:val="22"/>
              </w:rPr>
              <w:t>Chief of Staff</w:t>
            </w:r>
          </w:p>
        </w:tc>
      </w:tr>
      <w:tr w:rsidR="007761ED" w:rsidRPr="00EB0578" w:rsidTr="00E164D3">
        <w:trPr>
          <w:tblCellSpacing w:w="15" w:type="dxa"/>
        </w:trPr>
        <w:tc>
          <w:tcPr>
            <w:tcW w:w="3915" w:type="dxa"/>
            <w:vAlign w:val="center"/>
            <w:hideMark/>
          </w:tcPr>
          <w:p w:rsidR="007761ED" w:rsidRPr="00EB0578" w:rsidRDefault="007761ED" w:rsidP="00F61C38">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Date: ________________________</w:t>
            </w:r>
            <w:r w:rsidR="00DA1A33" w:rsidRPr="00EB0578">
              <w:rPr>
                <w:rFonts w:ascii="Arial" w:hAnsi="Arial" w:cs="Arial"/>
                <w:color w:val="000000" w:themeColor="text1"/>
                <w:sz w:val="22"/>
                <w:szCs w:val="22"/>
              </w:rPr>
              <w:t>_</w:t>
            </w:r>
          </w:p>
        </w:tc>
        <w:tc>
          <w:tcPr>
            <w:tcW w:w="4398" w:type="dxa"/>
            <w:vAlign w:val="center"/>
            <w:hideMark/>
          </w:tcPr>
          <w:p w:rsidR="007761ED" w:rsidRPr="00EB0578" w:rsidRDefault="007761ED" w:rsidP="00F61C38">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Date: ________________________</w:t>
            </w:r>
            <w:r w:rsidR="00DA1A33" w:rsidRPr="00EB0578">
              <w:rPr>
                <w:rFonts w:ascii="Arial" w:hAnsi="Arial" w:cs="Arial"/>
                <w:color w:val="000000" w:themeColor="text1"/>
                <w:sz w:val="22"/>
                <w:szCs w:val="22"/>
              </w:rPr>
              <w:t>_</w:t>
            </w:r>
          </w:p>
        </w:tc>
      </w:tr>
    </w:tbl>
    <w:p w:rsidR="007761ED" w:rsidRPr="00EB0578" w:rsidRDefault="007761ED" w:rsidP="00F61C38">
      <w:pPr>
        <w:spacing w:line="276" w:lineRule="auto"/>
        <w:rPr>
          <w:rFonts w:ascii="Arial" w:hAnsi="Arial" w:cs="Arial"/>
          <w:color w:val="000000" w:themeColor="text1"/>
          <w:sz w:val="22"/>
          <w:szCs w:val="22"/>
        </w:rPr>
      </w:pPr>
    </w:p>
    <w:p w:rsidR="00FB1EB4" w:rsidRPr="00EB0578" w:rsidRDefault="00FB1EB4" w:rsidP="00F61C38">
      <w:pPr>
        <w:spacing w:line="276" w:lineRule="auto"/>
        <w:rPr>
          <w:rFonts w:ascii="Arial" w:hAnsi="Arial" w:cs="Arial"/>
          <w:b/>
          <w:bCs/>
          <w:color w:val="000000" w:themeColor="text1"/>
          <w:sz w:val="22"/>
          <w:szCs w:val="22"/>
        </w:rPr>
      </w:pPr>
    </w:p>
    <w:p w:rsidR="00291A55" w:rsidRPr="008B043D" w:rsidRDefault="00291A55" w:rsidP="00F61C38">
      <w:pPr>
        <w:spacing w:line="276" w:lineRule="auto"/>
        <w:rPr>
          <w:rFonts w:ascii="Arial" w:hAnsi="Arial" w:cs="Arial"/>
          <w:color w:val="000000" w:themeColor="text1"/>
          <w:sz w:val="21"/>
          <w:szCs w:val="21"/>
        </w:rPr>
      </w:pPr>
    </w:p>
    <w:p w:rsidR="00291A55" w:rsidRPr="00E164D3" w:rsidRDefault="00291A55" w:rsidP="00F61C38">
      <w:pPr>
        <w:spacing w:line="276" w:lineRule="auto"/>
        <w:rPr>
          <w:rFonts w:ascii="Arial" w:hAnsi="Arial" w:cs="Arial"/>
          <w:color w:val="000000" w:themeColor="text1"/>
          <w:sz w:val="21"/>
          <w:szCs w:val="21"/>
        </w:rPr>
      </w:pPr>
    </w:p>
    <w:p w:rsidR="00291A55" w:rsidRDefault="00291A55" w:rsidP="00F61C38">
      <w:pPr>
        <w:spacing w:line="276" w:lineRule="auto"/>
        <w:rPr>
          <w:rFonts w:ascii="Arial" w:hAnsi="Arial" w:cs="Arial"/>
          <w:color w:val="000000" w:themeColor="text1"/>
          <w:sz w:val="20"/>
          <w:szCs w:val="20"/>
        </w:rPr>
      </w:pPr>
      <w:r>
        <w:rPr>
          <w:rFonts w:ascii="Arial" w:hAnsi="Arial" w:cs="Arial"/>
          <w:b/>
          <w:bCs/>
          <w:color w:val="000000" w:themeColor="text1"/>
          <w:sz w:val="21"/>
          <w:szCs w:val="21"/>
        </w:rPr>
        <w:br/>
      </w:r>
    </w:p>
    <w:p w:rsidR="00291A55" w:rsidRDefault="00291A55" w:rsidP="00F61C38">
      <w:pPr>
        <w:spacing w:line="276" w:lineRule="auto"/>
        <w:rPr>
          <w:rFonts w:ascii="Arial" w:hAnsi="Arial" w:cs="Arial"/>
          <w:color w:val="000000" w:themeColor="text1"/>
          <w:sz w:val="20"/>
          <w:szCs w:val="20"/>
        </w:rPr>
      </w:pPr>
    </w:p>
    <w:p w:rsidR="00E164D3" w:rsidRPr="00E164D3" w:rsidRDefault="00E164D3" w:rsidP="00F61C38">
      <w:pPr>
        <w:spacing w:line="276" w:lineRule="auto"/>
        <w:ind w:left="360"/>
        <w:rPr>
          <w:rFonts w:ascii="Arial" w:hAnsi="Arial" w:cs="Arial"/>
          <w:color w:val="000000" w:themeColor="text1"/>
          <w:sz w:val="21"/>
          <w:szCs w:val="21"/>
        </w:rPr>
      </w:pPr>
      <w:r w:rsidRPr="00E164D3">
        <w:rPr>
          <w:rFonts w:ascii="Arial" w:hAnsi="Arial" w:cs="Arial"/>
          <w:color w:val="000000" w:themeColor="text1"/>
          <w:sz w:val="21"/>
          <w:szCs w:val="21"/>
        </w:rPr>
        <w:br/>
      </w:r>
    </w:p>
    <w:p w:rsidR="00E164D3" w:rsidRPr="00291A55" w:rsidRDefault="00E164D3" w:rsidP="00F61C38">
      <w:pPr>
        <w:spacing w:line="276" w:lineRule="auto"/>
        <w:rPr>
          <w:rFonts w:ascii="Arial" w:hAnsi="Arial" w:cs="Arial"/>
          <w:b/>
          <w:bCs/>
          <w:color w:val="000000" w:themeColor="text1"/>
          <w:sz w:val="21"/>
          <w:szCs w:val="21"/>
        </w:rPr>
      </w:pPr>
    </w:p>
    <w:p w:rsidR="00E164D3" w:rsidRPr="00FB1EB4" w:rsidRDefault="00E164D3" w:rsidP="00F61C38">
      <w:pPr>
        <w:spacing w:line="276" w:lineRule="auto"/>
        <w:ind w:left="360"/>
        <w:rPr>
          <w:rFonts w:ascii="Arial" w:hAnsi="Arial" w:cs="Arial"/>
          <w:i/>
          <w:iCs/>
          <w:color w:val="000000" w:themeColor="text1"/>
          <w:sz w:val="21"/>
          <w:szCs w:val="21"/>
        </w:rPr>
      </w:pPr>
    </w:p>
    <w:sectPr w:rsidR="00E164D3" w:rsidRPr="00FB1EB4" w:rsidSect="003D7325">
      <w:footerReference w:type="default" r:id="rId2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47EA2" w:rsidRDefault="00F47EA2" w:rsidP="008B043D">
      <w:r>
        <w:separator/>
      </w:r>
    </w:p>
  </w:endnote>
  <w:endnote w:type="continuationSeparator" w:id="0">
    <w:p w:rsidR="00F47EA2" w:rsidRDefault="00F47EA2" w:rsidP="008B0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2C19" w:rsidRPr="00342B41" w:rsidRDefault="00342B41">
    <w:pPr>
      <w:pStyle w:val="Footer"/>
      <w:rPr>
        <w:rFonts w:ascii="Arial" w:hAnsi="Arial" w:cs="Arial"/>
        <w:color w:val="BFBFBF" w:themeColor="background1" w:themeShade="BF"/>
        <w:sz w:val="21"/>
        <w:szCs w:val="21"/>
      </w:rPr>
    </w:pPr>
    <w:r w:rsidRPr="00342B41">
      <w:rPr>
        <w:rFonts w:ascii="Arial" w:hAnsi="Arial" w:cs="Arial"/>
        <w:color w:val="BFBFBF" w:themeColor="background1" w:themeShade="BF"/>
        <w:sz w:val="21"/>
        <w:szCs w:val="21"/>
      </w:rPr>
      <w:t xml:space="preserve">Story </w:t>
    </w:r>
    <w:r w:rsidR="00832C19" w:rsidRPr="00342B41">
      <w:rPr>
        <w:rFonts w:ascii="Arial" w:hAnsi="Arial" w:cs="Arial"/>
        <w:color w:val="BFBFBF" w:themeColor="background1" w:themeShade="BF"/>
        <w:sz w:val="21"/>
        <w:szCs w:val="21"/>
      </w:rPr>
      <w:t xml:space="preserve">Exhibit </w:t>
    </w:r>
    <w:r w:rsidR="008C29F4">
      <w:rPr>
        <w:rFonts w:ascii="Arial" w:hAnsi="Arial" w:cs="Arial"/>
        <w:color w:val="BFBFBF" w:themeColor="background1" w:themeShade="BF"/>
        <w:sz w:val="21"/>
        <w:szCs w:val="21"/>
      </w:rPr>
      <w:t>C-6</w:t>
    </w:r>
    <w:r w:rsidR="00832C19" w:rsidRPr="00342B41">
      <w:rPr>
        <w:rFonts w:ascii="Arial" w:hAnsi="Arial" w:cs="Arial"/>
        <w:color w:val="BFBFBF" w:themeColor="background1" w:themeShade="BF"/>
        <w:sz w:val="21"/>
        <w:szCs w:val="21"/>
      </w:rPr>
      <w:t xml:space="preserve"> SOW</w:t>
    </w:r>
    <w:r w:rsidR="00A31C8D">
      <w:rPr>
        <w:rFonts w:ascii="Arial" w:hAnsi="Arial" w:cs="Arial"/>
        <w:color w:val="BFBFBF" w:themeColor="background1" w:themeShade="BF"/>
        <w:sz w:val="21"/>
        <w:szCs w:val="21"/>
      </w:rPr>
      <w:t xml:space="preserve"> | 1</w:t>
    </w:r>
    <w:r w:rsidR="00116000">
      <w:rPr>
        <w:rFonts w:ascii="Arial" w:hAnsi="Arial" w:cs="Arial"/>
        <w:color w:val="BFBFBF" w:themeColor="background1" w:themeShade="BF"/>
        <w:sz w:val="21"/>
        <w:szCs w:val="21"/>
      </w:rPr>
      <w:t>2</w:t>
    </w:r>
    <w:r w:rsidR="00A31C8D">
      <w:rPr>
        <w:rFonts w:ascii="Arial" w:hAnsi="Arial" w:cs="Arial"/>
        <w:color w:val="BFBFBF" w:themeColor="background1" w:themeShade="BF"/>
        <w:sz w:val="21"/>
        <w:szCs w:val="21"/>
      </w:rPr>
      <w:t>/</w:t>
    </w:r>
    <w:r w:rsidR="00116000">
      <w:rPr>
        <w:rFonts w:ascii="Arial" w:hAnsi="Arial" w:cs="Arial"/>
        <w:color w:val="BFBFBF" w:themeColor="background1" w:themeShade="BF"/>
        <w:sz w:val="21"/>
        <w:szCs w:val="21"/>
      </w:rPr>
      <w:t>11</w:t>
    </w:r>
    <w:r w:rsidR="00A31C8D">
      <w:rPr>
        <w:rFonts w:ascii="Arial" w:hAnsi="Arial" w:cs="Arial"/>
        <w:color w:val="BFBFBF" w:themeColor="background1" w:themeShade="BF"/>
        <w:sz w:val="21"/>
        <w:szCs w:val="21"/>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47EA2" w:rsidRDefault="00F47EA2" w:rsidP="008B043D">
      <w:r>
        <w:separator/>
      </w:r>
    </w:p>
  </w:footnote>
  <w:footnote w:type="continuationSeparator" w:id="0">
    <w:p w:rsidR="00F47EA2" w:rsidRDefault="00F47EA2" w:rsidP="008B0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292105"/>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E384360"/>
    <w:multiLevelType w:val="multilevel"/>
    <w:tmpl w:val="D8F4C2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520B4115"/>
    <w:multiLevelType w:val="hybridMultilevel"/>
    <w:tmpl w:val="E2FC92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7AF4463"/>
    <w:multiLevelType w:val="hybridMultilevel"/>
    <w:tmpl w:val="93688E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BB80680"/>
    <w:multiLevelType w:val="multilevel"/>
    <w:tmpl w:val="285A772A"/>
    <w:lvl w:ilvl="0">
      <w:start w:val="1"/>
      <w:numFmt w:val="bullet"/>
      <w:lvlText w:val=""/>
      <w:lvlJc w:val="left"/>
      <w:pPr>
        <w:tabs>
          <w:tab w:val="num" w:pos="1080"/>
        </w:tabs>
        <w:ind w:left="1080" w:hanging="360"/>
      </w:pPr>
      <w:rPr>
        <w:rFonts w:ascii="Symbol" w:hAnsi="Symbol" w:hint="default"/>
        <w:sz w:val="20"/>
      </w:rPr>
    </w:lvl>
    <w:lvl w:ilvl="1">
      <w:start w:val="1"/>
      <w:numFmt w:val="upperLetter"/>
      <w:lvlText w:val="%2."/>
      <w:lvlJc w:val="left"/>
      <w:pPr>
        <w:ind w:left="1800" w:hanging="360"/>
      </w:pPr>
      <w:rPr>
        <w:rFonts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B1"/>
    <w:rsid w:val="00027FEA"/>
    <w:rsid w:val="00066C02"/>
    <w:rsid w:val="000746A1"/>
    <w:rsid w:val="00093315"/>
    <w:rsid w:val="000E749C"/>
    <w:rsid w:val="000F635B"/>
    <w:rsid w:val="00113C8B"/>
    <w:rsid w:val="00114AC5"/>
    <w:rsid w:val="00116000"/>
    <w:rsid w:val="00121D98"/>
    <w:rsid w:val="00145F10"/>
    <w:rsid w:val="001479C5"/>
    <w:rsid w:val="0015513F"/>
    <w:rsid w:val="00175092"/>
    <w:rsid w:val="00180D71"/>
    <w:rsid w:val="001A2FAE"/>
    <w:rsid w:val="001B2512"/>
    <w:rsid w:val="001F704C"/>
    <w:rsid w:val="00202BBF"/>
    <w:rsid w:val="00207724"/>
    <w:rsid w:val="0021073E"/>
    <w:rsid w:val="00243797"/>
    <w:rsid w:val="00266D42"/>
    <w:rsid w:val="00272798"/>
    <w:rsid w:val="002744B5"/>
    <w:rsid w:val="00277FFD"/>
    <w:rsid w:val="00290329"/>
    <w:rsid w:val="00291A55"/>
    <w:rsid w:val="002A0127"/>
    <w:rsid w:val="002A5551"/>
    <w:rsid w:val="002A677A"/>
    <w:rsid w:val="002A78BB"/>
    <w:rsid w:val="002C1456"/>
    <w:rsid w:val="002F0635"/>
    <w:rsid w:val="002F6952"/>
    <w:rsid w:val="00342B41"/>
    <w:rsid w:val="003506F9"/>
    <w:rsid w:val="00364752"/>
    <w:rsid w:val="003822E6"/>
    <w:rsid w:val="003B2D46"/>
    <w:rsid w:val="003C63BB"/>
    <w:rsid w:val="003D41F5"/>
    <w:rsid w:val="003D7325"/>
    <w:rsid w:val="003E7618"/>
    <w:rsid w:val="00442889"/>
    <w:rsid w:val="00454E16"/>
    <w:rsid w:val="0045734B"/>
    <w:rsid w:val="004762D4"/>
    <w:rsid w:val="004B1197"/>
    <w:rsid w:val="004E5E92"/>
    <w:rsid w:val="00501727"/>
    <w:rsid w:val="0050402E"/>
    <w:rsid w:val="00573ABF"/>
    <w:rsid w:val="005A2060"/>
    <w:rsid w:val="005A72FF"/>
    <w:rsid w:val="005A7E82"/>
    <w:rsid w:val="005B16D3"/>
    <w:rsid w:val="005B53AD"/>
    <w:rsid w:val="005D4FA4"/>
    <w:rsid w:val="006230B0"/>
    <w:rsid w:val="00644736"/>
    <w:rsid w:val="00660400"/>
    <w:rsid w:val="0066157A"/>
    <w:rsid w:val="00667510"/>
    <w:rsid w:val="00673775"/>
    <w:rsid w:val="006822B8"/>
    <w:rsid w:val="00710FAF"/>
    <w:rsid w:val="00724F3D"/>
    <w:rsid w:val="007443A3"/>
    <w:rsid w:val="00744CED"/>
    <w:rsid w:val="00744F7E"/>
    <w:rsid w:val="00764CFA"/>
    <w:rsid w:val="007677A5"/>
    <w:rsid w:val="007761ED"/>
    <w:rsid w:val="0078198F"/>
    <w:rsid w:val="00794001"/>
    <w:rsid w:val="007C1406"/>
    <w:rsid w:val="007D0340"/>
    <w:rsid w:val="007D1549"/>
    <w:rsid w:val="007F6ADE"/>
    <w:rsid w:val="00804944"/>
    <w:rsid w:val="008122A3"/>
    <w:rsid w:val="00832C19"/>
    <w:rsid w:val="00836AB9"/>
    <w:rsid w:val="00844D64"/>
    <w:rsid w:val="00851BF9"/>
    <w:rsid w:val="008B043D"/>
    <w:rsid w:val="008C07BC"/>
    <w:rsid w:val="008C29F4"/>
    <w:rsid w:val="008C7BDB"/>
    <w:rsid w:val="008D3904"/>
    <w:rsid w:val="008E5B86"/>
    <w:rsid w:val="008F16E7"/>
    <w:rsid w:val="008F5041"/>
    <w:rsid w:val="00900FA8"/>
    <w:rsid w:val="00913563"/>
    <w:rsid w:val="00923575"/>
    <w:rsid w:val="00971EDC"/>
    <w:rsid w:val="009A5E6B"/>
    <w:rsid w:val="009D565F"/>
    <w:rsid w:val="00A114F7"/>
    <w:rsid w:val="00A26432"/>
    <w:rsid w:val="00A31C8D"/>
    <w:rsid w:val="00A34EEC"/>
    <w:rsid w:val="00A67770"/>
    <w:rsid w:val="00A90FE6"/>
    <w:rsid w:val="00A95637"/>
    <w:rsid w:val="00A9718F"/>
    <w:rsid w:val="00AA0AEF"/>
    <w:rsid w:val="00AA605F"/>
    <w:rsid w:val="00AC4F36"/>
    <w:rsid w:val="00B17D17"/>
    <w:rsid w:val="00B430D4"/>
    <w:rsid w:val="00B47FB3"/>
    <w:rsid w:val="00B54FA6"/>
    <w:rsid w:val="00B74CB1"/>
    <w:rsid w:val="00BA19BD"/>
    <w:rsid w:val="00BB4AEE"/>
    <w:rsid w:val="00BF4706"/>
    <w:rsid w:val="00C112FE"/>
    <w:rsid w:val="00C11CCE"/>
    <w:rsid w:val="00C770FC"/>
    <w:rsid w:val="00C87C8B"/>
    <w:rsid w:val="00C90116"/>
    <w:rsid w:val="00C95898"/>
    <w:rsid w:val="00CB63A2"/>
    <w:rsid w:val="00CE1E85"/>
    <w:rsid w:val="00D16FE5"/>
    <w:rsid w:val="00D21CE5"/>
    <w:rsid w:val="00D264CB"/>
    <w:rsid w:val="00D4464A"/>
    <w:rsid w:val="00D61B34"/>
    <w:rsid w:val="00D87E2B"/>
    <w:rsid w:val="00D95D27"/>
    <w:rsid w:val="00DA1A33"/>
    <w:rsid w:val="00DB28B9"/>
    <w:rsid w:val="00DD0FC8"/>
    <w:rsid w:val="00DD394C"/>
    <w:rsid w:val="00DD61BC"/>
    <w:rsid w:val="00DF30B1"/>
    <w:rsid w:val="00DF73F1"/>
    <w:rsid w:val="00E01E6B"/>
    <w:rsid w:val="00E13F71"/>
    <w:rsid w:val="00E164D3"/>
    <w:rsid w:val="00E36FAB"/>
    <w:rsid w:val="00E87883"/>
    <w:rsid w:val="00E923ED"/>
    <w:rsid w:val="00E96CEE"/>
    <w:rsid w:val="00EA140F"/>
    <w:rsid w:val="00EB0578"/>
    <w:rsid w:val="00EB32B3"/>
    <w:rsid w:val="00EB6BB9"/>
    <w:rsid w:val="00EF1891"/>
    <w:rsid w:val="00F0075F"/>
    <w:rsid w:val="00F26381"/>
    <w:rsid w:val="00F347A2"/>
    <w:rsid w:val="00F47EA2"/>
    <w:rsid w:val="00F5489F"/>
    <w:rsid w:val="00F61C38"/>
    <w:rsid w:val="00F82C71"/>
    <w:rsid w:val="00F85A3A"/>
    <w:rsid w:val="00FA53B1"/>
    <w:rsid w:val="00FB1EB4"/>
    <w:rsid w:val="00FD57CC"/>
    <w:rsid w:val="00FD7325"/>
    <w:rsid w:val="00FE3759"/>
    <w:rsid w:val="00FE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B7B056"/>
  <w15:chartTrackingRefBased/>
  <w15:docId w15:val="{A5296DB5-4015-3146-80C6-8870CF05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797"/>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34E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4EE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74CB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164D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4CB1"/>
    <w:rPr>
      <w:rFonts w:ascii="Times New Roman" w:eastAsia="Times New Roman" w:hAnsi="Times New Roman" w:cs="Times New Roman"/>
      <w:b/>
      <w:bCs/>
      <w:sz w:val="27"/>
      <w:szCs w:val="27"/>
    </w:rPr>
  </w:style>
  <w:style w:type="paragraph" w:styleId="NormalWeb">
    <w:name w:val="Normal (Web)"/>
    <w:basedOn w:val="Normal"/>
    <w:uiPriority w:val="99"/>
    <w:unhideWhenUsed/>
    <w:rsid w:val="00B74CB1"/>
    <w:pPr>
      <w:spacing w:before="100" w:beforeAutospacing="1" w:after="100" w:afterAutospacing="1"/>
    </w:pPr>
  </w:style>
  <w:style w:type="paragraph" w:styleId="HTMLPreformatted">
    <w:name w:val="HTML Preformatted"/>
    <w:basedOn w:val="Normal"/>
    <w:link w:val="HTMLPreformattedChar"/>
    <w:uiPriority w:val="99"/>
    <w:semiHidden/>
    <w:unhideWhenUsed/>
    <w:rsid w:val="00B7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74CB1"/>
    <w:rPr>
      <w:rFonts w:ascii="Courier New" w:eastAsia="Times New Roman" w:hAnsi="Courier New" w:cs="Courier New"/>
      <w:sz w:val="20"/>
      <w:szCs w:val="20"/>
    </w:rPr>
  </w:style>
  <w:style w:type="character" w:styleId="Strong">
    <w:name w:val="Strong"/>
    <w:basedOn w:val="DefaultParagraphFont"/>
    <w:uiPriority w:val="22"/>
    <w:qFormat/>
    <w:rsid w:val="00B74CB1"/>
    <w:rPr>
      <w:b/>
      <w:bCs/>
    </w:rPr>
  </w:style>
  <w:style w:type="character" w:customStyle="1" w:styleId="Heading1Char">
    <w:name w:val="Heading 1 Char"/>
    <w:basedOn w:val="DefaultParagraphFont"/>
    <w:link w:val="Heading1"/>
    <w:uiPriority w:val="9"/>
    <w:rsid w:val="00A34E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4EE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7761ED"/>
    <w:rPr>
      <w:i/>
      <w:iCs/>
    </w:rPr>
  </w:style>
  <w:style w:type="paragraph" w:styleId="ListParagraph">
    <w:name w:val="List Paragraph"/>
    <w:basedOn w:val="Normal"/>
    <w:uiPriority w:val="34"/>
    <w:qFormat/>
    <w:rsid w:val="00FB1EB4"/>
    <w:pPr>
      <w:ind w:left="720"/>
      <w:contextualSpacing/>
    </w:pPr>
  </w:style>
  <w:style w:type="character" w:customStyle="1" w:styleId="Heading4Char">
    <w:name w:val="Heading 4 Char"/>
    <w:basedOn w:val="DefaultParagraphFont"/>
    <w:link w:val="Heading4"/>
    <w:uiPriority w:val="9"/>
    <w:semiHidden/>
    <w:rsid w:val="00E164D3"/>
    <w:rPr>
      <w:rFonts w:asciiTheme="majorHAnsi" w:eastAsiaTheme="majorEastAsia" w:hAnsiTheme="majorHAnsi" w:cstheme="majorBidi"/>
      <w:i/>
      <w:iCs/>
      <w:color w:val="2F5496" w:themeColor="accent1" w:themeShade="BF"/>
      <w:sz w:val="24"/>
      <w:szCs w:val="24"/>
    </w:rPr>
  </w:style>
  <w:style w:type="table" w:styleId="TableGrid">
    <w:name w:val="Table Grid"/>
    <w:basedOn w:val="TableNormal"/>
    <w:uiPriority w:val="39"/>
    <w:rsid w:val="00E164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64D3"/>
    <w:rPr>
      <w:color w:val="0563C1" w:themeColor="hyperlink"/>
      <w:u w:val="single"/>
    </w:rPr>
  </w:style>
  <w:style w:type="character" w:styleId="UnresolvedMention">
    <w:name w:val="Unresolved Mention"/>
    <w:basedOn w:val="DefaultParagraphFont"/>
    <w:uiPriority w:val="99"/>
    <w:semiHidden/>
    <w:unhideWhenUsed/>
    <w:rsid w:val="00E164D3"/>
    <w:rPr>
      <w:color w:val="605E5C"/>
      <w:shd w:val="clear" w:color="auto" w:fill="E1DFDD"/>
    </w:rPr>
  </w:style>
  <w:style w:type="character" w:styleId="FollowedHyperlink">
    <w:name w:val="FollowedHyperlink"/>
    <w:basedOn w:val="DefaultParagraphFont"/>
    <w:uiPriority w:val="99"/>
    <w:semiHidden/>
    <w:unhideWhenUsed/>
    <w:rsid w:val="00E164D3"/>
    <w:rPr>
      <w:color w:val="954F72" w:themeColor="followedHyperlink"/>
      <w:u w:val="single"/>
    </w:rPr>
  </w:style>
  <w:style w:type="paragraph" w:styleId="Header">
    <w:name w:val="header"/>
    <w:basedOn w:val="Normal"/>
    <w:link w:val="HeaderChar"/>
    <w:uiPriority w:val="99"/>
    <w:unhideWhenUsed/>
    <w:rsid w:val="008B043D"/>
    <w:pPr>
      <w:tabs>
        <w:tab w:val="center" w:pos="4680"/>
        <w:tab w:val="right" w:pos="9360"/>
      </w:tabs>
    </w:pPr>
  </w:style>
  <w:style w:type="character" w:customStyle="1" w:styleId="HeaderChar">
    <w:name w:val="Header Char"/>
    <w:basedOn w:val="DefaultParagraphFont"/>
    <w:link w:val="Header"/>
    <w:uiPriority w:val="99"/>
    <w:rsid w:val="008B043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B043D"/>
    <w:pPr>
      <w:tabs>
        <w:tab w:val="center" w:pos="4680"/>
        <w:tab w:val="right" w:pos="9360"/>
      </w:tabs>
    </w:pPr>
  </w:style>
  <w:style w:type="character" w:customStyle="1" w:styleId="FooterChar">
    <w:name w:val="Footer Char"/>
    <w:basedOn w:val="DefaultParagraphFont"/>
    <w:link w:val="Footer"/>
    <w:uiPriority w:val="99"/>
    <w:rsid w:val="008B043D"/>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B043D"/>
    <w:rPr>
      <w:sz w:val="16"/>
      <w:szCs w:val="16"/>
    </w:rPr>
  </w:style>
  <w:style w:type="paragraph" w:styleId="CommentText">
    <w:name w:val="annotation text"/>
    <w:basedOn w:val="Normal"/>
    <w:link w:val="CommentTextChar"/>
    <w:uiPriority w:val="99"/>
    <w:semiHidden/>
    <w:unhideWhenUsed/>
    <w:rsid w:val="008B043D"/>
    <w:rPr>
      <w:sz w:val="20"/>
      <w:szCs w:val="20"/>
    </w:rPr>
  </w:style>
  <w:style w:type="character" w:customStyle="1" w:styleId="CommentTextChar">
    <w:name w:val="Comment Text Char"/>
    <w:basedOn w:val="DefaultParagraphFont"/>
    <w:link w:val="CommentText"/>
    <w:uiPriority w:val="99"/>
    <w:semiHidden/>
    <w:rsid w:val="008B043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043D"/>
    <w:rPr>
      <w:b/>
      <w:bCs/>
    </w:rPr>
  </w:style>
  <w:style w:type="character" w:customStyle="1" w:styleId="CommentSubjectChar">
    <w:name w:val="Comment Subject Char"/>
    <w:basedOn w:val="CommentTextChar"/>
    <w:link w:val="CommentSubject"/>
    <w:uiPriority w:val="99"/>
    <w:semiHidden/>
    <w:rsid w:val="008B043D"/>
    <w:rPr>
      <w:rFonts w:ascii="Times New Roman" w:eastAsia="Times New Roman" w:hAnsi="Times New Roman" w:cs="Times New Roman"/>
      <w:b/>
      <w:bCs/>
      <w:sz w:val="20"/>
      <w:szCs w:val="20"/>
    </w:rPr>
  </w:style>
  <w:style w:type="paragraph" w:customStyle="1" w:styleId="Paragraph">
    <w:name w:val="Paragraph"/>
    <w:rsid w:val="008B043D"/>
    <w:pPr>
      <w:pBdr>
        <w:top w:val="nil"/>
        <w:left w:val="nil"/>
        <w:bottom w:val="nil"/>
        <w:right w:val="nil"/>
        <w:between w:val="nil"/>
        <w:bar w:val="nil"/>
      </w:pBdr>
      <w:spacing w:before="120"/>
    </w:pPr>
    <w:rPr>
      <w:rFonts w:ascii="Times New Roman" w:eastAsia="Arial Unicode MS" w:hAnsi="Times New Roman" w:cs="Arial Unicode MS"/>
      <w:color w:val="000000"/>
      <w:sz w:val="24"/>
      <w:szCs w:val="24"/>
      <w:u w:color="000000"/>
      <w:bdr w:val="nil"/>
    </w:rPr>
  </w:style>
  <w:style w:type="character" w:customStyle="1" w:styleId="None">
    <w:name w:val="None"/>
    <w:rsid w:val="008B043D"/>
  </w:style>
  <w:style w:type="paragraph" w:styleId="Revision">
    <w:name w:val="Revision"/>
    <w:hidden/>
    <w:uiPriority w:val="99"/>
    <w:semiHidden/>
    <w:rsid w:val="00A95637"/>
    <w:rPr>
      <w:rFonts w:ascii="Times New Roman" w:eastAsia="Times New Roman" w:hAnsi="Times New Roman" w:cs="Times New Roman"/>
      <w:sz w:val="24"/>
      <w:szCs w:val="24"/>
    </w:rPr>
  </w:style>
  <w:style w:type="character" w:customStyle="1" w:styleId="math-inline">
    <w:name w:val="math-inline"/>
    <w:basedOn w:val="DefaultParagraphFont"/>
    <w:rsid w:val="001479C5"/>
  </w:style>
  <w:style w:type="character" w:customStyle="1" w:styleId="citation-18">
    <w:name w:val="citation-18"/>
    <w:basedOn w:val="DefaultParagraphFont"/>
    <w:rsid w:val="00F61C38"/>
  </w:style>
  <w:style w:type="character" w:customStyle="1" w:styleId="citation-17">
    <w:name w:val="citation-17"/>
    <w:basedOn w:val="DefaultParagraphFont"/>
    <w:rsid w:val="00F61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230163">
      <w:bodyDiv w:val="1"/>
      <w:marLeft w:val="0"/>
      <w:marRight w:val="0"/>
      <w:marTop w:val="0"/>
      <w:marBottom w:val="0"/>
      <w:divBdr>
        <w:top w:val="none" w:sz="0" w:space="0" w:color="auto"/>
        <w:left w:val="none" w:sz="0" w:space="0" w:color="auto"/>
        <w:bottom w:val="none" w:sz="0" w:space="0" w:color="auto"/>
        <w:right w:val="none" w:sz="0" w:space="0" w:color="auto"/>
      </w:divBdr>
    </w:div>
    <w:div w:id="101729787">
      <w:bodyDiv w:val="1"/>
      <w:marLeft w:val="0"/>
      <w:marRight w:val="0"/>
      <w:marTop w:val="0"/>
      <w:marBottom w:val="0"/>
      <w:divBdr>
        <w:top w:val="none" w:sz="0" w:space="0" w:color="auto"/>
        <w:left w:val="none" w:sz="0" w:space="0" w:color="auto"/>
        <w:bottom w:val="none" w:sz="0" w:space="0" w:color="auto"/>
        <w:right w:val="none" w:sz="0" w:space="0" w:color="auto"/>
      </w:divBdr>
      <w:divsChild>
        <w:div w:id="1267691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567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3839035">
      <w:bodyDiv w:val="1"/>
      <w:marLeft w:val="0"/>
      <w:marRight w:val="0"/>
      <w:marTop w:val="0"/>
      <w:marBottom w:val="0"/>
      <w:divBdr>
        <w:top w:val="none" w:sz="0" w:space="0" w:color="auto"/>
        <w:left w:val="none" w:sz="0" w:space="0" w:color="auto"/>
        <w:bottom w:val="none" w:sz="0" w:space="0" w:color="auto"/>
        <w:right w:val="none" w:sz="0" w:space="0" w:color="auto"/>
      </w:divBdr>
    </w:div>
    <w:div w:id="183977267">
      <w:bodyDiv w:val="1"/>
      <w:marLeft w:val="0"/>
      <w:marRight w:val="0"/>
      <w:marTop w:val="0"/>
      <w:marBottom w:val="0"/>
      <w:divBdr>
        <w:top w:val="none" w:sz="0" w:space="0" w:color="auto"/>
        <w:left w:val="none" w:sz="0" w:space="0" w:color="auto"/>
        <w:bottom w:val="none" w:sz="0" w:space="0" w:color="auto"/>
        <w:right w:val="none" w:sz="0" w:space="0" w:color="auto"/>
      </w:divBdr>
    </w:div>
    <w:div w:id="343022533">
      <w:bodyDiv w:val="1"/>
      <w:marLeft w:val="0"/>
      <w:marRight w:val="0"/>
      <w:marTop w:val="0"/>
      <w:marBottom w:val="0"/>
      <w:divBdr>
        <w:top w:val="none" w:sz="0" w:space="0" w:color="auto"/>
        <w:left w:val="none" w:sz="0" w:space="0" w:color="auto"/>
        <w:bottom w:val="none" w:sz="0" w:space="0" w:color="auto"/>
        <w:right w:val="none" w:sz="0" w:space="0" w:color="auto"/>
      </w:divBdr>
    </w:div>
    <w:div w:id="347174045">
      <w:bodyDiv w:val="1"/>
      <w:marLeft w:val="0"/>
      <w:marRight w:val="0"/>
      <w:marTop w:val="0"/>
      <w:marBottom w:val="0"/>
      <w:divBdr>
        <w:top w:val="none" w:sz="0" w:space="0" w:color="auto"/>
        <w:left w:val="none" w:sz="0" w:space="0" w:color="auto"/>
        <w:bottom w:val="none" w:sz="0" w:space="0" w:color="auto"/>
        <w:right w:val="none" w:sz="0" w:space="0" w:color="auto"/>
      </w:divBdr>
    </w:div>
    <w:div w:id="381639729">
      <w:bodyDiv w:val="1"/>
      <w:marLeft w:val="0"/>
      <w:marRight w:val="0"/>
      <w:marTop w:val="0"/>
      <w:marBottom w:val="0"/>
      <w:divBdr>
        <w:top w:val="none" w:sz="0" w:space="0" w:color="auto"/>
        <w:left w:val="none" w:sz="0" w:space="0" w:color="auto"/>
        <w:bottom w:val="none" w:sz="0" w:space="0" w:color="auto"/>
        <w:right w:val="none" w:sz="0" w:space="0" w:color="auto"/>
      </w:divBdr>
    </w:div>
    <w:div w:id="410204472">
      <w:bodyDiv w:val="1"/>
      <w:marLeft w:val="0"/>
      <w:marRight w:val="0"/>
      <w:marTop w:val="0"/>
      <w:marBottom w:val="0"/>
      <w:divBdr>
        <w:top w:val="none" w:sz="0" w:space="0" w:color="auto"/>
        <w:left w:val="none" w:sz="0" w:space="0" w:color="auto"/>
        <w:bottom w:val="none" w:sz="0" w:space="0" w:color="auto"/>
        <w:right w:val="none" w:sz="0" w:space="0" w:color="auto"/>
      </w:divBdr>
    </w:div>
    <w:div w:id="585650240">
      <w:bodyDiv w:val="1"/>
      <w:marLeft w:val="0"/>
      <w:marRight w:val="0"/>
      <w:marTop w:val="0"/>
      <w:marBottom w:val="0"/>
      <w:divBdr>
        <w:top w:val="none" w:sz="0" w:space="0" w:color="auto"/>
        <w:left w:val="none" w:sz="0" w:space="0" w:color="auto"/>
        <w:bottom w:val="none" w:sz="0" w:space="0" w:color="auto"/>
        <w:right w:val="none" w:sz="0" w:space="0" w:color="auto"/>
      </w:divBdr>
    </w:div>
    <w:div w:id="658849693">
      <w:bodyDiv w:val="1"/>
      <w:marLeft w:val="0"/>
      <w:marRight w:val="0"/>
      <w:marTop w:val="0"/>
      <w:marBottom w:val="0"/>
      <w:divBdr>
        <w:top w:val="none" w:sz="0" w:space="0" w:color="auto"/>
        <w:left w:val="none" w:sz="0" w:space="0" w:color="auto"/>
        <w:bottom w:val="none" w:sz="0" w:space="0" w:color="auto"/>
        <w:right w:val="none" w:sz="0" w:space="0" w:color="auto"/>
      </w:divBdr>
    </w:div>
    <w:div w:id="770123253">
      <w:bodyDiv w:val="1"/>
      <w:marLeft w:val="0"/>
      <w:marRight w:val="0"/>
      <w:marTop w:val="0"/>
      <w:marBottom w:val="0"/>
      <w:divBdr>
        <w:top w:val="none" w:sz="0" w:space="0" w:color="auto"/>
        <w:left w:val="none" w:sz="0" w:space="0" w:color="auto"/>
        <w:bottom w:val="none" w:sz="0" w:space="0" w:color="auto"/>
        <w:right w:val="none" w:sz="0" w:space="0" w:color="auto"/>
      </w:divBdr>
    </w:div>
    <w:div w:id="896822322">
      <w:bodyDiv w:val="1"/>
      <w:marLeft w:val="0"/>
      <w:marRight w:val="0"/>
      <w:marTop w:val="0"/>
      <w:marBottom w:val="0"/>
      <w:divBdr>
        <w:top w:val="none" w:sz="0" w:space="0" w:color="auto"/>
        <w:left w:val="none" w:sz="0" w:space="0" w:color="auto"/>
        <w:bottom w:val="none" w:sz="0" w:space="0" w:color="auto"/>
        <w:right w:val="none" w:sz="0" w:space="0" w:color="auto"/>
      </w:divBdr>
    </w:div>
    <w:div w:id="904605818">
      <w:bodyDiv w:val="1"/>
      <w:marLeft w:val="0"/>
      <w:marRight w:val="0"/>
      <w:marTop w:val="0"/>
      <w:marBottom w:val="0"/>
      <w:divBdr>
        <w:top w:val="none" w:sz="0" w:space="0" w:color="auto"/>
        <w:left w:val="none" w:sz="0" w:space="0" w:color="auto"/>
        <w:bottom w:val="none" w:sz="0" w:space="0" w:color="auto"/>
        <w:right w:val="none" w:sz="0" w:space="0" w:color="auto"/>
      </w:divBdr>
    </w:div>
    <w:div w:id="933512706">
      <w:bodyDiv w:val="1"/>
      <w:marLeft w:val="0"/>
      <w:marRight w:val="0"/>
      <w:marTop w:val="0"/>
      <w:marBottom w:val="0"/>
      <w:divBdr>
        <w:top w:val="none" w:sz="0" w:space="0" w:color="auto"/>
        <w:left w:val="none" w:sz="0" w:space="0" w:color="auto"/>
        <w:bottom w:val="none" w:sz="0" w:space="0" w:color="auto"/>
        <w:right w:val="none" w:sz="0" w:space="0" w:color="auto"/>
      </w:divBdr>
    </w:div>
    <w:div w:id="1093357183">
      <w:bodyDiv w:val="1"/>
      <w:marLeft w:val="0"/>
      <w:marRight w:val="0"/>
      <w:marTop w:val="0"/>
      <w:marBottom w:val="0"/>
      <w:divBdr>
        <w:top w:val="none" w:sz="0" w:space="0" w:color="auto"/>
        <w:left w:val="none" w:sz="0" w:space="0" w:color="auto"/>
        <w:bottom w:val="none" w:sz="0" w:space="0" w:color="auto"/>
        <w:right w:val="none" w:sz="0" w:space="0" w:color="auto"/>
      </w:divBdr>
    </w:div>
    <w:div w:id="1168326380">
      <w:bodyDiv w:val="1"/>
      <w:marLeft w:val="0"/>
      <w:marRight w:val="0"/>
      <w:marTop w:val="0"/>
      <w:marBottom w:val="0"/>
      <w:divBdr>
        <w:top w:val="none" w:sz="0" w:space="0" w:color="auto"/>
        <w:left w:val="none" w:sz="0" w:space="0" w:color="auto"/>
        <w:bottom w:val="none" w:sz="0" w:space="0" w:color="auto"/>
        <w:right w:val="none" w:sz="0" w:space="0" w:color="auto"/>
      </w:divBdr>
    </w:div>
    <w:div w:id="1389762051">
      <w:bodyDiv w:val="1"/>
      <w:marLeft w:val="0"/>
      <w:marRight w:val="0"/>
      <w:marTop w:val="0"/>
      <w:marBottom w:val="0"/>
      <w:divBdr>
        <w:top w:val="none" w:sz="0" w:space="0" w:color="auto"/>
        <w:left w:val="none" w:sz="0" w:space="0" w:color="auto"/>
        <w:bottom w:val="none" w:sz="0" w:space="0" w:color="auto"/>
        <w:right w:val="none" w:sz="0" w:space="0" w:color="auto"/>
      </w:divBdr>
    </w:div>
    <w:div w:id="1450321350">
      <w:bodyDiv w:val="1"/>
      <w:marLeft w:val="0"/>
      <w:marRight w:val="0"/>
      <w:marTop w:val="0"/>
      <w:marBottom w:val="0"/>
      <w:divBdr>
        <w:top w:val="none" w:sz="0" w:space="0" w:color="auto"/>
        <w:left w:val="none" w:sz="0" w:space="0" w:color="auto"/>
        <w:bottom w:val="none" w:sz="0" w:space="0" w:color="auto"/>
        <w:right w:val="none" w:sz="0" w:space="0" w:color="auto"/>
      </w:divBdr>
    </w:div>
    <w:div w:id="1535774191">
      <w:bodyDiv w:val="1"/>
      <w:marLeft w:val="0"/>
      <w:marRight w:val="0"/>
      <w:marTop w:val="0"/>
      <w:marBottom w:val="0"/>
      <w:divBdr>
        <w:top w:val="none" w:sz="0" w:space="0" w:color="auto"/>
        <w:left w:val="none" w:sz="0" w:space="0" w:color="auto"/>
        <w:bottom w:val="none" w:sz="0" w:space="0" w:color="auto"/>
        <w:right w:val="none" w:sz="0" w:space="0" w:color="auto"/>
      </w:divBdr>
    </w:div>
    <w:div w:id="1637301128">
      <w:bodyDiv w:val="1"/>
      <w:marLeft w:val="0"/>
      <w:marRight w:val="0"/>
      <w:marTop w:val="0"/>
      <w:marBottom w:val="0"/>
      <w:divBdr>
        <w:top w:val="none" w:sz="0" w:space="0" w:color="auto"/>
        <w:left w:val="none" w:sz="0" w:space="0" w:color="auto"/>
        <w:bottom w:val="none" w:sz="0" w:space="0" w:color="auto"/>
        <w:right w:val="none" w:sz="0" w:space="0" w:color="auto"/>
      </w:divBdr>
    </w:div>
    <w:div w:id="1654286808">
      <w:bodyDiv w:val="1"/>
      <w:marLeft w:val="0"/>
      <w:marRight w:val="0"/>
      <w:marTop w:val="0"/>
      <w:marBottom w:val="0"/>
      <w:divBdr>
        <w:top w:val="none" w:sz="0" w:space="0" w:color="auto"/>
        <w:left w:val="none" w:sz="0" w:space="0" w:color="auto"/>
        <w:bottom w:val="none" w:sz="0" w:space="0" w:color="auto"/>
        <w:right w:val="none" w:sz="0" w:space="0" w:color="auto"/>
      </w:divBdr>
    </w:div>
    <w:div w:id="1662923286">
      <w:bodyDiv w:val="1"/>
      <w:marLeft w:val="0"/>
      <w:marRight w:val="0"/>
      <w:marTop w:val="0"/>
      <w:marBottom w:val="0"/>
      <w:divBdr>
        <w:top w:val="none" w:sz="0" w:space="0" w:color="auto"/>
        <w:left w:val="none" w:sz="0" w:space="0" w:color="auto"/>
        <w:bottom w:val="none" w:sz="0" w:space="0" w:color="auto"/>
        <w:right w:val="none" w:sz="0" w:space="0" w:color="auto"/>
      </w:divBdr>
    </w:div>
    <w:div w:id="1699743243">
      <w:bodyDiv w:val="1"/>
      <w:marLeft w:val="0"/>
      <w:marRight w:val="0"/>
      <w:marTop w:val="0"/>
      <w:marBottom w:val="0"/>
      <w:divBdr>
        <w:top w:val="none" w:sz="0" w:space="0" w:color="auto"/>
        <w:left w:val="none" w:sz="0" w:space="0" w:color="auto"/>
        <w:bottom w:val="none" w:sz="0" w:space="0" w:color="auto"/>
        <w:right w:val="none" w:sz="0" w:space="0" w:color="auto"/>
      </w:divBdr>
    </w:div>
    <w:div w:id="1757048596">
      <w:bodyDiv w:val="1"/>
      <w:marLeft w:val="0"/>
      <w:marRight w:val="0"/>
      <w:marTop w:val="0"/>
      <w:marBottom w:val="0"/>
      <w:divBdr>
        <w:top w:val="none" w:sz="0" w:space="0" w:color="auto"/>
        <w:left w:val="none" w:sz="0" w:space="0" w:color="auto"/>
        <w:bottom w:val="none" w:sz="0" w:space="0" w:color="auto"/>
        <w:right w:val="none" w:sz="0" w:space="0" w:color="auto"/>
      </w:divBdr>
    </w:div>
    <w:div w:id="1812791886">
      <w:bodyDiv w:val="1"/>
      <w:marLeft w:val="0"/>
      <w:marRight w:val="0"/>
      <w:marTop w:val="0"/>
      <w:marBottom w:val="0"/>
      <w:divBdr>
        <w:top w:val="none" w:sz="0" w:space="0" w:color="auto"/>
        <w:left w:val="none" w:sz="0" w:space="0" w:color="auto"/>
        <w:bottom w:val="none" w:sz="0" w:space="0" w:color="auto"/>
        <w:right w:val="none" w:sz="0" w:space="0" w:color="auto"/>
      </w:divBdr>
    </w:div>
    <w:div w:id="2026705110">
      <w:bodyDiv w:val="1"/>
      <w:marLeft w:val="0"/>
      <w:marRight w:val="0"/>
      <w:marTop w:val="0"/>
      <w:marBottom w:val="0"/>
      <w:divBdr>
        <w:top w:val="none" w:sz="0" w:space="0" w:color="auto"/>
        <w:left w:val="none" w:sz="0" w:space="0" w:color="auto"/>
        <w:bottom w:val="none" w:sz="0" w:space="0" w:color="auto"/>
        <w:right w:val="none" w:sz="0" w:space="0" w:color="auto"/>
      </w:divBdr>
      <w:divsChild>
        <w:div w:id="1212496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18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ny@getsalve.co" TargetMode="External"/><Relationship Id="rId13" Type="http://schemas.openxmlformats.org/officeDocument/2006/relationships/hyperlink" Target="mailto:tabney@storypartners.com" TargetMode="External"/><Relationship Id="rId18" Type="http://schemas.openxmlformats.org/officeDocument/2006/relationships/hyperlink" Target="mailto:jdepeters@storypartners.com" TargetMode="External"/><Relationship Id="rId26" Type="http://schemas.openxmlformats.org/officeDocument/2006/relationships/hyperlink" Target="mailto:eokeefe@storypartners.com" TargetMode="External"/><Relationship Id="rId3" Type="http://schemas.openxmlformats.org/officeDocument/2006/relationships/settings" Target="settings.xml"/><Relationship Id="rId21" Type="http://schemas.openxmlformats.org/officeDocument/2006/relationships/hyperlink" Target="mailto:erosen@storypartners.com" TargetMode="External"/><Relationship Id="rId7" Type="http://schemas.openxmlformats.org/officeDocument/2006/relationships/hyperlink" Target="mailto:Justin@getsalve.co" TargetMode="External"/><Relationship Id="rId12" Type="http://schemas.openxmlformats.org/officeDocument/2006/relationships/hyperlink" Target="mailto:dmandel@storypartners.com" TargetMode="External"/><Relationship Id="rId17" Type="http://schemas.openxmlformats.org/officeDocument/2006/relationships/hyperlink" Target="mailto:dmandel@storypartners.com" TargetMode="External"/><Relationship Id="rId25" Type="http://schemas.openxmlformats.org/officeDocument/2006/relationships/hyperlink" Target="mailto:Mmueller@storypartners.com" TargetMode="External"/><Relationship Id="rId2" Type="http://schemas.openxmlformats.org/officeDocument/2006/relationships/styles" Target="styles.xml"/><Relationship Id="rId16" Type="http://schemas.openxmlformats.org/officeDocument/2006/relationships/hyperlink" Target="mailto:dwacholz@storypartners.com" TargetMode="External"/><Relationship Id="rId20" Type="http://schemas.openxmlformats.org/officeDocument/2006/relationships/hyperlink" Target="mailto:adubois@storypartners.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dison@getsalve.co" TargetMode="External"/><Relationship Id="rId24" Type="http://schemas.openxmlformats.org/officeDocument/2006/relationships/hyperlink" Target="mailto:jgully@storypartners.com" TargetMode="External"/><Relationship Id="rId5" Type="http://schemas.openxmlformats.org/officeDocument/2006/relationships/footnotes" Target="footnotes.xml"/><Relationship Id="rId15" Type="http://schemas.openxmlformats.org/officeDocument/2006/relationships/hyperlink" Target="mailto:bsullivan@storypartners.com" TargetMode="External"/><Relationship Id="rId23" Type="http://schemas.openxmlformats.org/officeDocument/2006/relationships/hyperlink" Target="mailto:anorthington@storypartners.com" TargetMode="External"/><Relationship Id="rId28" Type="http://schemas.openxmlformats.org/officeDocument/2006/relationships/fontTable" Target="fontTable.xml"/><Relationship Id="rId10" Type="http://schemas.openxmlformats.org/officeDocument/2006/relationships/hyperlink" Target="mailto:Niki@getsalve.co" TargetMode="External"/><Relationship Id="rId19" Type="http://schemas.openxmlformats.org/officeDocument/2006/relationships/hyperlink" Target="mailto:mmukhtar@storypartners.com" TargetMode="External"/><Relationship Id="rId4" Type="http://schemas.openxmlformats.org/officeDocument/2006/relationships/webSettings" Target="webSettings.xml"/><Relationship Id="rId9" Type="http://schemas.openxmlformats.org/officeDocument/2006/relationships/hyperlink" Target="mailto:Erin@getsalve.co" TargetMode="External"/><Relationship Id="rId14" Type="http://schemas.openxmlformats.org/officeDocument/2006/relationships/hyperlink" Target="mailto:abagneschi@storypartners.com" TargetMode="External"/><Relationship Id="rId22" Type="http://schemas.openxmlformats.org/officeDocument/2006/relationships/hyperlink" Target="mailto:kroyal@storypartners.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3201</Words>
  <Characters>18058</Characters>
  <Application>Microsoft Office Word</Application>
  <DocSecurity>0</DocSecurity>
  <Lines>384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Tokmakov, Esq.</dc:creator>
  <cp:keywords/>
  <dc:description/>
  <cp:lastModifiedBy>Sergei Tokmakov, Esq.</cp:lastModifiedBy>
  <cp:revision>3</cp:revision>
  <cp:lastPrinted>2025-12-13T22:46:00Z</cp:lastPrinted>
  <dcterms:created xsi:type="dcterms:W3CDTF">2025-12-14T20:59:00Z</dcterms:created>
  <dcterms:modified xsi:type="dcterms:W3CDTF">2025-12-15T11:14:00Z</dcterms:modified>
</cp:coreProperties>
</file>