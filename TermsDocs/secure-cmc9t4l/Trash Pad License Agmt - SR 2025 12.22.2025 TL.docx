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9D89" w14:textId="77777777" w:rsidR="009A64E0" w:rsidRPr="00804101" w:rsidRDefault="00796435" w:rsidP="00804101">
      <w:pPr>
        <w:spacing w:after="120"/>
        <w:jc w:val="center"/>
        <w:rPr>
          <w:b/>
        </w:rPr>
      </w:pPr>
      <w:r w:rsidRPr="00725613">
        <w:rPr>
          <w:b/>
          <w:szCs w:val="24"/>
        </w:rPr>
        <w:t xml:space="preserve">TRASH PAD </w:t>
      </w:r>
      <w:r w:rsidR="009A64E0" w:rsidRPr="00804101">
        <w:rPr>
          <w:b/>
        </w:rPr>
        <w:t xml:space="preserve">LICENSE </w:t>
      </w:r>
      <w:r w:rsidR="00550DAA" w:rsidRPr="00804101">
        <w:rPr>
          <w:b/>
        </w:rPr>
        <w:t xml:space="preserve">AND </w:t>
      </w:r>
      <w:r w:rsidR="009A64E0" w:rsidRPr="00804101">
        <w:rPr>
          <w:b/>
        </w:rPr>
        <w:t>AGREEMENT</w:t>
      </w:r>
    </w:p>
    <w:p w14:paraId="35A471F4" w14:textId="60C8A763" w:rsidR="009A64E0" w:rsidRPr="00804101" w:rsidRDefault="009A64E0" w:rsidP="00C6015D">
      <w:pPr>
        <w:spacing w:after="120"/>
        <w:ind w:firstLine="720"/>
      </w:pPr>
      <w:r w:rsidRPr="00804101">
        <w:rPr>
          <w:b/>
        </w:rPr>
        <w:t xml:space="preserve">THIS </w:t>
      </w:r>
      <w:r w:rsidR="00796435" w:rsidRPr="00725613">
        <w:rPr>
          <w:b/>
          <w:szCs w:val="24"/>
        </w:rPr>
        <w:t xml:space="preserve">TRASH PAD </w:t>
      </w:r>
      <w:r w:rsidRPr="00804101">
        <w:rPr>
          <w:b/>
        </w:rPr>
        <w:t xml:space="preserve">LICENSE </w:t>
      </w:r>
      <w:r w:rsidR="00550DAA" w:rsidRPr="00804101">
        <w:rPr>
          <w:b/>
        </w:rPr>
        <w:t>AND</w:t>
      </w:r>
      <w:r w:rsidR="001C3B10" w:rsidRPr="00804101">
        <w:rPr>
          <w:b/>
        </w:rPr>
        <w:t xml:space="preserve"> </w:t>
      </w:r>
      <w:r w:rsidR="008A4683" w:rsidRPr="00804101">
        <w:rPr>
          <w:b/>
        </w:rPr>
        <w:t>AGREEMENT</w:t>
      </w:r>
      <w:r w:rsidR="008A4683" w:rsidRPr="00804101">
        <w:t xml:space="preserve"> </w:t>
      </w:r>
      <w:r w:rsidR="008A4683" w:rsidRPr="00725613">
        <w:rPr>
          <w:szCs w:val="24"/>
        </w:rPr>
        <w:t>(“</w:t>
      </w:r>
      <w:r w:rsidR="008A4683" w:rsidRPr="00804101">
        <w:rPr>
          <w:bCs/>
          <w:iCs/>
        </w:rPr>
        <w:t>Agreement</w:t>
      </w:r>
      <w:r w:rsidR="008A4683" w:rsidRPr="00725613">
        <w:rPr>
          <w:szCs w:val="24"/>
        </w:rPr>
        <w:t>”</w:t>
      </w:r>
      <w:r w:rsidRPr="00725613">
        <w:rPr>
          <w:szCs w:val="24"/>
        </w:rPr>
        <w:t>)</w:t>
      </w:r>
      <w:r w:rsidRPr="00804101">
        <w:t xml:space="preserve"> is made </w:t>
      </w:r>
      <w:r w:rsidR="007E4A91" w:rsidRPr="00804101">
        <w:t xml:space="preserve">as of </w:t>
      </w:r>
      <w:r w:rsidR="00C6015D">
        <w:br/>
      </w:r>
      <w:r w:rsidR="00804101">
        <w:rPr>
          <w:u w:val="single"/>
        </w:rPr>
        <w:tab/>
      </w:r>
      <w:r w:rsidR="00804101">
        <w:rPr>
          <w:u w:val="single"/>
        </w:rPr>
        <w:tab/>
      </w:r>
      <w:r w:rsidR="00804101">
        <w:rPr>
          <w:u w:val="single"/>
        </w:rPr>
        <w:tab/>
      </w:r>
      <w:r w:rsidR="00C6015D">
        <w:t xml:space="preserve"> </w:t>
      </w:r>
      <w:r w:rsidR="00804101">
        <w:t xml:space="preserve">(the “Effective Date”) </w:t>
      </w:r>
      <w:r w:rsidRPr="00804101">
        <w:t>by and between</w:t>
      </w:r>
      <w:r w:rsidR="00E5647B" w:rsidRPr="00804101">
        <w:t xml:space="preserve"> </w:t>
      </w:r>
      <w:r w:rsidR="00C77029">
        <w:rPr>
          <w:b/>
          <w:bCs/>
          <w:szCs w:val="24"/>
        </w:rPr>
        <w:t xml:space="preserve">FEDERAL REALTY </w:t>
      </w:r>
      <w:r w:rsidR="00804101">
        <w:rPr>
          <w:b/>
          <w:bCs/>
          <w:szCs w:val="24"/>
        </w:rPr>
        <w:t xml:space="preserve">OP LP, a Delaware limited partnership </w:t>
      </w:r>
      <w:r w:rsidR="007E4A91" w:rsidRPr="00725613">
        <w:rPr>
          <w:szCs w:val="24"/>
        </w:rPr>
        <w:t>(“</w:t>
      </w:r>
      <w:r w:rsidR="007E4A91" w:rsidRPr="00804101">
        <w:rPr>
          <w:b/>
          <w:i/>
        </w:rPr>
        <w:t>Grantor</w:t>
      </w:r>
      <w:r w:rsidR="007E4A91" w:rsidRPr="00725613">
        <w:rPr>
          <w:szCs w:val="24"/>
        </w:rPr>
        <w:t>”)</w:t>
      </w:r>
      <w:r w:rsidRPr="00804101">
        <w:t xml:space="preserve"> and </w:t>
      </w:r>
      <w:r w:rsidR="00B02261" w:rsidRPr="00892B7B">
        <w:rPr>
          <w:szCs w:val="24"/>
          <w:highlight w:val="yellow"/>
        </w:rPr>
        <w:t>______________________________,</w:t>
      </w:r>
      <w:r w:rsidR="00B3553E" w:rsidRPr="00976396">
        <w:rPr>
          <w:highlight w:val="yellow"/>
        </w:rPr>
        <w:t xml:space="preserve"> a </w:t>
      </w:r>
      <w:r w:rsidR="00B02261" w:rsidRPr="00892B7B">
        <w:rPr>
          <w:szCs w:val="24"/>
          <w:highlight w:val="yellow"/>
        </w:rPr>
        <w:t>___________________ ____________</w:t>
      </w:r>
      <w:r w:rsidRPr="00892B7B">
        <w:rPr>
          <w:szCs w:val="24"/>
          <w:highlight w:val="yellow"/>
        </w:rPr>
        <w:t>(</w:t>
      </w:r>
      <w:r w:rsidR="00EB5280" w:rsidRPr="00892B7B">
        <w:rPr>
          <w:szCs w:val="24"/>
          <w:highlight w:val="yellow"/>
        </w:rPr>
        <w:t>“</w:t>
      </w:r>
      <w:r w:rsidRPr="00E101CC">
        <w:rPr>
          <w:b/>
          <w:i/>
        </w:rPr>
        <w:t>Licensee</w:t>
      </w:r>
      <w:r w:rsidR="00EB5280" w:rsidRPr="00E101CC">
        <w:t>”</w:t>
      </w:r>
      <w:r w:rsidRPr="00E101CC">
        <w:t>).</w:t>
      </w:r>
    </w:p>
    <w:p w14:paraId="00B467AD" w14:textId="074C4557" w:rsidR="009A64E0" w:rsidRPr="00804101" w:rsidRDefault="009A64E0" w:rsidP="00E461F5">
      <w:pPr>
        <w:spacing w:after="120"/>
      </w:pPr>
      <w:r w:rsidRPr="00501B0A">
        <w:rPr>
          <w:szCs w:val="24"/>
        </w:rPr>
        <w:t xml:space="preserve"> </w:t>
      </w:r>
      <w:r w:rsidRPr="00501B0A">
        <w:rPr>
          <w:szCs w:val="24"/>
        </w:rPr>
        <w:tab/>
      </w:r>
      <w:r w:rsidRPr="00E461F5">
        <w:rPr>
          <w:b/>
        </w:rPr>
        <w:t>IN CONSIDERATION</w:t>
      </w:r>
      <w:r w:rsidRPr="00E461F5">
        <w:t xml:space="preserve"> of the mutual promises, agreements and consideration contained herein, Grantor and Licensee agree as follows:</w:t>
      </w:r>
    </w:p>
    <w:p w14:paraId="75F1DC45" w14:textId="1C2DB2BE" w:rsidR="00804101" w:rsidRDefault="009A64E0" w:rsidP="00C642A9">
      <w:pPr>
        <w:pStyle w:val="ListParagraph"/>
        <w:numPr>
          <w:ilvl w:val="0"/>
          <w:numId w:val="2"/>
        </w:numPr>
        <w:tabs>
          <w:tab w:val="clear" w:pos="1080"/>
        </w:tabs>
        <w:ind w:left="0" w:firstLine="720"/>
      </w:pPr>
      <w:r w:rsidRPr="00584FA7">
        <w:rPr>
          <w:b/>
          <w:bCs/>
        </w:rPr>
        <w:t>LICENSE</w:t>
      </w:r>
      <w:r w:rsidRPr="00804101">
        <w:t xml:space="preserve">.  </w:t>
      </w:r>
      <w:r w:rsidR="00D8523C" w:rsidRPr="00584FA7">
        <w:rPr>
          <w:color w:val="3D3D3D"/>
        </w:rPr>
        <w:t>Grantor</w:t>
      </w:r>
      <w:r w:rsidR="00D8523C" w:rsidRPr="00584FA7">
        <w:rPr>
          <w:color w:val="3D3D3D"/>
          <w:spacing w:val="15"/>
        </w:rPr>
        <w:t xml:space="preserve"> </w:t>
      </w:r>
      <w:r w:rsidR="00D8523C" w:rsidRPr="00584FA7">
        <w:rPr>
          <w:color w:val="262626"/>
        </w:rPr>
        <w:t>hereby</w:t>
      </w:r>
      <w:r w:rsidR="00D8523C" w:rsidRPr="00584FA7">
        <w:rPr>
          <w:color w:val="262626"/>
          <w:spacing w:val="26"/>
        </w:rPr>
        <w:t xml:space="preserve"> </w:t>
      </w:r>
      <w:r w:rsidR="00D8523C" w:rsidRPr="00584FA7">
        <w:rPr>
          <w:color w:val="3D3D3D"/>
        </w:rPr>
        <w:t>grants</w:t>
      </w:r>
      <w:r w:rsidR="00D8523C" w:rsidRPr="00584FA7">
        <w:rPr>
          <w:color w:val="3D3D3D"/>
          <w:spacing w:val="11"/>
        </w:rPr>
        <w:t xml:space="preserve"> </w:t>
      </w:r>
      <w:r w:rsidR="00D8523C" w:rsidRPr="00584FA7">
        <w:rPr>
          <w:color w:val="262626"/>
        </w:rPr>
        <w:t>to</w:t>
      </w:r>
      <w:r w:rsidR="00D8523C" w:rsidRPr="00584FA7">
        <w:rPr>
          <w:color w:val="262626"/>
          <w:spacing w:val="26"/>
        </w:rPr>
        <w:t xml:space="preserve"> </w:t>
      </w:r>
      <w:r w:rsidR="00D8523C" w:rsidRPr="00584FA7">
        <w:rPr>
          <w:color w:val="3D3D3D"/>
        </w:rPr>
        <w:t>Licensee</w:t>
      </w:r>
      <w:r w:rsidR="00D8523C" w:rsidRPr="00584FA7">
        <w:rPr>
          <w:color w:val="3D3D3D"/>
          <w:spacing w:val="24"/>
        </w:rPr>
        <w:t xml:space="preserve"> </w:t>
      </w:r>
      <w:r w:rsidR="00D8523C" w:rsidRPr="00584FA7">
        <w:rPr>
          <w:color w:val="262626"/>
        </w:rPr>
        <w:t>an</w:t>
      </w:r>
      <w:r w:rsidR="00D8523C" w:rsidRPr="00584FA7">
        <w:rPr>
          <w:color w:val="262626"/>
          <w:spacing w:val="28"/>
        </w:rPr>
        <w:t xml:space="preserve"> </w:t>
      </w:r>
      <w:r w:rsidR="00D8523C" w:rsidRPr="00584FA7">
        <w:rPr>
          <w:color w:val="262626"/>
        </w:rPr>
        <w:t>exclusive,</w:t>
      </w:r>
      <w:r w:rsidR="00D8523C" w:rsidRPr="00584FA7">
        <w:rPr>
          <w:color w:val="262626"/>
          <w:spacing w:val="27"/>
        </w:rPr>
        <w:t xml:space="preserve"> </w:t>
      </w:r>
      <w:r w:rsidR="00D8523C" w:rsidRPr="00584FA7">
        <w:rPr>
          <w:color w:val="262626"/>
        </w:rPr>
        <w:t>non-transferable, license</w:t>
      </w:r>
      <w:r w:rsidR="00D8523C" w:rsidRPr="00584FA7">
        <w:rPr>
          <w:color w:val="262626"/>
          <w:spacing w:val="5"/>
        </w:rPr>
        <w:t xml:space="preserve"> </w:t>
      </w:r>
      <w:r w:rsidR="00D8523C" w:rsidRPr="00584FA7">
        <w:rPr>
          <w:color w:val="262626"/>
        </w:rPr>
        <w:t>to</w:t>
      </w:r>
      <w:r w:rsidR="00D8523C" w:rsidRPr="00584FA7">
        <w:rPr>
          <w:color w:val="262626"/>
          <w:spacing w:val="19"/>
        </w:rPr>
        <w:t xml:space="preserve"> </w:t>
      </w:r>
      <w:r w:rsidR="00D8523C" w:rsidRPr="00584FA7">
        <w:rPr>
          <w:color w:val="3D3D3D"/>
        </w:rPr>
        <w:t>occupy</w:t>
      </w:r>
      <w:r w:rsidR="00D8523C" w:rsidRPr="00584FA7">
        <w:rPr>
          <w:color w:val="3D3D3D"/>
          <w:spacing w:val="16"/>
        </w:rPr>
        <w:t xml:space="preserve"> </w:t>
      </w:r>
      <w:r w:rsidR="00D8523C" w:rsidRPr="00584FA7">
        <w:rPr>
          <w:color w:val="3D3D3D"/>
        </w:rPr>
        <w:t>and</w:t>
      </w:r>
      <w:r w:rsidR="00D8523C" w:rsidRPr="00584FA7">
        <w:rPr>
          <w:color w:val="3D3D3D"/>
          <w:spacing w:val="17"/>
        </w:rPr>
        <w:t xml:space="preserve"> </w:t>
      </w:r>
      <w:r w:rsidR="00D8523C" w:rsidRPr="00584FA7">
        <w:rPr>
          <w:color w:val="262626"/>
        </w:rPr>
        <w:t>use,</w:t>
      </w:r>
      <w:r w:rsidR="00D8523C" w:rsidRPr="00584FA7">
        <w:rPr>
          <w:color w:val="262626"/>
          <w:spacing w:val="23"/>
        </w:rPr>
        <w:t xml:space="preserve"> </w:t>
      </w:r>
      <w:r w:rsidR="00D8523C" w:rsidRPr="00584FA7">
        <w:rPr>
          <w:color w:val="3D3D3D"/>
        </w:rPr>
        <w:t>subject</w:t>
      </w:r>
      <w:r w:rsidR="00D8523C" w:rsidRPr="00584FA7">
        <w:rPr>
          <w:color w:val="3D3D3D"/>
          <w:spacing w:val="14"/>
        </w:rPr>
        <w:t xml:space="preserve"> </w:t>
      </w:r>
      <w:r w:rsidR="00D8523C" w:rsidRPr="00584FA7">
        <w:rPr>
          <w:color w:val="262626"/>
        </w:rPr>
        <w:t>to</w:t>
      </w:r>
      <w:r w:rsidR="00D8523C" w:rsidRPr="00584FA7">
        <w:rPr>
          <w:color w:val="262626"/>
          <w:spacing w:val="11"/>
        </w:rPr>
        <w:t xml:space="preserve"> </w:t>
      </w:r>
      <w:r w:rsidR="00D8523C" w:rsidRPr="00584FA7">
        <w:rPr>
          <w:color w:val="262626"/>
        </w:rPr>
        <w:t>the</w:t>
      </w:r>
      <w:r w:rsidR="00D8523C" w:rsidRPr="00584FA7">
        <w:rPr>
          <w:color w:val="262626"/>
          <w:spacing w:val="16"/>
        </w:rPr>
        <w:t xml:space="preserve"> </w:t>
      </w:r>
      <w:r w:rsidR="00D8523C" w:rsidRPr="00584FA7">
        <w:rPr>
          <w:color w:val="3D3D3D"/>
        </w:rPr>
        <w:t>stated</w:t>
      </w:r>
      <w:r w:rsidR="00D8523C" w:rsidRPr="00584FA7">
        <w:rPr>
          <w:color w:val="3D3D3D"/>
          <w:spacing w:val="24"/>
        </w:rPr>
        <w:t xml:space="preserve"> </w:t>
      </w:r>
      <w:r w:rsidR="00D8523C" w:rsidRPr="00584FA7">
        <w:rPr>
          <w:color w:val="262626"/>
        </w:rPr>
        <w:t>terms</w:t>
      </w:r>
      <w:r w:rsidR="00D8523C" w:rsidRPr="00584FA7">
        <w:rPr>
          <w:color w:val="262626"/>
          <w:spacing w:val="20"/>
        </w:rPr>
        <w:t xml:space="preserve"> </w:t>
      </w:r>
      <w:r w:rsidR="00D8523C" w:rsidRPr="00584FA7">
        <w:rPr>
          <w:color w:val="262626"/>
        </w:rPr>
        <w:t>and</w:t>
      </w:r>
      <w:r w:rsidR="00D8523C" w:rsidRPr="00584FA7">
        <w:rPr>
          <w:color w:val="262626"/>
          <w:spacing w:val="24"/>
        </w:rPr>
        <w:t xml:space="preserve"> </w:t>
      </w:r>
      <w:r w:rsidR="00D8523C" w:rsidRPr="00584FA7">
        <w:rPr>
          <w:color w:val="262626"/>
        </w:rPr>
        <w:t>conditions</w:t>
      </w:r>
      <w:r w:rsidR="00D8523C" w:rsidRPr="00584FA7">
        <w:rPr>
          <w:color w:val="262626"/>
          <w:spacing w:val="30"/>
        </w:rPr>
        <w:t xml:space="preserve"> </w:t>
      </w:r>
      <w:r w:rsidR="00D8523C" w:rsidRPr="00584FA7">
        <w:rPr>
          <w:color w:val="262626"/>
        </w:rPr>
        <w:t>herein,</w:t>
      </w:r>
      <w:r w:rsidR="00D8523C" w:rsidRPr="00584FA7">
        <w:rPr>
          <w:color w:val="262626"/>
          <w:spacing w:val="27"/>
        </w:rPr>
        <w:t xml:space="preserve"> </w:t>
      </w:r>
      <w:r w:rsidR="00D8523C" w:rsidRPr="00584FA7">
        <w:rPr>
          <w:color w:val="3D3D3D"/>
        </w:rPr>
        <w:t>certain</w:t>
      </w:r>
      <w:r w:rsidR="00D8523C" w:rsidRPr="00584FA7">
        <w:rPr>
          <w:color w:val="3D3D3D"/>
          <w:spacing w:val="25"/>
        </w:rPr>
        <w:t xml:space="preserve"> </w:t>
      </w:r>
      <w:r w:rsidR="00D8523C" w:rsidRPr="00584FA7">
        <w:rPr>
          <w:color w:val="262626"/>
        </w:rPr>
        <w:t>portions,</w:t>
      </w:r>
      <w:r w:rsidR="00D8523C" w:rsidRPr="00584FA7">
        <w:rPr>
          <w:color w:val="262626"/>
          <w:w w:val="101"/>
        </w:rPr>
        <w:t xml:space="preserve"> </w:t>
      </w:r>
      <w:r w:rsidR="00D8523C" w:rsidRPr="00584FA7">
        <w:rPr>
          <w:color w:val="262626"/>
        </w:rPr>
        <w:t>as</w:t>
      </w:r>
      <w:r w:rsidR="00D8523C" w:rsidRPr="00584FA7">
        <w:rPr>
          <w:color w:val="262626"/>
          <w:spacing w:val="7"/>
        </w:rPr>
        <w:t xml:space="preserve"> </w:t>
      </w:r>
      <w:r w:rsidR="00D8523C" w:rsidRPr="00584FA7">
        <w:rPr>
          <w:color w:val="262626"/>
        </w:rPr>
        <w:t>shown</w:t>
      </w:r>
      <w:r w:rsidR="00D8523C" w:rsidRPr="00584FA7">
        <w:rPr>
          <w:color w:val="262626"/>
          <w:spacing w:val="25"/>
        </w:rPr>
        <w:t xml:space="preserve"> </w:t>
      </w:r>
      <w:r w:rsidR="00D8523C" w:rsidRPr="00584FA7">
        <w:rPr>
          <w:color w:val="3D3D3D"/>
        </w:rPr>
        <w:t>cross-hatched</w:t>
      </w:r>
      <w:r w:rsidR="00D8523C" w:rsidRPr="00584FA7">
        <w:rPr>
          <w:color w:val="3D3D3D"/>
          <w:spacing w:val="49"/>
        </w:rPr>
        <w:t xml:space="preserve"> </w:t>
      </w:r>
      <w:r w:rsidR="00D8523C" w:rsidRPr="00584FA7">
        <w:rPr>
          <w:color w:val="262626"/>
        </w:rPr>
        <w:t>on</w:t>
      </w:r>
      <w:r w:rsidR="00D8523C" w:rsidRPr="00584FA7">
        <w:rPr>
          <w:color w:val="262626"/>
          <w:spacing w:val="7"/>
        </w:rPr>
        <w:t xml:space="preserve"> </w:t>
      </w:r>
      <w:r w:rsidR="00D8523C" w:rsidRPr="00584FA7">
        <w:rPr>
          <w:color w:val="262626"/>
        </w:rPr>
        <w:t>the</w:t>
      </w:r>
      <w:r w:rsidR="00D8523C" w:rsidRPr="00584FA7">
        <w:rPr>
          <w:color w:val="262626"/>
          <w:spacing w:val="26"/>
        </w:rPr>
        <w:t xml:space="preserve"> </w:t>
      </w:r>
      <w:r w:rsidR="00D8523C" w:rsidRPr="00584FA7">
        <w:rPr>
          <w:color w:val="3D3D3D"/>
        </w:rPr>
        <w:t>attached</w:t>
      </w:r>
      <w:r w:rsidR="00D8523C" w:rsidRPr="00584FA7">
        <w:rPr>
          <w:color w:val="3D3D3D"/>
          <w:spacing w:val="39"/>
        </w:rPr>
        <w:t xml:space="preserve"> </w:t>
      </w:r>
      <w:r w:rsidR="00D8523C" w:rsidRPr="00584FA7">
        <w:rPr>
          <w:b/>
          <w:color w:val="262626"/>
          <w:u w:color="000000"/>
        </w:rPr>
        <w:t>Exhibit</w:t>
      </w:r>
      <w:r w:rsidR="00D8523C" w:rsidRPr="00584FA7">
        <w:rPr>
          <w:b/>
          <w:color w:val="262626"/>
          <w:spacing w:val="23"/>
          <w:u w:color="000000"/>
        </w:rPr>
        <w:t xml:space="preserve"> </w:t>
      </w:r>
      <w:r w:rsidR="00D8523C" w:rsidRPr="00584FA7">
        <w:rPr>
          <w:b/>
          <w:color w:val="262626"/>
          <w:u w:color="000000"/>
        </w:rPr>
        <w:t>A</w:t>
      </w:r>
      <w:r w:rsidR="00D8523C" w:rsidRPr="00584FA7">
        <w:rPr>
          <w:bCs/>
          <w:color w:val="262626"/>
          <w:spacing w:val="21"/>
          <w:u w:color="000000"/>
        </w:rPr>
        <w:t xml:space="preserve"> </w:t>
      </w:r>
      <w:r w:rsidR="00D8523C" w:rsidRPr="00584FA7">
        <w:rPr>
          <w:color w:val="3D3D3D"/>
        </w:rPr>
        <w:t>(the</w:t>
      </w:r>
      <w:r w:rsidR="00D8523C" w:rsidRPr="00584FA7">
        <w:rPr>
          <w:color w:val="3D3D3D"/>
          <w:spacing w:val="18"/>
        </w:rPr>
        <w:t xml:space="preserve"> </w:t>
      </w:r>
      <w:r w:rsidR="00D8523C" w:rsidRPr="00584FA7">
        <w:rPr>
          <w:color w:val="606060"/>
          <w:spacing w:val="-2"/>
        </w:rPr>
        <w:t>"</w:t>
      </w:r>
      <w:r w:rsidR="00D8523C" w:rsidRPr="00584FA7">
        <w:rPr>
          <w:color w:val="262626"/>
          <w:spacing w:val="-2"/>
        </w:rPr>
        <w:t>Licensed</w:t>
      </w:r>
      <w:r w:rsidR="00D8523C" w:rsidRPr="00584FA7">
        <w:rPr>
          <w:color w:val="262626"/>
          <w:spacing w:val="52"/>
        </w:rPr>
        <w:t xml:space="preserve"> </w:t>
      </w:r>
      <w:r w:rsidR="00D8523C" w:rsidRPr="00584FA7">
        <w:rPr>
          <w:color w:val="262626"/>
          <w:spacing w:val="1"/>
        </w:rPr>
        <w:t>Premises"</w:t>
      </w:r>
      <w:r w:rsidR="00D8523C" w:rsidRPr="00584FA7">
        <w:rPr>
          <w:color w:val="262626"/>
        </w:rPr>
        <w:t>)</w:t>
      </w:r>
      <w:r w:rsidR="00D8523C" w:rsidRPr="00584FA7">
        <w:rPr>
          <w:color w:val="606060"/>
        </w:rPr>
        <w:t>,</w:t>
      </w:r>
      <w:r w:rsidR="00D8523C" w:rsidRPr="00584FA7">
        <w:rPr>
          <w:color w:val="606060"/>
          <w:spacing w:val="-4"/>
        </w:rPr>
        <w:t xml:space="preserve"> </w:t>
      </w:r>
      <w:r w:rsidR="00D8523C" w:rsidRPr="00584FA7">
        <w:rPr>
          <w:color w:val="262626"/>
        </w:rPr>
        <w:t>of</w:t>
      </w:r>
      <w:r w:rsidR="00D8523C" w:rsidRPr="00584FA7">
        <w:rPr>
          <w:color w:val="262626"/>
          <w:spacing w:val="11"/>
        </w:rPr>
        <w:t xml:space="preserve"> </w:t>
      </w:r>
      <w:r w:rsidR="00D8523C" w:rsidRPr="00584FA7">
        <w:rPr>
          <w:color w:val="262626"/>
        </w:rPr>
        <w:t>that</w:t>
      </w:r>
      <w:r w:rsidR="00D8523C" w:rsidRPr="00584FA7">
        <w:rPr>
          <w:color w:val="262626"/>
          <w:spacing w:val="20"/>
        </w:rPr>
        <w:t xml:space="preserve"> </w:t>
      </w:r>
      <w:r w:rsidR="00D8523C" w:rsidRPr="00584FA7">
        <w:rPr>
          <w:color w:val="262626"/>
        </w:rPr>
        <w:t>shopping</w:t>
      </w:r>
      <w:r w:rsidR="00D8523C" w:rsidRPr="00584FA7">
        <w:rPr>
          <w:color w:val="262626"/>
          <w:spacing w:val="28"/>
        </w:rPr>
        <w:t xml:space="preserve"> </w:t>
      </w:r>
      <w:r w:rsidR="00D8523C" w:rsidRPr="00584FA7">
        <w:rPr>
          <w:color w:val="262626"/>
        </w:rPr>
        <w:t>development</w:t>
      </w:r>
      <w:r w:rsidR="00D8523C" w:rsidRPr="00584FA7">
        <w:rPr>
          <w:color w:val="262626"/>
          <w:spacing w:val="35"/>
        </w:rPr>
        <w:t xml:space="preserve"> </w:t>
      </w:r>
      <w:r w:rsidR="00D8523C" w:rsidRPr="00976396">
        <w:rPr>
          <w:color w:val="262626"/>
        </w:rPr>
        <w:t>commonly</w:t>
      </w:r>
      <w:r w:rsidR="00D8523C" w:rsidRPr="00976396">
        <w:rPr>
          <w:color w:val="262626"/>
          <w:spacing w:val="27"/>
        </w:rPr>
        <w:t xml:space="preserve"> </w:t>
      </w:r>
      <w:r w:rsidR="00D8523C" w:rsidRPr="00976396">
        <w:rPr>
          <w:color w:val="262626"/>
        </w:rPr>
        <w:t>known</w:t>
      </w:r>
      <w:r w:rsidR="00D8523C" w:rsidRPr="00976396">
        <w:rPr>
          <w:color w:val="262626"/>
          <w:spacing w:val="37"/>
        </w:rPr>
        <w:t xml:space="preserve"> </w:t>
      </w:r>
      <w:r w:rsidR="00D8523C" w:rsidRPr="00976396">
        <w:rPr>
          <w:color w:val="262626"/>
        </w:rPr>
        <w:t>as</w:t>
      </w:r>
      <w:r w:rsidR="00D8523C" w:rsidRPr="00976396">
        <w:rPr>
          <w:color w:val="262626"/>
          <w:spacing w:val="20"/>
        </w:rPr>
        <w:t xml:space="preserve"> </w:t>
      </w:r>
      <w:del w:id="0" w:author="Brent Gardner" w:date="2025-12-13T13:10:00Z" w16du:dateUtc="2025-12-13T21:10:00Z">
        <w:r w:rsidR="00D8523C" w:rsidRPr="00D8523C" w:rsidDel="00711F94">
          <w:rPr>
            <w:color w:val="262626"/>
            <w:highlight w:val="yellow"/>
          </w:rPr>
          <w:delText>_________________</w:delText>
        </w:r>
        <w:r w:rsidR="00B3553E" w:rsidRPr="00976396" w:rsidDel="00711F94">
          <w:rPr>
            <w:color w:val="262626"/>
            <w:spacing w:val="51"/>
          </w:rPr>
          <w:delText xml:space="preserve"> </w:delText>
        </w:r>
      </w:del>
      <w:ins w:id="1" w:author="Brent Gardner" w:date="2025-12-13T13:10:00Z" w16du:dateUtc="2025-12-13T21:10:00Z">
        <w:r w:rsidR="00711F94">
          <w:rPr>
            <w:color w:val="262626"/>
          </w:rPr>
          <w:t>Santana Row</w:t>
        </w:r>
        <w:r w:rsidR="00711F94" w:rsidRPr="00976396">
          <w:rPr>
            <w:color w:val="262626"/>
            <w:spacing w:val="51"/>
          </w:rPr>
          <w:t xml:space="preserve"> </w:t>
        </w:r>
      </w:ins>
      <w:r w:rsidR="00D8523C" w:rsidRPr="00584FA7">
        <w:rPr>
          <w:color w:val="262626"/>
        </w:rPr>
        <w:t>(the</w:t>
      </w:r>
      <w:r w:rsidR="00D8523C" w:rsidRPr="00584FA7">
        <w:rPr>
          <w:color w:val="262626"/>
          <w:spacing w:val="17"/>
        </w:rPr>
        <w:t xml:space="preserve"> </w:t>
      </w:r>
      <w:r w:rsidR="00B3553E" w:rsidRPr="00584FA7">
        <w:rPr>
          <w:color w:val="262626"/>
          <w:spacing w:val="17"/>
        </w:rPr>
        <w:t>“</w:t>
      </w:r>
      <w:r w:rsidR="00D8523C" w:rsidRPr="00584FA7">
        <w:rPr>
          <w:color w:val="3D3D3D"/>
        </w:rPr>
        <w:t>Projec</w:t>
      </w:r>
      <w:r w:rsidR="00D8523C" w:rsidRPr="00584FA7">
        <w:rPr>
          <w:color w:val="3D3D3D"/>
          <w:spacing w:val="16"/>
        </w:rPr>
        <w:t>t</w:t>
      </w:r>
      <w:r w:rsidR="00976396">
        <w:rPr>
          <w:color w:val="3D3D3D"/>
          <w:spacing w:val="16"/>
        </w:rPr>
        <w:t>”</w:t>
      </w:r>
      <w:r w:rsidR="00D8523C">
        <w:rPr>
          <w:color w:val="3D3D3D"/>
        </w:rPr>
        <w:t xml:space="preserve">) in </w:t>
      </w:r>
      <w:del w:id="2" w:author="Brent Gardner" w:date="2025-12-13T13:10:00Z" w16du:dateUtc="2025-12-13T21:10:00Z">
        <w:r w:rsidR="00D8523C" w:rsidRPr="00D8523C" w:rsidDel="00711F94">
          <w:rPr>
            <w:color w:val="3D3D3D"/>
            <w:highlight w:val="yellow"/>
          </w:rPr>
          <w:delText>_______________.</w:delText>
        </w:r>
        <w:r w:rsidR="00D8523C" w:rsidDel="00711F94">
          <w:rPr>
            <w:color w:val="3D3D3D"/>
            <w:w w:val="111"/>
          </w:rPr>
          <w:delText xml:space="preserve"> </w:delText>
        </w:r>
        <w:r w:rsidR="00B3553E" w:rsidRPr="00584FA7" w:rsidDel="00711F94">
          <w:rPr>
            <w:color w:val="606060"/>
            <w:spacing w:val="-28"/>
          </w:rPr>
          <w:delText>”).</w:delText>
        </w:r>
      </w:del>
      <w:ins w:id="3" w:author="Brent Gardner" w:date="2025-12-13T13:10:00Z" w16du:dateUtc="2025-12-13T21:10:00Z">
        <w:r w:rsidR="00711F94">
          <w:rPr>
            <w:color w:val="3D3D3D"/>
          </w:rPr>
          <w:t>San Jose, California.</w:t>
        </w:r>
      </w:ins>
      <w:r w:rsidR="00B3553E" w:rsidRPr="00E101CC">
        <w:rPr>
          <w:color w:val="3D3D3D"/>
        </w:rPr>
        <w:t xml:space="preserve"> </w:t>
      </w:r>
      <w:r w:rsidR="00B47A41" w:rsidRPr="00804101">
        <w:t>Licensee does not and shall not claim any interest or estate of any kind in the Licensed Premises by virtue of this Agreement or its occupancy or use under this Agreement.</w:t>
      </w:r>
    </w:p>
    <w:p w14:paraId="38F8725D" w14:textId="77777777" w:rsidR="00804101" w:rsidRDefault="00804101" w:rsidP="00804101">
      <w:pPr>
        <w:pStyle w:val="ListParagraph"/>
      </w:pPr>
    </w:p>
    <w:p w14:paraId="5610ED3E" w14:textId="310C6A18" w:rsidR="00804101" w:rsidRDefault="009A64E0" w:rsidP="00E856AD">
      <w:pPr>
        <w:pStyle w:val="ListParagraph"/>
        <w:numPr>
          <w:ilvl w:val="0"/>
          <w:numId w:val="2"/>
        </w:numPr>
        <w:tabs>
          <w:tab w:val="clear" w:pos="1080"/>
        </w:tabs>
        <w:ind w:left="0" w:firstLine="720"/>
      </w:pPr>
      <w:r w:rsidRPr="00804101">
        <w:rPr>
          <w:b/>
          <w:bCs/>
        </w:rPr>
        <w:t>USE</w:t>
      </w:r>
      <w:r w:rsidRPr="00804101">
        <w:t xml:space="preserve">. The Licensed Premises shall be used solely for the purpose of </w:t>
      </w:r>
      <w:r w:rsidR="00456433" w:rsidRPr="00804101">
        <w:t xml:space="preserve">supplying waste and recycling equipment </w:t>
      </w:r>
      <w:r w:rsidR="005F111C" w:rsidRPr="00804101">
        <w:t xml:space="preserve">as described in </w:t>
      </w:r>
      <w:r w:rsidR="005F111C" w:rsidRPr="002E4D39">
        <w:rPr>
          <w:b/>
          <w:bCs/>
        </w:rPr>
        <w:t>Exhibit C</w:t>
      </w:r>
      <w:r w:rsidR="005F111C" w:rsidRPr="00804101">
        <w:t xml:space="preserve"> in the</w:t>
      </w:r>
      <w:r w:rsidR="005F111C">
        <w:t xml:space="preserve"> Licensed Premises as </w:t>
      </w:r>
      <w:r w:rsidR="005F111C" w:rsidRPr="00804101">
        <w:t xml:space="preserve">shown on </w:t>
      </w:r>
      <w:r w:rsidR="005F111C" w:rsidRPr="002E4D39">
        <w:rPr>
          <w:b/>
          <w:bCs/>
        </w:rPr>
        <w:t>Exhibit A</w:t>
      </w:r>
      <w:r w:rsidR="005F111C" w:rsidRPr="00804101">
        <w:t xml:space="preserve"> </w:t>
      </w:r>
      <w:r w:rsidRPr="00804101">
        <w:t>("</w:t>
      </w:r>
      <w:r w:rsidR="007E5535" w:rsidRPr="00804101">
        <w:t>Equipment</w:t>
      </w:r>
      <w:r w:rsidRPr="00804101">
        <w:t>")</w:t>
      </w:r>
      <w:r w:rsidR="007E5535" w:rsidRPr="00804101">
        <w:t xml:space="preserve"> </w:t>
      </w:r>
      <w:r w:rsidR="000205B9" w:rsidRPr="00804101">
        <w:t xml:space="preserve">for use by </w:t>
      </w:r>
      <w:r w:rsidR="00FB15AC" w:rsidRPr="00804101">
        <w:t xml:space="preserve">those </w:t>
      </w:r>
      <w:r w:rsidR="000205B9" w:rsidRPr="00804101">
        <w:t xml:space="preserve">tenants of the </w:t>
      </w:r>
      <w:del w:id="4" w:author="Brent Gardner" w:date="2025-12-13T13:10:00Z" w16du:dateUtc="2025-12-13T21:10:00Z">
        <w:r w:rsidRPr="00804101" w:rsidDel="00711F94">
          <w:delText>Shopping</w:delText>
        </w:r>
        <w:r w:rsidR="00804101" w:rsidDel="00711F94">
          <w:delText xml:space="preserve"> </w:delText>
        </w:r>
      </w:del>
      <w:r w:rsidRPr="00804101">
        <w:t>Center</w:t>
      </w:r>
      <w:r w:rsidR="008211CE" w:rsidRPr="00804101">
        <w:t xml:space="preserve"> whose leases require such tenants to contract for waste disposal with a contractor of </w:t>
      </w:r>
      <w:r w:rsidRPr="00804101">
        <w:t xml:space="preserve">Landlord's choosing </w:t>
      </w:r>
      <w:r w:rsidR="00D8523C">
        <w:t xml:space="preserve">or other tenants who voluntarily agree to participate </w:t>
      </w:r>
      <w:r w:rsidR="002E4D39">
        <w:t xml:space="preserve">as listed on </w:t>
      </w:r>
      <w:r w:rsidR="002E4D39" w:rsidRPr="002E4D39">
        <w:rPr>
          <w:b/>
          <w:bCs/>
        </w:rPr>
        <w:t>Exhibit D</w:t>
      </w:r>
      <w:r w:rsidR="002E4D39">
        <w:t xml:space="preserve"> </w:t>
      </w:r>
      <w:r w:rsidRPr="00804101">
        <w:t>(</w:t>
      </w:r>
      <w:r w:rsidR="002E4D39">
        <w:t>“</w:t>
      </w:r>
      <w:r w:rsidR="00936384" w:rsidRPr="00804101">
        <w:t>Serviced Tenant(s</w:t>
      </w:r>
      <w:r w:rsidRPr="00804101">
        <w:t>)</w:t>
      </w:r>
      <w:r w:rsidR="002E4D39">
        <w:t>”</w:t>
      </w:r>
      <w:r w:rsidRPr="00804101">
        <w:t>)</w:t>
      </w:r>
      <w:r w:rsidR="00835A98" w:rsidRPr="00804101">
        <w:t xml:space="preserve"> </w:t>
      </w:r>
      <w:r w:rsidR="004B6F89" w:rsidRPr="00804101">
        <w:t xml:space="preserve">by placing </w:t>
      </w:r>
      <w:r w:rsidR="00456433" w:rsidRPr="00804101">
        <w:t>compactors</w:t>
      </w:r>
      <w:r w:rsidR="004B6F89" w:rsidRPr="00804101">
        <w:t xml:space="preserve"> on the Licensed Premises </w:t>
      </w:r>
      <w:r w:rsidR="001E7CC4" w:rsidRPr="00804101">
        <w:t xml:space="preserve">(the </w:t>
      </w:r>
      <w:r w:rsidR="002E4D39">
        <w:t>“</w:t>
      </w:r>
      <w:r w:rsidR="001E7CC4" w:rsidRPr="00804101">
        <w:t>Use</w:t>
      </w:r>
      <w:r w:rsidR="002E4D39">
        <w:t>”</w:t>
      </w:r>
      <w:r w:rsidRPr="00804101">
        <w:t>).</w:t>
      </w:r>
      <w:r w:rsidR="00804101">
        <w:t xml:space="preserve"> </w:t>
      </w:r>
      <w:r w:rsidR="002E4D39">
        <w:t xml:space="preserve"> </w:t>
      </w:r>
      <w:r w:rsidRPr="00804101">
        <w:t xml:space="preserve">Licensee must obtain and comply with all governmental permits.  Licensee shall not use, suffer or permit any use of the Licensed Premises for any purpose other than the Use or in any manner that would be unprofessional or would violate any </w:t>
      </w:r>
      <w:r w:rsidR="005F111C">
        <w:t>l</w:t>
      </w:r>
      <w:r w:rsidRPr="00804101">
        <w:t>aw, ordinance, rule or regulation (whether public or private) or constitute a hazard or nuisance.   Licensee shall take no action that will interfere with the business of Grantor, tenants, licensees or other occupants of the Project or with the rights and privileges of any customer. Licensee shall not place or install any signage on the Licensed Premises without the prior, written approval of the Grantor.</w:t>
      </w:r>
    </w:p>
    <w:p w14:paraId="626A392A" w14:textId="77777777" w:rsidR="00804101" w:rsidRDefault="00804101" w:rsidP="00804101">
      <w:pPr>
        <w:pStyle w:val="ListParagraph"/>
      </w:pPr>
    </w:p>
    <w:p w14:paraId="4EC098F8" w14:textId="57880A3E" w:rsidR="00D8523C" w:rsidRDefault="009A64E0" w:rsidP="00E856AD">
      <w:pPr>
        <w:pStyle w:val="ListParagraph"/>
        <w:numPr>
          <w:ilvl w:val="0"/>
          <w:numId w:val="2"/>
        </w:numPr>
        <w:tabs>
          <w:tab w:val="clear" w:pos="1080"/>
        </w:tabs>
        <w:ind w:left="0" w:firstLine="720"/>
      </w:pPr>
      <w:r w:rsidRPr="00B05A7F">
        <w:rPr>
          <w:b/>
          <w:bCs/>
        </w:rPr>
        <w:t>TERM</w:t>
      </w:r>
      <w:r w:rsidRPr="00B05A7F">
        <w:t>.</w:t>
      </w:r>
      <w:r w:rsidRPr="00804101">
        <w:t xml:space="preserve">  Licensee shall occupy and use the</w:t>
      </w:r>
      <w:r w:rsidR="00CA4A7F" w:rsidRPr="00804101">
        <w:t xml:space="preserve"> </w:t>
      </w:r>
      <w:r w:rsidRPr="00804101">
        <w:t xml:space="preserve">Licensed Premises for the Use </w:t>
      </w:r>
      <w:r w:rsidR="00B3553E" w:rsidRPr="00976396">
        <w:rPr>
          <w:highlight w:val="yellow"/>
        </w:rPr>
        <w:t xml:space="preserve">commencing on </w:t>
      </w:r>
      <w:r w:rsidR="00CA4A7F" w:rsidRPr="00976396">
        <w:rPr>
          <w:highlight w:val="yellow"/>
        </w:rPr>
        <w:t xml:space="preserve">the </w:t>
      </w:r>
      <w:r w:rsidR="00B3553E" w:rsidRPr="00976396">
        <w:rPr>
          <w:highlight w:val="yellow"/>
        </w:rPr>
        <w:t>E</w:t>
      </w:r>
      <w:r w:rsidR="00CA4A7F" w:rsidRPr="00976396">
        <w:rPr>
          <w:highlight w:val="yellow"/>
        </w:rPr>
        <w:t xml:space="preserve">ffective </w:t>
      </w:r>
      <w:r w:rsidR="00B3553E" w:rsidRPr="00976396">
        <w:rPr>
          <w:highlight w:val="yellow"/>
        </w:rPr>
        <w:t>D</w:t>
      </w:r>
      <w:r w:rsidR="00CA4A7F" w:rsidRPr="00976396">
        <w:rPr>
          <w:highlight w:val="yellow"/>
        </w:rPr>
        <w:t xml:space="preserve">ate </w:t>
      </w:r>
      <w:r w:rsidR="00B3553E" w:rsidRPr="00976396">
        <w:rPr>
          <w:highlight w:val="yellow"/>
        </w:rPr>
        <w:t xml:space="preserve">and continuing </w:t>
      </w:r>
      <w:r w:rsidRPr="00976396">
        <w:rPr>
          <w:highlight w:val="yellow"/>
        </w:rPr>
        <w:t xml:space="preserve">until </w:t>
      </w:r>
      <w:r w:rsidR="00976396" w:rsidRPr="00976396">
        <w:rPr>
          <w:highlight w:val="yellow"/>
          <w:u w:val="single"/>
        </w:rPr>
        <w:tab/>
      </w:r>
      <w:r w:rsidR="00976396" w:rsidRPr="00976396">
        <w:rPr>
          <w:highlight w:val="yellow"/>
          <w:u w:val="single"/>
        </w:rPr>
        <w:tab/>
      </w:r>
      <w:r w:rsidR="00976396" w:rsidRPr="00976396">
        <w:rPr>
          <w:highlight w:val="yellow"/>
          <w:u w:val="single"/>
        </w:rPr>
        <w:tab/>
      </w:r>
      <w:r w:rsidR="00976396" w:rsidRPr="00976396">
        <w:rPr>
          <w:highlight w:val="yellow"/>
          <w:u w:val="single"/>
        </w:rPr>
        <w:tab/>
      </w:r>
      <w:r w:rsidRPr="00976396">
        <w:rPr>
          <w:highlight w:val="yellow"/>
        </w:rPr>
        <w:t>(</w:t>
      </w:r>
      <w:r w:rsidR="00B3553E" w:rsidRPr="00976396">
        <w:rPr>
          <w:highlight w:val="yellow"/>
        </w:rPr>
        <w:t>“</w:t>
      </w:r>
      <w:r w:rsidRPr="00976396">
        <w:rPr>
          <w:highlight w:val="yellow"/>
        </w:rPr>
        <w:t>Term</w:t>
      </w:r>
      <w:r w:rsidR="00B3553E" w:rsidRPr="00976396">
        <w:rPr>
          <w:highlight w:val="yellow"/>
        </w:rPr>
        <w:t>”</w:t>
      </w:r>
      <w:r w:rsidRPr="00976396">
        <w:rPr>
          <w:highlight w:val="yellow"/>
        </w:rPr>
        <w:t>').</w:t>
      </w:r>
      <w:r w:rsidRPr="00804101">
        <w:t xml:space="preserve"> This</w:t>
      </w:r>
      <w:r w:rsidR="00CA4A7F" w:rsidRPr="00804101">
        <w:t xml:space="preserve"> Agreement</w:t>
      </w:r>
      <w:r w:rsidRPr="00804101">
        <w:t xml:space="preserve"> shall automatically renew for period(s) </w:t>
      </w:r>
      <w:r w:rsidRPr="00B3553E">
        <w:t xml:space="preserve">of </w:t>
      </w:r>
      <w:r w:rsidRPr="009B60D4">
        <w:t>one (1) year</w:t>
      </w:r>
      <w:r w:rsidRPr="00B3553E">
        <w:t xml:space="preserve"> unless</w:t>
      </w:r>
      <w:r w:rsidRPr="00804101">
        <w:t xml:space="preserve"> and until either party gives written notice, to the non-te</w:t>
      </w:r>
      <w:r w:rsidR="00D8523C">
        <w:t>r</w:t>
      </w:r>
      <w:r w:rsidRPr="00804101">
        <w:t xml:space="preserve">minating party, of its intent to terminate the Agreement no later </w:t>
      </w:r>
      <w:r w:rsidRPr="00E06D6E">
        <w:t xml:space="preserve">than </w:t>
      </w:r>
      <w:r w:rsidR="00AC064D" w:rsidRPr="00E06D6E">
        <w:t>ninety</w:t>
      </w:r>
      <w:r w:rsidRPr="00E06D6E">
        <w:t xml:space="preserve"> (</w:t>
      </w:r>
      <w:r w:rsidR="00AC064D" w:rsidRPr="00E06D6E">
        <w:t>9</w:t>
      </w:r>
      <w:r w:rsidRPr="00E06D6E">
        <w:t xml:space="preserve">0) days before the end of that </w:t>
      </w:r>
      <w:commentRangeStart w:id="5"/>
      <w:r w:rsidRPr="00E06D6E">
        <w:t>Term</w:t>
      </w:r>
      <w:commentRangeEnd w:id="5"/>
      <w:r w:rsidR="004438A1" w:rsidRPr="00E06D6E">
        <w:rPr>
          <w:rStyle w:val="CommentReference"/>
          <w:sz w:val="24"/>
          <w:szCs w:val="20"/>
        </w:rPr>
        <w:commentReference w:id="5"/>
      </w:r>
      <w:r w:rsidRPr="00E06D6E">
        <w:t>.</w:t>
      </w:r>
      <w:r w:rsidRPr="00804101">
        <w:t xml:space="preserve">  </w:t>
      </w:r>
    </w:p>
    <w:p w14:paraId="4DB94B11" w14:textId="77777777" w:rsidR="00D8523C" w:rsidRDefault="00D8523C" w:rsidP="00D8523C">
      <w:pPr>
        <w:pStyle w:val="ListParagraph"/>
      </w:pPr>
    </w:p>
    <w:p w14:paraId="0B70FD4E" w14:textId="39C3EC33" w:rsidR="00307809" w:rsidRPr="00E101CC" w:rsidRDefault="00AC064D" w:rsidP="00C6015D">
      <w:pPr>
        <w:pStyle w:val="ListParagraph"/>
        <w:numPr>
          <w:ilvl w:val="0"/>
          <w:numId w:val="2"/>
        </w:numPr>
        <w:tabs>
          <w:tab w:val="clear" w:pos="1080"/>
        </w:tabs>
        <w:ind w:left="0" w:firstLine="720"/>
        <w:rPr>
          <w:b/>
        </w:rPr>
      </w:pPr>
      <w:commentRangeStart w:id="6"/>
      <w:r w:rsidRPr="00614F41">
        <w:rPr>
          <w:b/>
          <w:bCs/>
        </w:rPr>
        <w:t xml:space="preserve">PAD </w:t>
      </w:r>
      <w:r w:rsidR="00CB603C" w:rsidRPr="00614F41">
        <w:rPr>
          <w:b/>
          <w:bCs/>
        </w:rPr>
        <w:t>LICENSE FEE</w:t>
      </w:r>
      <w:r w:rsidR="00CB603C" w:rsidRPr="00614F41">
        <w:t xml:space="preserve">.  </w:t>
      </w:r>
      <w:commentRangeEnd w:id="6"/>
      <w:r w:rsidR="00754EAB" w:rsidRPr="00614F41">
        <w:rPr>
          <w:rStyle w:val="CommentReference"/>
          <w:sz w:val="24"/>
          <w:szCs w:val="20"/>
        </w:rPr>
        <w:commentReference w:id="6"/>
      </w:r>
      <w:r w:rsidRPr="00614F41">
        <w:t xml:space="preserve">Within thirty (30) days of the last day of each calendar month during the Term, </w:t>
      </w:r>
      <w:r w:rsidR="00CB603C" w:rsidRPr="00614F41">
        <w:t xml:space="preserve">Licensee shall pay to Grantor, in consideration of Licensee’s use of the Licensed Premises </w:t>
      </w:r>
      <w:r w:rsidR="00CB603C" w:rsidRPr="00E101CC">
        <w:t xml:space="preserve">an amount </w:t>
      </w:r>
      <w:r w:rsidRPr="00E101CC">
        <w:t xml:space="preserve">equal to </w:t>
      </w:r>
      <w:del w:id="7" w:author="Brent Gardner" w:date="2025-12-13T13:13:00Z" w16du:dateUtc="2025-12-13T21:13:00Z">
        <w:r w:rsidR="00D8523C" w:rsidRPr="00D8523C" w:rsidDel="00711F94">
          <w:rPr>
            <w:highlight w:val="yellow"/>
          </w:rPr>
          <w:delText>_____</w:delText>
        </w:r>
        <w:r w:rsidRPr="00976396" w:rsidDel="00711F94">
          <w:rPr>
            <w:highlight w:val="yellow"/>
          </w:rPr>
          <w:delText xml:space="preserve"> </w:delText>
        </w:r>
      </w:del>
      <w:ins w:id="8" w:author="Brent Gardner" w:date="2025-12-13T13:13:00Z" w16du:dateUtc="2025-12-13T21:13:00Z">
        <w:r w:rsidR="00711F94">
          <w:rPr>
            <w:highlight w:val="yellow"/>
          </w:rPr>
          <w:t xml:space="preserve">EIGHT </w:t>
        </w:r>
      </w:ins>
      <w:r w:rsidRPr="00976396">
        <w:rPr>
          <w:highlight w:val="yellow"/>
        </w:rPr>
        <w:t xml:space="preserve">THOUSAND </w:t>
      </w:r>
      <w:r w:rsidRPr="00D8523C">
        <w:rPr>
          <w:highlight w:val="yellow"/>
        </w:rPr>
        <w:t xml:space="preserve">AND </w:t>
      </w:r>
      <w:del w:id="9" w:author="Brent Gardner" w:date="2025-12-13T13:13:00Z" w16du:dateUtc="2025-12-13T21:13:00Z">
        <w:r w:rsidR="00D8523C" w:rsidRPr="00D8523C" w:rsidDel="00711F94">
          <w:rPr>
            <w:highlight w:val="yellow"/>
          </w:rPr>
          <w:delText>_____</w:delText>
        </w:r>
        <w:r w:rsidR="00C6015D" w:rsidRPr="00976396" w:rsidDel="00711F94">
          <w:rPr>
            <w:highlight w:val="yellow"/>
          </w:rPr>
          <w:delText xml:space="preserve"> </w:delText>
        </w:r>
      </w:del>
      <w:ins w:id="10" w:author="Brent Gardner" w:date="2025-12-13T13:13:00Z" w16du:dateUtc="2025-12-13T21:13:00Z">
        <w:r w:rsidR="00711F94">
          <w:rPr>
            <w:highlight w:val="yellow"/>
          </w:rPr>
          <w:t>FIVE</w:t>
        </w:r>
        <w:r w:rsidR="00711F94" w:rsidRPr="00976396">
          <w:rPr>
            <w:highlight w:val="yellow"/>
          </w:rPr>
          <w:t xml:space="preserve"> </w:t>
        </w:r>
      </w:ins>
      <w:r w:rsidRPr="00976396">
        <w:rPr>
          <w:highlight w:val="yellow"/>
        </w:rPr>
        <w:t xml:space="preserve">HUNDRED DOLLARS </w:t>
      </w:r>
      <w:del w:id="11" w:author="Brent Gardner" w:date="2025-12-13T13:14:00Z" w16du:dateUtc="2025-12-13T21:14:00Z">
        <w:r w:rsidRPr="00D8523C" w:rsidDel="00711F94">
          <w:rPr>
            <w:highlight w:val="yellow"/>
          </w:rPr>
          <w:delText>($</w:delText>
        </w:r>
        <w:r w:rsidR="00D8523C" w:rsidRPr="00D8523C" w:rsidDel="00711F94">
          <w:rPr>
            <w:highlight w:val="yellow"/>
          </w:rPr>
          <w:delText>____</w:delText>
        </w:r>
        <w:r w:rsidRPr="00D8523C" w:rsidDel="00711F94">
          <w:rPr>
            <w:highlight w:val="yellow"/>
          </w:rPr>
          <w:delText>)</w:delText>
        </w:r>
        <w:r w:rsidRPr="00976396" w:rsidDel="00711F94">
          <w:delText xml:space="preserve"> </w:delText>
        </w:r>
      </w:del>
      <w:ins w:id="12" w:author="Brent Gardner" w:date="2025-12-13T13:14:00Z" w16du:dateUtc="2025-12-13T21:14:00Z">
        <w:r w:rsidR="00711F94" w:rsidRPr="00D8523C">
          <w:rPr>
            <w:highlight w:val="yellow"/>
          </w:rPr>
          <w:t>($</w:t>
        </w:r>
        <w:r w:rsidR="00711F94">
          <w:rPr>
            <w:highlight w:val="yellow"/>
          </w:rPr>
          <w:t>8,500</w:t>
        </w:r>
        <w:r w:rsidR="00711F94" w:rsidRPr="00D8523C">
          <w:rPr>
            <w:highlight w:val="yellow"/>
          </w:rPr>
          <w:t>)</w:t>
        </w:r>
        <w:r w:rsidR="00711F94" w:rsidRPr="00976396">
          <w:t xml:space="preserve"> </w:t>
        </w:r>
      </w:ins>
      <w:r w:rsidRPr="00976396">
        <w:t>per month (</w:t>
      </w:r>
      <w:r w:rsidR="00D8523C" w:rsidRPr="00976396">
        <w:t>“</w:t>
      </w:r>
      <w:r w:rsidR="00150747" w:rsidRPr="00976396">
        <w:t>License</w:t>
      </w:r>
      <w:r w:rsidRPr="00976396">
        <w:t xml:space="preserve"> Fee</w:t>
      </w:r>
      <w:r w:rsidR="00D8523C" w:rsidRPr="00976396">
        <w:t>”</w:t>
      </w:r>
      <w:r w:rsidRPr="00976396">
        <w:t>)</w:t>
      </w:r>
      <w:r w:rsidRPr="00614F41">
        <w:t xml:space="preserve">. </w:t>
      </w:r>
      <w:r w:rsidR="00B3553E" w:rsidRPr="00614F41">
        <w:t xml:space="preserve">The License Fee shall increase on the last day in January of each year during Term by an amount equal to five percent </w:t>
      </w:r>
      <w:r w:rsidR="00B3553E" w:rsidRPr="009A6BAB">
        <w:rPr>
          <w:highlight w:val="cyan"/>
        </w:rPr>
        <w:t>(5%) of License Fee</w:t>
      </w:r>
      <w:r w:rsidR="00B3553E" w:rsidRPr="00614F41">
        <w:t xml:space="preserve"> payable as of that date.  </w:t>
      </w:r>
      <w:r w:rsidRPr="00614F41">
        <w:t xml:space="preserve">Licensee has </w:t>
      </w:r>
      <w:r w:rsidR="00D8523C" w:rsidRPr="00614F41">
        <w:t xml:space="preserve">a </w:t>
      </w:r>
      <w:r w:rsidRPr="00614F41">
        <w:t>five (5) day grace period to cure any late payment, and if Licensee fails to make such payment,</w:t>
      </w:r>
      <w:r w:rsidR="00CB603C" w:rsidRPr="00614F41">
        <w:t xml:space="preserve"> after </w:t>
      </w:r>
      <w:r w:rsidRPr="00614F41">
        <w:t xml:space="preserve">the five (5) day grace period, </w:t>
      </w:r>
      <w:r w:rsidRPr="00614F41">
        <w:lastRenderedPageBreak/>
        <w:t>Licensee shall pay a late fee to</w:t>
      </w:r>
      <w:r w:rsidR="00B47A41" w:rsidRPr="00614F41">
        <w:t xml:space="preserve"> Grantor </w:t>
      </w:r>
      <w:r w:rsidRPr="00614F41">
        <w:t xml:space="preserve">in the amount of Two Hundred Fifty and </w:t>
      </w:r>
      <w:r w:rsidR="00614F41">
        <w:t>00/1</w:t>
      </w:r>
      <w:r w:rsidRPr="00614F41">
        <w:t>00 Dollars ($250.00).</w:t>
      </w:r>
      <w:r w:rsidR="00CB603C" w:rsidRPr="00614F41">
        <w:t xml:space="preserve">  The initial list of Serviced Tenants</w:t>
      </w:r>
      <w:r w:rsidR="00A03538" w:rsidRPr="00614F41">
        <w:t xml:space="preserve"> provided by Grantor</w:t>
      </w:r>
      <w:r w:rsidR="007727BE" w:rsidRPr="00614F41">
        <w:t xml:space="preserve"> </w:t>
      </w:r>
      <w:r w:rsidRPr="00614F41">
        <w:t xml:space="preserve">is attached hereto as </w:t>
      </w:r>
      <w:r w:rsidRPr="00E101CC">
        <w:rPr>
          <w:b/>
        </w:rPr>
        <w:t>Exhibit D</w:t>
      </w:r>
      <w:r w:rsidR="00A03538" w:rsidRPr="00614F41">
        <w:t xml:space="preserve"> </w:t>
      </w:r>
      <w:r w:rsidR="00CB603C" w:rsidRPr="00614F41">
        <w:t>(the “Initial List</w:t>
      </w:r>
      <w:r w:rsidR="00D8523C" w:rsidRPr="00614F41">
        <w:t>”</w:t>
      </w:r>
      <w:r w:rsidRPr="00614F41">
        <w:t xml:space="preserve">).  Licensee shall update all the information included thereon </w:t>
      </w:r>
      <w:r w:rsidR="00A03538" w:rsidRPr="00614F41">
        <w:t xml:space="preserve">and </w:t>
      </w:r>
      <w:r w:rsidR="00D21810">
        <w:pict w14:anchorId="1D7B741F">
          <v:shapetype id="_x0000_t202" coordsize="21600,21600" o:spt="202" path="m,l,21600r21600,l21600,xe">
            <v:stroke joinstyle="miter"/>
            <v:path gradientshapeok="t" o:connecttype="rect"/>
          </v:shapetype>
          <v:shape id="_x0000_s2050" type="#_x0000_t202" style="position:absolute;left:0;text-align:left;margin-left:357.25pt;margin-top:13pt;width:3.65pt;height:7pt;z-index:-251658240;mso-position-horizontal-relative:page;mso-position-vertical-relative:text" filled="f" stroked="f">
            <v:textbox inset="0,0,0,0">
              <w:txbxContent>
                <w:p w14:paraId="710402A0" w14:textId="77777777" w:rsidR="002149FC" w:rsidRDefault="002149FC"/>
              </w:txbxContent>
            </v:textbox>
            <w10:wrap anchorx="page"/>
          </v:shape>
        </w:pict>
      </w:r>
      <w:r w:rsidRPr="00614F41">
        <w:t xml:space="preserve">provide such list to Grantor on a quarterly basis by the </w:t>
      </w:r>
      <w:r w:rsidR="00D8523C" w:rsidRPr="00614F41">
        <w:t>15th</w:t>
      </w:r>
      <w:r w:rsidRPr="00614F41">
        <w:t xml:space="preserve"> day of each January, April, July, and November of the Term</w:t>
      </w:r>
      <w:r w:rsidR="00D8523C" w:rsidRPr="00614F41">
        <w:t>.</w:t>
      </w:r>
      <w:r w:rsidRPr="00614F41">
        <w:t xml:space="preserve"> </w:t>
      </w:r>
      <w:r w:rsidR="00D8523C" w:rsidRPr="00614F41">
        <w:t xml:space="preserve"> Licensee shall not be permitted to </w:t>
      </w:r>
      <w:r w:rsidR="009C7F3E" w:rsidRPr="00614F41">
        <w:t xml:space="preserve">(a) charge any Serviced Tenants an amount that exceeds the then-prevailing rates in the market, or (b) </w:t>
      </w:r>
      <w:r w:rsidR="00D8523C" w:rsidRPr="00614F41">
        <w:t>increase the amount it charges for Services to Serviced Tenants without the prior written consent of Grantor (given by the Grantor’s Vice President).</w:t>
      </w:r>
    </w:p>
    <w:p w14:paraId="08B261CC" w14:textId="77777777" w:rsidR="00307809" w:rsidRPr="00307809" w:rsidRDefault="00307809" w:rsidP="00307809">
      <w:pPr>
        <w:pStyle w:val="ListParagraph"/>
        <w:rPr>
          <w:b/>
          <w:szCs w:val="24"/>
        </w:rPr>
      </w:pPr>
    </w:p>
    <w:p w14:paraId="65C60A1A" w14:textId="1E2FB92E" w:rsidR="008C7F2F" w:rsidRPr="00804101" w:rsidRDefault="00993FBA" w:rsidP="00E856AD">
      <w:pPr>
        <w:pStyle w:val="ListParagraph"/>
        <w:numPr>
          <w:ilvl w:val="0"/>
          <w:numId w:val="2"/>
        </w:numPr>
        <w:tabs>
          <w:tab w:val="clear" w:pos="1080"/>
        </w:tabs>
        <w:ind w:left="0" w:firstLine="720"/>
      </w:pPr>
      <w:r w:rsidRPr="00660F10">
        <w:rPr>
          <w:b/>
          <w:szCs w:val="24"/>
        </w:rPr>
        <w:t>LICENSEE’S</w:t>
      </w:r>
      <w:r w:rsidRPr="00660F10">
        <w:rPr>
          <w:b/>
        </w:rPr>
        <w:t xml:space="preserve"> SERVICES</w:t>
      </w:r>
      <w:r w:rsidRPr="00307809">
        <w:t xml:space="preserve">. Licensee shall provide the services </w:t>
      </w:r>
      <w:r w:rsidR="00660F10">
        <w:t xml:space="preserve">and maintain the equipment as described in </w:t>
      </w:r>
      <w:r w:rsidR="00660F10" w:rsidRPr="00711F94">
        <w:rPr>
          <w:b/>
          <w:bCs/>
          <w:rPrChange w:id="13" w:author="Brent Gardner" w:date="2025-12-13T13:17:00Z" w16du:dateUtc="2025-12-13T21:17:00Z">
            <w:rPr/>
          </w:rPrChange>
        </w:rPr>
        <w:t>Exhibit B</w:t>
      </w:r>
      <w:r w:rsidR="00660F10">
        <w:t xml:space="preserve">.  </w:t>
      </w:r>
      <w:r w:rsidRPr="009408CF">
        <w:t xml:space="preserve">Licensee shall bill the Serviced Tenants and the Grantor for its services rendered pursuant to this Agreement as </w:t>
      </w:r>
      <w:r w:rsidRPr="00660F10">
        <w:t xml:space="preserve">provided in </w:t>
      </w:r>
      <w:r w:rsidRPr="00660F10">
        <w:rPr>
          <w:b/>
        </w:rPr>
        <w:t xml:space="preserve">Exhibit </w:t>
      </w:r>
      <w:r w:rsidR="00E23114" w:rsidRPr="00660F10">
        <w:rPr>
          <w:b/>
        </w:rPr>
        <w:t>B</w:t>
      </w:r>
      <w:r w:rsidRPr="00660F10">
        <w:t>.</w:t>
      </w:r>
      <w:r w:rsidRPr="00660F10">
        <w:rPr>
          <w:szCs w:val="24"/>
        </w:rPr>
        <w:t xml:space="preserve"> </w:t>
      </w:r>
    </w:p>
    <w:p w14:paraId="6B7018CD" w14:textId="6EE4EEA5" w:rsidR="008C7F2F" w:rsidRPr="00AA24A1" w:rsidRDefault="008C7F2F" w:rsidP="00E856AD">
      <w:pPr>
        <w:numPr>
          <w:ilvl w:val="0"/>
          <w:numId w:val="2"/>
        </w:numPr>
        <w:tabs>
          <w:tab w:val="clear" w:pos="1080"/>
        </w:tabs>
        <w:ind w:left="0" w:firstLine="720"/>
      </w:pPr>
      <w:r w:rsidRPr="00AA24A1">
        <w:rPr>
          <w:b/>
          <w:szCs w:val="24"/>
        </w:rPr>
        <w:t xml:space="preserve">LICENSEE’S DUTY TO REPORT ACTIVITY. </w:t>
      </w:r>
      <w:r w:rsidRPr="00AA24A1">
        <w:rPr>
          <w:szCs w:val="24"/>
        </w:rPr>
        <w:t xml:space="preserve">Licensee shall provide </w:t>
      </w:r>
      <w:r w:rsidR="00527A0E" w:rsidRPr="00AA24A1">
        <w:rPr>
          <w:szCs w:val="24"/>
        </w:rPr>
        <w:t xml:space="preserve">annual </w:t>
      </w:r>
      <w:r w:rsidRPr="00AA24A1">
        <w:rPr>
          <w:szCs w:val="24"/>
        </w:rPr>
        <w:t xml:space="preserve">comprehensive reports </w:t>
      </w:r>
      <w:r w:rsidR="00527A0E" w:rsidRPr="00AA24A1">
        <w:rPr>
          <w:szCs w:val="24"/>
        </w:rPr>
        <w:t xml:space="preserve">to </w:t>
      </w:r>
      <w:r w:rsidR="00527A0E" w:rsidRPr="00AA24A1">
        <w:t xml:space="preserve">Grantor </w:t>
      </w:r>
      <w:r w:rsidRPr="00AA24A1">
        <w:rPr>
          <w:szCs w:val="24"/>
        </w:rPr>
        <w:t>detailing</w:t>
      </w:r>
      <w:r w:rsidRPr="00AA24A1">
        <w:t xml:space="preserve"> the </w:t>
      </w:r>
      <w:r w:rsidRPr="00AA24A1">
        <w:rPr>
          <w:szCs w:val="24"/>
        </w:rPr>
        <w:t xml:space="preserve">annual trash and recycling </w:t>
      </w:r>
      <w:r w:rsidR="000949CA">
        <w:rPr>
          <w:szCs w:val="24"/>
        </w:rPr>
        <w:t xml:space="preserve">tonnage collected </w:t>
      </w:r>
      <w:r w:rsidRPr="00AA24A1">
        <w:t xml:space="preserve">for </w:t>
      </w:r>
      <w:r w:rsidR="00527A0E" w:rsidRPr="00AA24A1">
        <w:rPr>
          <w:szCs w:val="24"/>
        </w:rPr>
        <w:t>the</w:t>
      </w:r>
      <w:r w:rsidRPr="00AA24A1">
        <w:rPr>
          <w:szCs w:val="24"/>
        </w:rPr>
        <w:t xml:space="preserve"> Licensed Premises within sixty (60) days of </w:t>
      </w:r>
      <w:r w:rsidR="009C7F3E">
        <w:rPr>
          <w:szCs w:val="24"/>
        </w:rPr>
        <w:t xml:space="preserve">each </w:t>
      </w:r>
      <w:r w:rsidRPr="00AA24A1">
        <w:rPr>
          <w:szCs w:val="24"/>
        </w:rPr>
        <w:t>calendar year.</w:t>
      </w:r>
      <w:r w:rsidR="000949CA">
        <w:rPr>
          <w:szCs w:val="24"/>
        </w:rPr>
        <w:t xml:space="preserve"> If tonnage data is unavailable, Licensee shall provide Grantor with a report containing </w:t>
      </w:r>
      <w:r w:rsidR="00613FCE">
        <w:rPr>
          <w:szCs w:val="24"/>
        </w:rPr>
        <w:t xml:space="preserve">a list of all containers servicing the property, waste type collected per container, frequency of pickup per container, and size of </w:t>
      </w:r>
      <w:r w:rsidR="00613FCE" w:rsidRPr="00A91A6A">
        <w:rPr>
          <w:szCs w:val="24"/>
          <w:highlight w:val="green"/>
        </w:rPr>
        <w:t xml:space="preserve">container within sixty (60) days of the </w:t>
      </w:r>
      <w:r w:rsidR="005F111C" w:rsidRPr="00A91A6A">
        <w:rPr>
          <w:szCs w:val="24"/>
          <w:highlight w:val="green"/>
        </w:rPr>
        <w:t xml:space="preserve">end of each </w:t>
      </w:r>
      <w:r w:rsidR="00613FCE" w:rsidRPr="00A91A6A">
        <w:rPr>
          <w:szCs w:val="24"/>
          <w:highlight w:val="green"/>
        </w:rPr>
        <w:t>calendar</w:t>
      </w:r>
      <w:r w:rsidR="009C7F3E" w:rsidRPr="00A91A6A">
        <w:rPr>
          <w:szCs w:val="24"/>
          <w:highlight w:val="green"/>
        </w:rPr>
        <w:t xml:space="preserve"> year</w:t>
      </w:r>
      <w:r w:rsidR="00613FCE" w:rsidRPr="00A91A6A">
        <w:rPr>
          <w:szCs w:val="24"/>
          <w:highlight w:val="green"/>
        </w:rPr>
        <w:t>.</w:t>
      </w:r>
      <w:r w:rsidRPr="00A91A6A">
        <w:rPr>
          <w:szCs w:val="24"/>
          <w:highlight w:val="green"/>
        </w:rPr>
        <w:t xml:space="preserve">  Further,</w:t>
      </w:r>
      <w:r w:rsidRPr="00A91A6A">
        <w:rPr>
          <w:highlight w:val="green"/>
        </w:rPr>
        <w:t xml:space="preserve"> Licensee </w:t>
      </w:r>
      <w:r w:rsidRPr="00A91A6A">
        <w:rPr>
          <w:szCs w:val="24"/>
          <w:highlight w:val="green"/>
        </w:rPr>
        <w:t xml:space="preserve">shall </w:t>
      </w:r>
      <w:r w:rsidR="00527A0E" w:rsidRPr="00A91A6A">
        <w:rPr>
          <w:szCs w:val="24"/>
          <w:highlight w:val="green"/>
        </w:rPr>
        <w:t xml:space="preserve">timely </w:t>
      </w:r>
      <w:r w:rsidRPr="00A91A6A">
        <w:rPr>
          <w:szCs w:val="24"/>
          <w:highlight w:val="green"/>
        </w:rPr>
        <w:t>complete all required reporting</w:t>
      </w:r>
      <w:r w:rsidR="00527A0E" w:rsidRPr="00A91A6A">
        <w:rPr>
          <w:szCs w:val="24"/>
          <w:highlight w:val="green"/>
        </w:rPr>
        <w:t xml:space="preserve"> on Grantor’s behalf to any </w:t>
      </w:r>
      <w:r w:rsidRPr="00A91A6A">
        <w:rPr>
          <w:szCs w:val="24"/>
          <w:highlight w:val="green"/>
        </w:rPr>
        <w:t xml:space="preserve">application jurisdiction, if required by law </w:t>
      </w:r>
      <w:r w:rsidRPr="00A91A6A">
        <w:rPr>
          <w:highlight w:val="green"/>
        </w:rPr>
        <w:t xml:space="preserve">to </w:t>
      </w:r>
      <w:r w:rsidRPr="00A91A6A">
        <w:rPr>
          <w:szCs w:val="24"/>
          <w:highlight w:val="green"/>
        </w:rPr>
        <w:t>make such reporting</w:t>
      </w:r>
      <w:r w:rsidR="00527A0E" w:rsidRPr="00A91A6A">
        <w:rPr>
          <w:szCs w:val="24"/>
          <w:highlight w:val="green"/>
        </w:rPr>
        <w:t xml:space="preserve"> (“Jurisdiction </w:t>
      </w:r>
      <w:commentRangeStart w:id="14"/>
      <w:r w:rsidR="00527A0E" w:rsidRPr="00A91A6A">
        <w:rPr>
          <w:szCs w:val="24"/>
          <w:highlight w:val="green"/>
        </w:rPr>
        <w:t>Mandated Reporting”)</w:t>
      </w:r>
      <w:r w:rsidRPr="00A91A6A">
        <w:rPr>
          <w:szCs w:val="24"/>
          <w:highlight w:val="green"/>
        </w:rPr>
        <w:t>.</w:t>
      </w:r>
      <w:r w:rsidR="00527A0E" w:rsidRPr="00A91A6A">
        <w:rPr>
          <w:szCs w:val="24"/>
          <w:highlight w:val="green"/>
        </w:rPr>
        <w:t xml:space="preserve"> </w:t>
      </w:r>
      <w:r w:rsidR="003C68BB" w:rsidRPr="003C68BB">
        <w:rPr>
          <w:szCs w:val="24"/>
        </w:rPr>
        <w:t xml:space="preserve">   </w:t>
      </w:r>
      <w:r w:rsidR="003C68BB">
        <w:rPr>
          <w:szCs w:val="24"/>
          <w:highlight w:val="green"/>
        </w:rPr>
        <w:t xml:space="preserve"> </w:t>
      </w:r>
      <w:commentRangeEnd w:id="14"/>
      <w:r w:rsidR="00B1240D" w:rsidRPr="00A91A6A">
        <w:rPr>
          <w:rStyle w:val="CommentReference"/>
          <w:sz w:val="24"/>
          <w:szCs w:val="24"/>
          <w:highlight w:val="green"/>
        </w:rPr>
        <w:commentReference w:id="14"/>
      </w:r>
      <w:r w:rsidR="00527A0E" w:rsidRPr="00A91A6A">
        <w:rPr>
          <w:szCs w:val="24"/>
          <w:highlight w:val="green"/>
        </w:rPr>
        <w:t>The cost of any fines, penalties, or other repercussions</w:t>
      </w:r>
      <w:r w:rsidR="00527A0E" w:rsidRPr="00A91A6A">
        <w:rPr>
          <w:highlight w:val="green"/>
        </w:rPr>
        <w:t xml:space="preserve"> for </w:t>
      </w:r>
      <w:r w:rsidR="00EC2D57" w:rsidRPr="00A91A6A">
        <w:rPr>
          <w:szCs w:val="24"/>
          <w:highlight w:val="green"/>
        </w:rPr>
        <w:t>Grantor</w:t>
      </w:r>
      <w:r w:rsidR="00527A0E" w:rsidRPr="00A91A6A">
        <w:rPr>
          <w:szCs w:val="24"/>
          <w:highlight w:val="green"/>
        </w:rPr>
        <w:t xml:space="preserve">’s failure to make Jurisdiction Mandated Reporting shall be borne solely by Licensee. In addition, Licensee shall promptly remedy any violations relating to </w:t>
      </w:r>
      <w:r w:rsidR="00527A0E" w:rsidRPr="00A91A6A">
        <w:rPr>
          <w:highlight w:val="green"/>
        </w:rPr>
        <w:t xml:space="preserve">the </w:t>
      </w:r>
      <w:r w:rsidR="00527A0E" w:rsidRPr="00A91A6A">
        <w:rPr>
          <w:szCs w:val="24"/>
          <w:highlight w:val="green"/>
        </w:rPr>
        <w:t>services provided in this License</w:t>
      </w:r>
      <w:r w:rsidR="00527A0E" w:rsidRPr="00AA24A1">
        <w:rPr>
          <w:szCs w:val="24"/>
        </w:rPr>
        <w:t xml:space="preserve">. </w:t>
      </w:r>
    </w:p>
    <w:p w14:paraId="6B329313" w14:textId="54DA7E83" w:rsidR="001C3B10" w:rsidRPr="00AA24A1" w:rsidRDefault="009A64E0" w:rsidP="00E856AD">
      <w:pPr>
        <w:numPr>
          <w:ilvl w:val="0"/>
          <w:numId w:val="2"/>
        </w:numPr>
        <w:tabs>
          <w:tab w:val="clear" w:pos="1080"/>
        </w:tabs>
        <w:ind w:left="0" w:firstLine="720"/>
        <w:rPr>
          <w:b/>
          <w:szCs w:val="24"/>
        </w:rPr>
      </w:pPr>
      <w:commentRangeStart w:id="15"/>
      <w:r w:rsidRPr="005C55AA">
        <w:rPr>
          <w:b/>
          <w:szCs w:val="24"/>
          <w:highlight w:val="green"/>
        </w:rPr>
        <w:t>TERMINATION</w:t>
      </w:r>
      <w:commentRangeEnd w:id="15"/>
      <w:r w:rsidR="00B1240D" w:rsidRPr="005C55AA">
        <w:rPr>
          <w:rStyle w:val="CommentReference"/>
          <w:b/>
          <w:sz w:val="24"/>
          <w:szCs w:val="24"/>
          <w:highlight w:val="green"/>
        </w:rPr>
        <w:commentReference w:id="15"/>
      </w:r>
      <w:r w:rsidRPr="005C55AA">
        <w:rPr>
          <w:b/>
          <w:szCs w:val="24"/>
          <w:highlight w:val="green"/>
        </w:rPr>
        <w:t>.</w:t>
      </w:r>
      <w:r w:rsidRPr="005C55AA">
        <w:rPr>
          <w:szCs w:val="24"/>
          <w:highlight w:val="green"/>
        </w:rPr>
        <w:t xml:space="preserve">  </w:t>
      </w:r>
      <w:r w:rsidR="00490F4D" w:rsidRPr="005C55AA">
        <w:rPr>
          <w:szCs w:val="24"/>
          <w:highlight w:val="green"/>
        </w:rPr>
        <w:t>Notwithstanding anything to the contrary in this Agreement</w:t>
      </w:r>
      <w:r w:rsidR="00490F4D" w:rsidRPr="00AA24A1">
        <w:rPr>
          <w:szCs w:val="24"/>
        </w:rPr>
        <w:t xml:space="preserve">, </w:t>
      </w:r>
      <w:r w:rsidRPr="00AA24A1">
        <w:rPr>
          <w:szCs w:val="24"/>
        </w:rPr>
        <w:t>Grantor shall have</w:t>
      </w:r>
      <w:r w:rsidRPr="00AA24A1">
        <w:t xml:space="preserve"> the </w:t>
      </w:r>
      <w:r w:rsidRPr="00AA24A1">
        <w:rPr>
          <w:szCs w:val="24"/>
        </w:rPr>
        <w:t xml:space="preserve">right to terminate the </w:t>
      </w:r>
      <w:r w:rsidRPr="00AA24A1">
        <w:t>Agreement</w:t>
      </w:r>
      <w:r w:rsidRPr="00AA24A1">
        <w:rPr>
          <w:szCs w:val="24"/>
        </w:rPr>
        <w:t xml:space="preserve"> at any time, in its sole and absolute discretion, by giving Licensee </w:t>
      </w:r>
      <w:r w:rsidR="00490F4D" w:rsidRPr="00AA24A1">
        <w:rPr>
          <w:szCs w:val="24"/>
        </w:rPr>
        <w:t xml:space="preserve">no less </w:t>
      </w:r>
      <w:r w:rsidR="00490F4D" w:rsidRPr="00FE73D3">
        <w:rPr>
          <w:szCs w:val="24"/>
        </w:rPr>
        <w:t xml:space="preserve">than </w:t>
      </w:r>
      <w:r w:rsidR="00443149" w:rsidRPr="00FE73D3">
        <w:rPr>
          <w:szCs w:val="24"/>
        </w:rPr>
        <w:t>thirty (30) days</w:t>
      </w:r>
      <w:r w:rsidRPr="00FE73D3">
        <w:rPr>
          <w:szCs w:val="24"/>
        </w:rPr>
        <w:t xml:space="preserve"> </w:t>
      </w:r>
      <w:r w:rsidR="0029741B" w:rsidRPr="00FE73D3">
        <w:rPr>
          <w:szCs w:val="24"/>
        </w:rPr>
        <w:t xml:space="preserve">written </w:t>
      </w:r>
      <w:r w:rsidRPr="00FE73D3">
        <w:rPr>
          <w:szCs w:val="24"/>
        </w:rPr>
        <w:t>notice.</w:t>
      </w:r>
      <w:r w:rsidR="007727BE" w:rsidRPr="00AA24A1">
        <w:rPr>
          <w:szCs w:val="24"/>
        </w:rPr>
        <w:t xml:space="preserve">  </w:t>
      </w:r>
    </w:p>
    <w:p w14:paraId="0E41383E" w14:textId="753C8119" w:rsidR="001C3B10" w:rsidRPr="00804101" w:rsidRDefault="009A64E0" w:rsidP="00E856AD">
      <w:pPr>
        <w:numPr>
          <w:ilvl w:val="0"/>
          <w:numId w:val="2"/>
        </w:numPr>
        <w:tabs>
          <w:tab w:val="clear" w:pos="1080"/>
        </w:tabs>
        <w:ind w:left="0" w:firstLine="720"/>
      </w:pPr>
      <w:commentRangeStart w:id="16"/>
      <w:r w:rsidRPr="00A51430">
        <w:rPr>
          <w:b/>
          <w:highlight w:val="cyan"/>
        </w:rPr>
        <w:t xml:space="preserve">CONDITION OF LICENSED </w:t>
      </w:r>
      <w:r w:rsidRPr="00FE73D3">
        <w:rPr>
          <w:b/>
        </w:rPr>
        <w:t>PREMISES</w:t>
      </w:r>
      <w:commentRangeEnd w:id="16"/>
      <w:r w:rsidR="00A51430" w:rsidRPr="00FE73D3">
        <w:rPr>
          <w:rStyle w:val="CommentReference"/>
          <w:b/>
          <w:sz w:val="24"/>
          <w:szCs w:val="20"/>
        </w:rPr>
        <w:commentReference w:id="16"/>
      </w:r>
      <w:r w:rsidRPr="00FE73D3">
        <w:rPr>
          <w:b/>
        </w:rPr>
        <w:t>.</w:t>
      </w:r>
      <w:r w:rsidRPr="00AA24A1">
        <w:t xml:space="preserve">  </w:t>
      </w:r>
      <w:r w:rsidRPr="00AA24A1">
        <w:rPr>
          <w:szCs w:val="24"/>
        </w:rPr>
        <w:t xml:space="preserve">Licensee accepts the Licensed Premises in “as is” condition and agrees that Grantor has no obligation to improve or repair the Licensed Premises unless specifically set forth herein. </w:t>
      </w:r>
      <w:r w:rsidRPr="00AA24A1">
        <w:t xml:space="preserve"> </w:t>
      </w:r>
      <w:r w:rsidR="00490F4D" w:rsidRPr="00AA24A1">
        <w:t>Licensee shall be solely responsible for any modifications to Licensed Premises, including (without limitation) utility installation, concrete pads, enclosures, necessary to permit Licensee to use the Licensed Premises to perform the Services</w:t>
      </w:r>
      <w:r w:rsidR="00EC2D57" w:rsidRPr="00AA24A1">
        <w:t xml:space="preserve"> (such modifications, the “Work”)</w:t>
      </w:r>
      <w:r w:rsidR="00490F4D" w:rsidRPr="00AA24A1">
        <w:t xml:space="preserve">.  Any such modifications shall be done at Licensee’s expense and must be approved by Owner in writing, in advance.  </w:t>
      </w:r>
      <w:r w:rsidRPr="00AA24A1">
        <w:t xml:space="preserve">Licensee shall coordinate obtaining possession of the Licensed Premises through the </w:t>
      </w:r>
      <w:r w:rsidRPr="00AA24A1">
        <w:rPr>
          <w:szCs w:val="24"/>
        </w:rPr>
        <w:t>property</w:t>
      </w:r>
      <w:r w:rsidRPr="00AA24A1">
        <w:t xml:space="preserve"> manage</w:t>
      </w:r>
      <w:r w:rsidR="009135C9" w:rsidRPr="00AA24A1">
        <w:t xml:space="preserve">r of the Project.  Any signage </w:t>
      </w:r>
      <w:r w:rsidRPr="00AA24A1">
        <w:t xml:space="preserve">and other improvements to be placed or about the Licensed Premises shall be manufactured and displayed in accordance with the sign criteria program or other rules and regulations established by Grantor, as the same may change from </w:t>
      </w:r>
      <w:r w:rsidR="004A12F1" w:rsidRPr="00AA24A1">
        <w:t xml:space="preserve">time </w:t>
      </w:r>
      <w:r w:rsidRPr="00AA24A1">
        <w:t>to time</w:t>
      </w:r>
      <w:r w:rsidRPr="00E06D6E">
        <w:rPr>
          <w:u w:val="single"/>
        </w:rPr>
        <w:t>.  No signs shall be displayed, that have not been approved in advance, by Grantor.</w:t>
      </w:r>
    </w:p>
    <w:p w14:paraId="77174B35" w14:textId="77777777" w:rsidR="001C3B10" w:rsidRPr="00A849A7" w:rsidRDefault="009A64E0" w:rsidP="00E856AD">
      <w:pPr>
        <w:numPr>
          <w:ilvl w:val="0"/>
          <w:numId w:val="2"/>
        </w:numPr>
        <w:tabs>
          <w:tab w:val="clear" w:pos="1080"/>
        </w:tabs>
        <w:ind w:left="0" w:firstLine="720"/>
        <w:rPr>
          <w:szCs w:val="24"/>
        </w:rPr>
      </w:pPr>
      <w:commentRangeStart w:id="17"/>
      <w:r w:rsidRPr="00A849A7">
        <w:rPr>
          <w:b/>
          <w:szCs w:val="24"/>
        </w:rPr>
        <w:t>DEFAULTS.</w:t>
      </w:r>
      <w:r w:rsidRPr="00A849A7">
        <w:rPr>
          <w:szCs w:val="24"/>
        </w:rPr>
        <w:t xml:space="preserve">  </w:t>
      </w:r>
      <w:commentRangeEnd w:id="17"/>
      <w:r w:rsidR="001D58AC" w:rsidRPr="00A849A7">
        <w:rPr>
          <w:rStyle w:val="CommentReference"/>
          <w:sz w:val="24"/>
          <w:szCs w:val="24"/>
        </w:rPr>
        <w:commentReference w:id="17"/>
      </w:r>
      <w:r w:rsidRPr="00A849A7">
        <w:rPr>
          <w:szCs w:val="24"/>
        </w:rPr>
        <w:t xml:space="preserve">If at any time Licensee shall fail to perform any covenant or agreement hereunder, then Grantor may, at its option, and without limiting Grantor’s rights or </w:t>
      </w:r>
      <w:r w:rsidRPr="00A849A7">
        <w:rPr>
          <w:szCs w:val="24"/>
        </w:rPr>
        <w:lastRenderedPageBreak/>
        <w:t xml:space="preserve">remedies hereunder or by law:  (a) terminate Licensee’s right to possession with </w:t>
      </w:r>
      <w:r w:rsidR="00443149" w:rsidRPr="00A849A7">
        <w:rPr>
          <w:szCs w:val="24"/>
        </w:rPr>
        <w:t>forty-eight</w:t>
      </w:r>
      <w:r w:rsidR="009135C9" w:rsidRPr="00A849A7">
        <w:rPr>
          <w:szCs w:val="24"/>
        </w:rPr>
        <w:t xml:space="preserve"> (48) hours</w:t>
      </w:r>
      <w:r w:rsidRPr="00A849A7">
        <w:rPr>
          <w:szCs w:val="24"/>
        </w:rPr>
        <w:t xml:space="preserve"> notice; (b) after termination, take possession of all improvements, equipment, fixtures and inventory, and remove any persons in possession thereof without incurring liability therefore; and/or (c) cure any default of Licensee under this Agreement and Licensee shall immediately pay to Grantor the cost of the cure.  Any legal fees or court costs incurred by Grantor shall be </w:t>
      </w:r>
      <w:r w:rsidRPr="00E06D6E">
        <w:rPr>
          <w:szCs w:val="24"/>
        </w:rPr>
        <w:t>immediately paid by Licensee.  Grantor’s remedies are cumulative and the use of one shall not preclude the use of any other.</w:t>
      </w:r>
    </w:p>
    <w:p w14:paraId="1B5BDF21" w14:textId="2A292345" w:rsidR="00490F4D" w:rsidRDefault="009A64E0" w:rsidP="00E856AD">
      <w:pPr>
        <w:numPr>
          <w:ilvl w:val="0"/>
          <w:numId w:val="2"/>
        </w:numPr>
        <w:tabs>
          <w:tab w:val="clear" w:pos="1080"/>
        </w:tabs>
        <w:ind w:left="0" w:firstLine="720"/>
      </w:pPr>
      <w:r w:rsidRPr="00490F4D">
        <w:rPr>
          <w:b/>
        </w:rPr>
        <w:t>INSURANCE.</w:t>
      </w:r>
      <w:r w:rsidRPr="00490F4D">
        <w:t xml:space="preserve"> </w:t>
      </w:r>
      <w:r w:rsidR="00F8388B" w:rsidRPr="00490F4D">
        <w:t>Licensee</w:t>
      </w:r>
      <w:r>
        <w:rPr>
          <w:color w:val="3A3A3A"/>
        </w:rPr>
        <w:t>,</w:t>
      </w:r>
      <w:r>
        <w:rPr>
          <w:color w:val="3A3A3A"/>
          <w:spacing w:val="27"/>
        </w:rPr>
        <w:t xml:space="preserve"> </w:t>
      </w:r>
      <w:r>
        <w:rPr>
          <w:color w:val="3A3A3A"/>
          <w:spacing w:val="-4"/>
        </w:rPr>
        <w:t>a</w:t>
      </w:r>
      <w:r>
        <w:rPr>
          <w:color w:val="131313"/>
          <w:spacing w:val="-4"/>
        </w:rPr>
        <w:t>t</w:t>
      </w:r>
      <w:r>
        <w:rPr>
          <w:color w:val="131313"/>
          <w:spacing w:val="17"/>
        </w:rPr>
        <w:t xml:space="preserve"> </w:t>
      </w:r>
      <w:r>
        <w:rPr>
          <w:color w:val="262626"/>
        </w:rPr>
        <w:t>its</w:t>
      </w:r>
      <w:r>
        <w:rPr>
          <w:color w:val="262626"/>
          <w:spacing w:val="6"/>
        </w:rPr>
        <w:t xml:space="preserve"> </w:t>
      </w:r>
      <w:r>
        <w:rPr>
          <w:color w:val="3A3A3A"/>
        </w:rPr>
        <w:t>own</w:t>
      </w:r>
      <w:r>
        <w:rPr>
          <w:color w:val="3A3A3A"/>
          <w:spacing w:val="6"/>
        </w:rPr>
        <w:t xml:space="preserve"> </w:t>
      </w:r>
      <w:r>
        <w:rPr>
          <w:color w:val="3A3A3A"/>
        </w:rPr>
        <w:t>expense,</w:t>
      </w:r>
      <w:r w:rsidR="00F8388B" w:rsidRPr="00490F4D">
        <w:t xml:space="preserve"> shall obtain</w:t>
      </w:r>
      <w:r w:rsidR="00F8388B" w:rsidRPr="00AA794C">
        <w:rPr>
          <w:szCs w:val="24"/>
        </w:rPr>
        <w:t>, pay for</w:t>
      </w:r>
      <w:r w:rsidR="00F8388B" w:rsidRPr="00490F4D">
        <w:t xml:space="preserve"> and </w:t>
      </w:r>
      <w:r w:rsidR="00F8388B" w:rsidRPr="00AA794C">
        <w:rPr>
          <w:szCs w:val="24"/>
        </w:rPr>
        <w:t>keep in force</w:t>
      </w:r>
      <w:r w:rsidR="00F8388B" w:rsidRPr="00490F4D">
        <w:t xml:space="preserve"> at all times </w:t>
      </w:r>
      <w:r w:rsidR="00F8388B" w:rsidRPr="00AA794C">
        <w:rPr>
          <w:szCs w:val="24"/>
        </w:rPr>
        <w:t>during</w:t>
      </w:r>
      <w:r w:rsidR="00F8388B" w:rsidRPr="00490F4D">
        <w:t xml:space="preserve"> the </w:t>
      </w:r>
      <w:r w:rsidR="00F8388B" w:rsidRPr="00AA794C">
        <w:rPr>
          <w:szCs w:val="24"/>
        </w:rPr>
        <w:t>performance of</w:t>
      </w:r>
      <w:r w:rsidR="00F8388B" w:rsidRPr="00490F4D">
        <w:t xml:space="preserve"> the</w:t>
      </w:r>
      <w:r w:rsidR="00490F4D">
        <w:t xml:space="preserve"> Services</w:t>
      </w:r>
      <w:r w:rsidR="00EC2D57">
        <w:t xml:space="preserve"> and, if applicable, the Work</w:t>
      </w:r>
      <w:r w:rsidR="00F8388B" w:rsidRPr="00490F4D">
        <w:t>, the following insurance coverages</w:t>
      </w:r>
      <w:r w:rsidR="00F8388B" w:rsidRPr="00AA794C">
        <w:rPr>
          <w:szCs w:val="24"/>
        </w:rPr>
        <w:t xml:space="preserve"> placed</w:t>
      </w:r>
      <w:r w:rsidR="00F8388B" w:rsidRPr="00490F4D">
        <w:t xml:space="preserve"> with </w:t>
      </w:r>
      <w:r w:rsidR="00F8388B" w:rsidRPr="00AA794C">
        <w:rPr>
          <w:szCs w:val="24"/>
        </w:rPr>
        <w:t>Insurance Companies have a minimum</w:t>
      </w:r>
      <w:r w:rsidR="00F8388B" w:rsidRPr="00490F4D">
        <w:t xml:space="preserve"> A.M. Best rating of A-</w:t>
      </w:r>
      <w:r w:rsidR="00F8388B" w:rsidRPr="00AA794C">
        <w:rPr>
          <w:szCs w:val="24"/>
        </w:rPr>
        <w:t xml:space="preserve"> VII</w:t>
      </w:r>
      <w:r w:rsidR="00F8388B" w:rsidRPr="00490F4D">
        <w:t xml:space="preserve"> or better</w:t>
      </w:r>
      <w:r w:rsidR="00F8388B" w:rsidRPr="00AA794C">
        <w:rPr>
          <w:szCs w:val="24"/>
        </w:rPr>
        <w:t>;</w:t>
      </w:r>
    </w:p>
    <w:p w14:paraId="3A2A4B1B" w14:textId="77777777" w:rsidR="00490F4D" w:rsidRDefault="00F8388B" w:rsidP="00E856AD">
      <w:pPr>
        <w:numPr>
          <w:ilvl w:val="1"/>
          <w:numId w:val="2"/>
        </w:numPr>
        <w:tabs>
          <w:tab w:val="clear" w:pos="1440"/>
        </w:tabs>
        <w:ind w:hanging="720"/>
      </w:pPr>
      <w:r w:rsidRPr="00490F4D">
        <w:rPr>
          <w:b/>
          <w:bCs/>
        </w:rPr>
        <w:t>Workers’ Compensation Insurance</w:t>
      </w:r>
      <w:r w:rsidRPr="00490F4D">
        <w:t xml:space="preserve"> as required by the laws of the State in which the Project is located. Such policy shall provide a waiver of subrogation in favor of Grantor</w:t>
      </w:r>
      <w:r w:rsidR="00490F4D">
        <w:t>.</w:t>
      </w:r>
    </w:p>
    <w:p w14:paraId="1771DAE9" w14:textId="2D31862F" w:rsidR="00490F4D" w:rsidRDefault="00F8388B" w:rsidP="00E856AD">
      <w:pPr>
        <w:numPr>
          <w:ilvl w:val="1"/>
          <w:numId w:val="2"/>
        </w:numPr>
        <w:tabs>
          <w:tab w:val="clear" w:pos="1440"/>
        </w:tabs>
        <w:ind w:hanging="720"/>
      </w:pPr>
      <w:r w:rsidRPr="005C55AA">
        <w:rPr>
          <w:b/>
          <w:bCs/>
        </w:rPr>
        <w:t xml:space="preserve">Employer’s Liability </w:t>
      </w:r>
      <w:r w:rsidRPr="004435E3">
        <w:rPr>
          <w:b/>
          <w:bCs/>
        </w:rPr>
        <w:t>Insurance</w:t>
      </w:r>
      <w:r w:rsidRPr="004435E3">
        <w:t xml:space="preserve"> with limits of liability not less than; $500,000</w:t>
      </w:r>
      <w:r w:rsidRPr="00490F4D">
        <w:t xml:space="preserve"> each accident, $500,000 disease-policy limit</w:t>
      </w:r>
      <w:r w:rsidR="00490F4D">
        <w:t>,</w:t>
      </w:r>
      <w:r w:rsidRPr="00490F4D">
        <w:t xml:space="preserve"> and $500,000 disease</w:t>
      </w:r>
      <w:r w:rsidR="00490F4D">
        <w:t xml:space="preserve"> </w:t>
      </w:r>
      <w:r w:rsidRPr="00490F4D">
        <w:t>-</w:t>
      </w:r>
      <w:r w:rsidR="00490F4D">
        <w:t xml:space="preserve"> </w:t>
      </w:r>
      <w:r w:rsidRPr="00490F4D">
        <w:t>each employee</w:t>
      </w:r>
      <w:r w:rsidR="00490F4D">
        <w:t>.</w:t>
      </w:r>
      <w:r w:rsidRPr="00490F4D">
        <w:rPr>
          <w:szCs w:val="24"/>
        </w:rPr>
        <w:t xml:space="preserve">  Said policy shall provide a waiver of subrogation in favor of the Additional Insureds</w:t>
      </w:r>
      <w:r w:rsidRPr="00490F4D">
        <w:rPr>
          <w:rFonts w:ascii="Arial" w:hAnsi="Arial" w:cs="Arial"/>
        </w:rPr>
        <w:t xml:space="preserve"> and Licensee </w:t>
      </w:r>
      <w:r w:rsidRPr="00490F4D">
        <w:rPr>
          <w:szCs w:val="24"/>
        </w:rPr>
        <w:t xml:space="preserve">hereby waives all rights of </w:t>
      </w:r>
      <w:r w:rsidRPr="00490F4D">
        <w:rPr>
          <w:rFonts w:ascii="Arial" w:hAnsi="Arial" w:cs="Arial"/>
        </w:rPr>
        <w:t xml:space="preserve">recovery against </w:t>
      </w:r>
      <w:r w:rsidRPr="00490F4D">
        <w:rPr>
          <w:szCs w:val="24"/>
        </w:rPr>
        <w:t>the Additional Insureds</w:t>
      </w:r>
      <w:r w:rsidRPr="00490F4D">
        <w:rPr>
          <w:rFonts w:ascii="Arial" w:hAnsi="Arial" w:cs="Arial"/>
        </w:rPr>
        <w:t xml:space="preserve"> arising out of </w:t>
      </w:r>
      <w:r w:rsidRPr="00490F4D">
        <w:rPr>
          <w:szCs w:val="24"/>
        </w:rPr>
        <w:t xml:space="preserve">claims made under the Worker’s Compensation and Employers Liability insurance required to be maintained under this </w:t>
      </w:r>
      <w:r w:rsidRPr="00490F4D">
        <w:t>contract.</w:t>
      </w:r>
    </w:p>
    <w:p w14:paraId="527A3097" w14:textId="6D6735A5" w:rsidR="00490F4D" w:rsidRDefault="00F8388B" w:rsidP="00E856AD">
      <w:pPr>
        <w:numPr>
          <w:ilvl w:val="1"/>
          <w:numId w:val="2"/>
        </w:numPr>
        <w:tabs>
          <w:tab w:val="clear" w:pos="1440"/>
        </w:tabs>
        <w:ind w:hanging="720"/>
      </w:pPr>
      <w:r w:rsidRPr="00490F4D">
        <w:rPr>
          <w:b/>
        </w:rPr>
        <w:t>Automobile Liability Insurance</w:t>
      </w:r>
      <w:r w:rsidRPr="00E7341E">
        <w:t xml:space="preserve">, issued on a form at least as broad as ISO business auto coverage form CA 00 01 (current available version), or other form providing equivalent coverage and approved in writing by </w:t>
      </w:r>
      <w:r w:rsidR="00EC2D57">
        <w:t>Grantor</w:t>
      </w:r>
      <w:r w:rsidRPr="00E7341E">
        <w:t>, covering all owned, hired</w:t>
      </w:r>
      <w:r>
        <w:t xml:space="preserve">, </w:t>
      </w:r>
      <w:r w:rsidR="00A84582">
        <w:t xml:space="preserve">leased, rented, </w:t>
      </w:r>
      <w:r>
        <w:t xml:space="preserve">borrowed </w:t>
      </w:r>
      <w:r w:rsidRPr="00E7341E">
        <w:t xml:space="preserve"> and non-owned vehicles </w:t>
      </w:r>
      <w:r>
        <w:t xml:space="preserve">and equipment </w:t>
      </w:r>
      <w:r w:rsidRPr="00E7341E">
        <w:t xml:space="preserve">brought onto </w:t>
      </w:r>
      <w:r w:rsidR="00EC2D57">
        <w:t>the Project</w:t>
      </w:r>
      <w:r w:rsidRPr="00E7341E">
        <w:t>, with  combined single limit for bodily injury or property damage of not less than One Million Dollars ($1,000,000) per occurrence.</w:t>
      </w:r>
      <w:r>
        <w:t xml:space="preserve"> </w:t>
      </w:r>
    </w:p>
    <w:p w14:paraId="2F119585" w14:textId="1FB204DB" w:rsidR="00EC2D57" w:rsidRPr="00EC2D57" w:rsidRDefault="00EC2D57" w:rsidP="00E856AD">
      <w:pPr>
        <w:numPr>
          <w:ilvl w:val="1"/>
          <w:numId w:val="2"/>
        </w:numPr>
        <w:tabs>
          <w:tab w:val="clear" w:pos="1440"/>
        </w:tabs>
        <w:ind w:hanging="720"/>
      </w:pPr>
      <w:r w:rsidRPr="00EC2D57">
        <w:rPr>
          <w:b/>
          <w:bCs/>
        </w:rPr>
        <w:t>All-risk property damage insurance</w:t>
      </w:r>
      <w:r>
        <w:t xml:space="preserve"> in an amount adequate to cover the cost of replacement of all contents and personal property owned or maintained by Licensee, or its vendor(s), contractor(s), concessionaire(s), or other similar person(s) brought onto or maintained in the </w:t>
      </w:r>
      <w:r w:rsidR="00A84582">
        <w:t>Licensed</w:t>
      </w:r>
      <w:r>
        <w:t xml:space="preserve"> Premises, without incurring the effect of co-insurance.</w:t>
      </w:r>
    </w:p>
    <w:p w14:paraId="1798F0F9" w14:textId="66DFB437" w:rsidR="00490F4D" w:rsidRDefault="00F8388B" w:rsidP="00E856AD">
      <w:pPr>
        <w:numPr>
          <w:ilvl w:val="1"/>
          <w:numId w:val="2"/>
        </w:numPr>
        <w:tabs>
          <w:tab w:val="clear" w:pos="1440"/>
        </w:tabs>
        <w:ind w:hanging="720"/>
      </w:pPr>
      <w:r w:rsidRPr="00490F4D">
        <w:rPr>
          <w:b/>
          <w:szCs w:val="24"/>
        </w:rPr>
        <w:t>Commercial General Liability Insurance</w:t>
      </w:r>
      <w:r w:rsidRPr="00490F4D">
        <w:rPr>
          <w:szCs w:val="24"/>
        </w:rPr>
        <w:t xml:space="preserve"> on a form at least as broad as Insurance Services Office (“</w:t>
      </w:r>
      <w:r w:rsidRPr="00490F4D">
        <w:rPr>
          <w:b/>
          <w:szCs w:val="24"/>
        </w:rPr>
        <w:t>ISO</w:t>
      </w:r>
      <w:r w:rsidRPr="00490F4D">
        <w:rPr>
          <w:szCs w:val="24"/>
        </w:rPr>
        <w:t xml:space="preserve">”) commercial general liability coverage “occurrence” form CG 00 01  (current version available) or another ISO commercial general liability “occurrence” form providing equivalent coverage and approved in writing by </w:t>
      </w:r>
      <w:r w:rsidR="00EC2D57">
        <w:rPr>
          <w:szCs w:val="24"/>
        </w:rPr>
        <w:t>Grantor</w:t>
      </w:r>
      <w:r w:rsidRPr="00490F4D">
        <w:rPr>
          <w:szCs w:val="24"/>
        </w:rPr>
        <w:t xml:space="preserve">, (including Personal and Advertising Injury, Blanket Contractual and Completed Operations) with limits of not less than One Million Dollars </w:t>
      </w:r>
      <w:r w:rsidRPr="00490F4D">
        <w:rPr>
          <w:szCs w:val="24"/>
        </w:rPr>
        <w:lastRenderedPageBreak/>
        <w:t xml:space="preserve">($1,000,000) per occurrence and Two Million Dollars ($2,000,000) aggregate. Products/Completed Operations Coverage shall be written with a limit of not less than One Million Dollars ($1,000,000) per occurrence and Two Million Dollars ($2,000,000) aggregate.  </w:t>
      </w:r>
    </w:p>
    <w:p w14:paraId="1D042355" w14:textId="63CF1B5A" w:rsidR="005D518E" w:rsidRDefault="00F8388B" w:rsidP="00E856AD">
      <w:pPr>
        <w:numPr>
          <w:ilvl w:val="1"/>
          <w:numId w:val="2"/>
        </w:numPr>
        <w:tabs>
          <w:tab w:val="clear" w:pos="1440"/>
        </w:tabs>
        <w:ind w:hanging="720"/>
      </w:pPr>
      <w:r w:rsidRPr="00490F4D">
        <w:rPr>
          <w:b/>
        </w:rPr>
        <w:t>Excess or Umbrella Liability Insurance</w:t>
      </w:r>
      <w:r w:rsidRPr="00AA794C">
        <w:t xml:space="preserve"> </w:t>
      </w:r>
      <w:r w:rsidRPr="004435E3">
        <w:t xml:space="preserve">on a follow-form basis with respect to the insurance required pursuant to Paragraphs </w:t>
      </w:r>
      <w:r w:rsidR="00490F4D" w:rsidRPr="004435E3">
        <w:t>b</w:t>
      </w:r>
      <w:r w:rsidR="00EC2D57" w:rsidRPr="004435E3">
        <w:t xml:space="preserve">, </w:t>
      </w:r>
      <w:r w:rsidR="00490F4D" w:rsidRPr="004435E3">
        <w:t>c</w:t>
      </w:r>
      <w:r w:rsidR="00EC2D57" w:rsidRPr="004435E3">
        <w:t>, d and e</w:t>
      </w:r>
      <w:r w:rsidRPr="004435E3">
        <w:t xml:space="preserve"> above, with limits of liability not less than $5,000,000 per occurrence and otherwise satisfying the requirements set forth in Paragraphs </w:t>
      </w:r>
      <w:r w:rsidR="005E5C93" w:rsidRPr="004435E3">
        <w:t>b through e inclusive above</w:t>
      </w:r>
      <w:r w:rsidRPr="004435E3">
        <w:t>.</w:t>
      </w:r>
    </w:p>
    <w:p w14:paraId="0759FD0F" w14:textId="0992B395" w:rsidR="005D518E" w:rsidRDefault="00F8388B" w:rsidP="00E856AD">
      <w:pPr>
        <w:numPr>
          <w:ilvl w:val="1"/>
          <w:numId w:val="2"/>
        </w:numPr>
        <w:tabs>
          <w:tab w:val="clear" w:pos="1440"/>
        </w:tabs>
        <w:ind w:hanging="720"/>
      </w:pPr>
      <w:r w:rsidRPr="005D518E">
        <w:rPr>
          <w:b/>
          <w:bCs/>
          <w:szCs w:val="24"/>
        </w:rPr>
        <w:t>Additional Insureds.</w:t>
      </w:r>
      <w:r w:rsidRPr="005D518E">
        <w:rPr>
          <w:szCs w:val="24"/>
        </w:rPr>
        <w:t xml:space="preserve">   Federal Realty </w:t>
      </w:r>
      <w:r w:rsidR="00490F4D" w:rsidRPr="005D518E">
        <w:rPr>
          <w:szCs w:val="24"/>
        </w:rPr>
        <w:t xml:space="preserve">OP LP, </w:t>
      </w:r>
      <w:r w:rsidR="005D518E" w:rsidRPr="005D518E">
        <w:rPr>
          <w:szCs w:val="24"/>
        </w:rPr>
        <w:t xml:space="preserve">Federal Realty GP LLC, Federal Realty </w:t>
      </w:r>
      <w:r w:rsidRPr="005D518E">
        <w:rPr>
          <w:szCs w:val="24"/>
        </w:rPr>
        <w:t xml:space="preserve">Investment Trust, </w:t>
      </w:r>
      <w:r w:rsidR="005D518E" w:rsidRPr="005D518E">
        <w:rPr>
          <w:szCs w:val="24"/>
        </w:rPr>
        <w:t xml:space="preserve">Owner of the Project (as identified </w:t>
      </w:r>
      <w:r w:rsidR="00CC1E0A">
        <w:rPr>
          <w:szCs w:val="24"/>
        </w:rPr>
        <w:t xml:space="preserve">in </w:t>
      </w:r>
      <w:r w:rsidRPr="005D518E">
        <w:rPr>
          <w:szCs w:val="24"/>
        </w:rPr>
        <w:t xml:space="preserve">Exhibit </w:t>
      </w:r>
      <w:r w:rsidR="007F51F3" w:rsidRPr="005D518E">
        <w:rPr>
          <w:szCs w:val="24"/>
        </w:rPr>
        <w:t>E</w:t>
      </w:r>
      <w:r w:rsidRPr="005D518E">
        <w:rPr>
          <w:szCs w:val="24"/>
        </w:rPr>
        <w:t xml:space="preserve">, </w:t>
      </w:r>
      <w:r w:rsidR="005D518E" w:rsidRPr="005D518E">
        <w:rPr>
          <w:szCs w:val="24"/>
        </w:rPr>
        <w:t>if not Federal Realty OP LP</w:t>
      </w:r>
      <w:r w:rsidR="00976396">
        <w:rPr>
          <w:szCs w:val="24"/>
        </w:rPr>
        <w:t xml:space="preserve"> Owner’s property manager (if a third party), ground lessor (if any),</w:t>
      </w:r>
      <w:r w:rsidR="009C7F3E">
        <w:rPr>
          <w:szCs w:val="24"/>
        </w:rPr>
        <w:t xml:space="preserve"> </w:t>
      </w:r>
      <w:r w:rsidR="00B41D9D" w:rsidRPr="005D518E">
        <w:rPr>
          <w:szCs w:val="24"/>
        </w:rPr>
        <w:t>any other entity with a</w:t>
      </w:r>
      <w:r w:rsidR="005D518E" w:rsidRPr="005D518E">
        <w:rPr>
          <w:szCs w:val="24"/>
        </w:rPr>
        <w:t xml:space="preserve">n ownership </w:t>
      </w:r>
      <w:r w:rsidRPr="005D518E">
        <w:rPr>
          <w:szCs w:val="24"/>
        </w:rPr>
        <w:t xml:space="preserve">interest in the </w:t>
      </w:r>
      <w:r w:rsidR="005D518E" w:rsidRPr="005D518E">
        <w:rPr>
          <w:szCs w:val="24"/>
        </w:rPr>
        <w:t>Project</w:t>
      </w:r>
      <w:r w:rsidRPr="005D518E">
        <w:rPr>
          <w:szCs w:val="24"/>
        </w:rPr>
        <w:t xml:space="preserve">, the </w:t>
      </w:r>
      <w:r w:rsidR="005D518E" w:rsidRPr="005D518E">
        <w:rPr>
          <w:szCs w:val="24"/>
        </w:rPr>
        <w:t>Grantor’s</w:t>
      </w:r>
      <w:r w:rsidRPr="005D518E">
        <w:rPr>
          <w:szCs w:val="24"/>
        </w:rPr>
        <w:t xml:space="preserve"> Representative, other Indemnified Parties, and other persons or entities designated by the </w:t>
      </w:r>
      <w:r w:rsidR="00EC2D57">
        <w:rPr>
          <w:szCs w:val="24"/>
        </w:rPr>
        <w:t>Grantor</w:t>
      </w:r>
      <w:r w:rsidRPr="005D518E">
        <w:rPr>
          <w:szCs w:val="24"/>
        </w:rPr>
        <w:t xml:space="preserve"> (together, the “Additional Insureds” and each an “Additional Insured”) shall each be included in all policies required hereunder to be maintained by the Licensees (except for workers’ compensation insurance and professional liability) as additional insureds for claims against them relating to these properties.   All of the Licensee’s liability policies shall be endorsed so as to indicate that such policies provide primary and non-contributory coverage (without any right of contribution by any other insurance or self-insurance, including any deductible or retention, maintained by an Additional Insured) for all claims against the Additional Insureds arising out of the performance of this contract by the Licensee, or anyone for whom Licensee may be liable.  These policies shall include a separation of insureds/severability of interests clause for claims against the Additional Insureds due to the negligence, act, omission or other conduct of the Licensee, or anyone for whom Licensee may be liable.  The policy shall provide such Additional Insureds with a thirty (30) day notice of cancellation or non-renewal.  Any certificates of insurance furnished in accordance with this Contract shall specify who has been added as an additional insured and shall state that the policy shall provide the thirty (30) days advance notice or provide the policy </w:t>
      </w:r>
      <w:r w:rsidRPr="00E06D6E">
        <w:rPr>
          <w:szCs w:val="24"/>
        </w:rPr>
        <w:t>endorsements providing such coverage and notice.</w:t>
      </w:r>
    </w:p>
    <w:p w14:paraId="0F76BFDC" w14:textId="4507C6BE" w:rsidR="00EC2D57" w:rsidRDefault="00F8388B" w:rsidP="00E856AD">
      <w:pPr>
        <w:numPr>
          <w:ilvl w:val="1"/>
          <w:numId w:val="2"/>
        </w:numPr>
        <w:tabs>
          <w:tab w:val="clear" w:pos="1440"/>
        </w:tabs>
        <w:ind w:hanging="720"/>
      </w:pPr>
      <w:r w:rsidRPr="005D518E">
        <w:rPr>
          <w:b/>
          <w:szCs w:val="24"/>
        </w:rPr>
        <w:t>Failure to Obtain Insurance.</w:t>
      </w:r>
      <w:r w:rsidRPr="005D518E">
        <w:rPr>
          <w:szCs w:val="24"/>
        </w:rPr>
        <w:t xml:space="preserve">   The Licensee’s failure to procure and/or maintain insurance required under this Contract shall constitute a material breach of the Contract for which the </w:t>
      </w:r>
      <w:r w:rsidR="00EC2D57">
        <w:rPr>
          <w:szCs w:val="24"/>
        </w:rPr>
        <w:t>Grantor</w:t>
      </w:r>
      <w:r w:rsidRPr="005D518E">
        <w:rPr>
          <w:szCs w:val="24"/>
        </w:rPr>
        <w:t xml:space="preserve"> may, in its sole discretion, stop the work, suspend, or terminate the Contract</w:t>
      </w:r>
      <w:r w:rsidR="00EC2D57">
        <w:rPr>
          <w:szCs w:val="24"/>
        </w:rPr>
        <w:t xml:space="preserve"> without notice to cure</w:t>
      </w:r>
      <w:r w:rsidRPr="005D518E">
        <w:rPr>
          <w:szCs w:val="24"/>
        </w:rPr>
        <w:t xml:space="preserve">.  In response to such failure the </w:t>
      </w:r>
      <w:r w:rsidR="00EC2D57">
        <w:rPr>
          <w:szCs w:val="24"/>
        </w:rPr>
        <w:t>Grantor</w:t>
      </w:r>
      <w:r w:rsidRPr="005D518E">
        <w:rPr>
          <w:szCs w:val="24"/>
        </w:rPr>
        <w:t xml:space="preserve"> also may, at its sole discretion, procure or renew such insurance necessary to protect the </w:t>
      </w:r>
      <w:r w:rsidR="00EC2D57">
        <w:rPr>
          <w:szCs w:val="24"/>
        </w:rPr>
        <w:t>Grantor</w:t>
      </w:r>
      <w:r w:rsidRPr="005D518E">
        <w:rPr>
          <w:szCs w:val="24"/>
        </w:rPr>
        <w:t xml:space="preserve">’s interests, pay any premiums in connection therewith and recover (or deduct) all amounts so paid, as well as all other costs and fees incurred as a result of such breach, from the Licensee.  The foregoing rights and remedies of the </w:t>
      </w:r>
      <w:r w:rsidR="00EC2D57">
        <w:rPr>
          <w:szCs w:val="24"/>
        </w:rPr>
        <w:t>Grantor</w:t>
      </w:r>
      <w:r w:rsidRPr="005D518E">
        <w:rPr>
          <w:szCs w:val="24"/>
        </w:rPr>
        <w:t xml:space="preserve"> are in addition to the </w:t>
      </w:r>
      <w:r w:rsidR="00EC2D57">
        <w:rPr>
          <w:szCs w:val="24"/>
        </w:rPr>
        <w:t>Grantor</w:t>
      </w:r>
      <w:r w:rsidRPr="005D518E">
        <w:rPr>
          <w:szCs w:val="24"/>
        </w:rPr>
        <w:t xml:space="preserve">’s other rights and remedies.  </w:t>
      </w:r>
    </w:p>
    <w:p w14:paraId="39EC494F" w14:textId="77777777" w:rsidR="00EC2D57" w:rsidRDefault="00F8388B" w:rsidP="00E856AD">
      <w:pPr>
        <w:numPr>
          <w:ilvl w:val="1"/>
          <w:numId w:val="2"/>
        </w:numPr>
        <w:tabs>
          <w:tab w:val="clear" w:pos="1440"/>
        </w:tabs>
        <w:ind w:hanging="720"/>
      </w:pPr>
      <w:r w:rsidRPr="00EC2D57">
        <w:rPr>
          <w:b/>
          <w:szCs w:val="24"/>
        </w:rPr>
        <w:lastRenderedPageBreak/>
        <w:t>Renewal of Policies.</w:t>
      </w:r>
      <w:r w:rsidRPr="00EC2D57">
        <w:rPr>
          <w:szCs w:val="24"/>
        </w:rPr>
        <w:t xml:space="preserve">  Upon the Licensee’s acquisition of a new, renewed, or modified policy, the Licensee shall file with </w:t>
      </w:r>
      <w:r w:rsidR="00EC2D57">
        <w:rPr>
          <w:szCs w:val="24"/>
        </w:rPr>
        <w:t>Grantor</w:t>
      </w:r>
      <w:r w:rsidRPr="00EC2D57">
        <w:rPr>
          <w:szCs w:val="24"/>
        </w:rPr>
        <w:t xml:space="preserve"> a certificate of insurance in conformity with the requirements set forth herein</w:t>
      </w:r>
      <w:r w:rsidRPr="00490F4D">
        <w:t>.</w:t>
      </w:r>
    </w:p>
    <w:p w14:paraId="2446DE80" w14:textId="447D1D47" w:rsidR="00EC2D57" w:rsidRDefault="00F8388B" w:rsidP="00E856AD">
      <w:pPr>
        <w:numPr>
          <w:ilvl w:val="1"/>
          <w:numId w:val="2"/>
        </w:numPr>
        <w:tabs>
          <w:tab w:val="clear" w:pos="1440"/>
        </w:tabs>
        <w:ind w:hanging="720"/>
      </w:pPr>
      <w:r w:rsidRPr="00490F4D">
        <w:t>All</w:t>
      </w:r>
      <w:r w:rsidRPr="00EC2D57">
        <w:rPr>
          <w:szCs w:val="24"/>
        </w:rPr>
        <w:t xml:space="preserve"> insurance policies provided pursuant to the foregoing provisions of this section regarding insurance requirements shall be in a form and written by companies satisfactory to the </w:t>
      </w:r>
      <w:r w:rsidR="00EC2D57">
        <w:rPr>
          <w:szCs w:val="24"/>
        </w:rPr>
        <w:t>Grantor</w:t>
      </w:r>
      <w:r w:rsidRPr="00EC2D57">
        <w:rPr>
          <w:szCs w:val="24"/>
        </w:rPr>
        <w:t xml:space="preserve">.  </w:t>
      </w:r>
    </w:p>
    <w:p w14:paraId="2D8B3AD1" w14:textId="0EC98754" w:rsidR="00EC2D57" w:rsidRDefault="00EC2D57" w:rsidP="00E856AD">
      <w:pPr>
        <w:numPr>
          <w:ilvl w:val="1"/>
          <w:numId w:val="2"/>
        </w:numPr>
        <w:tabs>
          <w:tab w:val="clear" w:pos="1440"/>
        </w:tabs>
        <w:ind w:hanging="720"/>
      </w:pPr>
      <w:r>
        <w:rPr>
          <w:szCs w:val="24"/>
        </w:rPr>
        <w:t>Grantor</w:t>
      </w:r>
      <w:r w:rsidR="00F8388B" w:rsidRPr="00EC2D57">
        <w:rPr>
          <w:szCs w:val="24"/>
        </w:rPr>
        <w:t xml:space="preserve"> shall be furnished with certificates of insurance evidencing that all such insurance specified herein is in force prior to commencement of the Services/Work. On insurance policies where the </w:t>
      </w:r>
      <w:r>
        <w:rPr>
          <w:szCs w:val="24"/>
        </w:rPr>
        <w:t>Grantor</w:t>
      </w:r>
      <w:r w:rsidR="00F8388B" w:rsidRPr="00EC2D57">
        <w:rPr>
          <w:szCs w:val="24"/>
        </w:rPr>
        <w:t xml:space="preserve"> is named as an additional insured, the </w:t>
      </w:r>
      <w:r>
        <w:rPr>
          <w:szCs w:val="24"/>
        </w:rPr>
        <w:t>Grantor</w:t>
      </w:r>
      <w:r w:rsidR="00F8388B" w:rsidRPr="00EC2D57">
        <w:rPr>
          <w:szCs w:val="24"/>
        </w:rPr>
        <w:t xml:space="preserve"> shall be an additional insured to the full limits of liability purchased by the Licensee even if those limits of liability are in excess of those required in this </w:t>
      </w:r>
      <w:r w:rsidR="00A84582">
        <w:rPr>
          <w:szCs w:val="24"/>
        </w:rPr>
        <w:t>Agreement</w:t>
      </w:r>
      <w:r w:rsidR="00F8388B" w:rsidRPr="00EC2D57">
        <w:rPr>
          <w:szCs w:val="24"/>
        </w:rPr>
        <w:t xml:space="preserve">. </w:t>
      </w:r>
    </w:p>
    <w:p w14:paraId="7A973419" w14:textId="3BBD43D2" w:rsidR="00F8388B" w:rsidRPr="00EC2D57" w:rsidRDefault="00F8388B" w:rsidP="00E856AD">
      <w:pPr>
        <w:numPr>
          <w:ilvl w:val="1"/>
          <w:numId w:val="2"/>
        </w:numPr>
        <w:tabs>
          <w:tab w:val="clear" w:pos="1440"/>
        </w:tabs>
        <w:ind w:hanging="720"/>
      </w:pPr>
      <w:r w:rsidRPr="00EC2D57">
        <w:rPr>
          <w:szCs w:val="24"/>
        </w:rPr>
        <w:t xml:space="preserve">Neither the insurance requirements set forth in the Contract nor the </w:t>
      </w:r>
      <w:r w:rsidR="00EC2D57">
        <w:rPr>
          <w:szCs w:val="24"/>
        </w:rPr>
        <w:t>Grantor</w:t>
      </w:r>
      <w:r w:rsidRPr="00EC2D57">
        <w:rPr>
          <w:szCs w:val="24"/>
        </w:rPr>
        <w:t xml:space="preserve">’s review and approval of any insurer or insurance policy shall be deemed to limit the Licensee’s obligations under this Contract or the Licensee’s underlying liability in any manner.  The insurance requirements herein merely prescribe the minimum amounts and forms of insurance coverage that the Licensee is required to carry. Any failure by the </w:t>
      </w:r>
      <w:r w:rsidR="00EC2D57">
        <w:rPr>
          <w:szCs w:val="24"/>
        </w:rPr>
        <w:t>Grantor</w:t>
      </w:r>
      <w:r w:rsidRPr="00EC2D57">
        <w:rPr>
          <w:szCs w:val="24"/>
        </w:rPr>
        <w:t xml:space="preserve"> to enforce in a timely manner any of the provisions of the Contract shall not act as a waiver to enforcement of any of such provisions at a later date.</w:t>
      </w:r>
    </w:p>
    <w:p w14:paraId="0DB8867C" w14:textId="5B0D2587" w:rsidR="001C3B10" w:rsidRDefault="009A64E0" w:rsidP="00E856AD">
      <w:pPr>
        <w:numPr>
          <w:ilvl w:val="0"/>
          <w:numId w:val="2"/>
        </w:numPr>
        <w:tabs>
          <w:tab w:val="clear" w:pos="1080"/>
        </w:tabs>
        <w:ind w:left="0" w:firstLine="720"/>
        <w:rPr>
          <w:szCs w:val="24"/>
        </w:rPr>
      </w:pPr>
      <w:commentRangeStart w:id="18"/>
      <w:r w:rsidRPr="00AA24A1">
        <w:rPr>
          <w:b/>
        </w:rPr>
        <w:t>INDEMNITY.</w:t>
      </w:r>
      <w:r w:rsidRPr="00AA24A1">
        <w:t xml:space="preserve"> </w:t>
      </w:r>
      <w:r w:rsidRPr="00501B0A">
        <w:rPr>
          <w:szCs w:val="24"/>
        </w:rPr>
        <w:t xml:space="preserve"> </w:t>
      </w:r>
      <w:commentRangeEnd w:id="18"/>
      <w:r w:rsidR="003C056D" w:rsidRPr="00501B0A">
        <w:rPr>
          <w:rStyle w:val="CommentReference"/>
          <w:sz w:val="24"/>
          <w:szCs w:val="24"/>
        </w:rPr>
        <w:commentReference w:id="18"/>
      </w:r>
      <w:r w:rsidRPr="00501B0A">
        <w:rPr>
          <w:szCs w:val="24"/>
        </w:rPr>
        <w:t xml:space="preserve">Except for liability arising solely from the indemnified parties’ negligence, Licensee will defend, indemnify and save harmless Grantor, </w:t>
      </w:r>
      <w:r w:rsidR="002E4D39">
        <w:rPr>
          <w:szCs w:val="24"/>
        </w:rPr>
        <w:t xml:space="preserve">the Serviced Tenants, </w:t>
      </w:r>
      <w:r w:rsidRPr="00501B0A">
        <w:rPr>
          <w:szCs w:val="24"/>
        </w:rPr>
        <w:t xml:space="preserve">and all their employees, agents, affiliates and related entities from and against any and all claims, demands, and suits at law or in equity in connection with any injury to or death of any person or damage to or destruction of any property or arising directly or indirectly out of </w:t>
      </w:r>
      <w:r w:rsidR="00A84582">
        <w:rPr>
          <w:szCs w:val="24"/>
        </w:rPr>
        <w:t xml:space="preserve">violation of this Agreement, </w:t>
      </w:r>
      <w:r w:rsidRPr="00501B0A">
        <w:rPr>
          <w:szCs w:val="24"/>
        </w:rPr>
        <w:t xml:space="preserve">the use </w:t>
      </w:r>
      <w:r w:rsidR="00DE40D9">
        <w:rPr>
          <w:szCs w:val="24"/>
        </w:rPr>
        <w:t xml:space="preserve">of the Equipment </w:t>
      </w:r>
      <w:r w:rsidRPr="00501B0A">
        <w:rPr>
          <w:szCs w:val="24"/>
        </w:rPr>
        <w:t>or occupancy of the Licensed Premises, or the acts or omissions of Licensee, its servants, employees, agents, or contractors, and from and against any and all costs and expenses, including court costs and attorney’s fees, and liability incurred in connection with any claim, demand or proceeding brought thereon.  The comprehensive general liability coverage to be maintained by Licensee shall specifically insure the Licensee’s contractual obligations to defend, indemnify, and save harmless Grantor.</w:t>
      </w:r>
      <w:r w:rsidR="00501B0A" w:rsidRPr="00501B0A">
        <w:rPr>
          <w:szCs w:val="24"/>
        </w:rPr>
        <w:t xml:space="preserve">  Grantor shall not be liable for, and is hereby released by Licensee from, any loss, damage, physi</w:t>
      </w:r>
      <w:r w:rsidR="00501B0A">
        <w:rPr>
          <w:szCs w:val="24"/>
        </w:rPr>
        <w:t xml:space="preserve">cal injury, damage to property </w:t>
      </w:r>
      <w:r w:rsidR="00501B0A" w:rsidRPr="00501B0A">
        <w:rPr>
          <w:szCs w:val="24"/>
        </w:rPr>
        <w:t xml:space="preserve">or business injury to Licensee, or the agents, servants or employees of Licensee or any resulting loss of income, or losses under workers' compensation laws and benefits, even though such loss or </w:t>
      </w:r>
      <w:r w:rsidR="00501B0A" w:rsidRPr="00E06D6E">
        <w:rPr>
          <w:szCs w:val="24"/>
        </w:rPr>
        <w:t>damage might have been occasioned by the negligence of such party, it agents or employees.</w:t>
      </w:r>
    </w:p>
    <w:p w14:paraId="7B0BFA1E" w14:textId="6DD94545" w:rsidR="001C3B10" w:rsidRDefault="009A64E0" w:rsidP="00E856AD">
      <w:pPr>
        <w:numPr>
          <w:ilvl w:val="0"/>
          <w:numId w:val="2"/>
        </w:numPr>
        <w:tabs>
          <w:tab w:val="clear" w:pos="1080"/>
        </w:tabs>
        <w:ind w:left="0" w:firstLine="720"/>
        <w:rPr>
          <w:szCs w:val="24"/>
        </w:rPr>
      </w:pPr>
      <w:commentRangeStart w:id="19"/>
      <w:r w:rsidRPr="00501B0A">
        <w:rPr>
          <w:b/>
          <w:szCs w:val="24"/>
        </w:rPr>
        <w:t>MAINTENANCE OF LICENSED PREMISES</w:t>
      </w:r>
      <w:commentRangeEnd w:id="19"/>
      <w:r w:rsidR="00A849A7" w:rsidRPr="00501B0A">
        <w:rPr>
          <w:rStyle w:val="CommentReference"/>
          <w:b/>
          <w:sz w:val="24"/>
          <w:szCs w:val="24"/>
        </w:rPr>
        <w:commentReference w:id="19"/>
      </w:r>
      <w:r w:rsidRPr="00501B0A">
        <w:rPr>
          <w:b/>
          <w:szCs w:val="24"/>
        </w:rPr>
        <w:t>.</w:t>
      </w:r>
      <w:r w:rsidRPr="00501B0A">
        <w:rPr>
          <w:szCs w:val="24"/>
        </w:rPr>
        <w:t xml:space="preserve">  </w:t>
      </w:r>
      <w:r w:rsidR="005A5FA1">
        <w:rPr>
          <w:szCs w:val="24"/>
        </w:rPr>
        <w:t>Licensee shall maintain the Licensed Premises and every part thereof</w:t>
      </w:r>
      <w:r w:rsidRPr="00501B0A">
        <w:rPr>
          <w:szCs w:val="24"/>
        </w:rPr>
        <w:t xml:space="preserve">, at its own expense, in good order and repair, and in an attractive and clean condition.  </w:t>
      </w:r>
      <w:r w:rsidR="005F111C" w:rsidRPr="00AA24A1">
        <w:rPr>
          <w:szCs w:val="24"/>
        </w:rPr>
        <w:t xml:space="preserve">Grantor has no obligation to </w:t>
      </w:r>
      <w:r w:rsidR="005F111C">
        <w:rPr>
          <w:szCs w:val="24"/>
        </w:rPr>
        <w:t xml:space="preserve">maintain or </w:t>
      </w:r>
      <w:r w:rsidR="005F111C" w:rsidRPr="00AA24A1">
        <w:rPr>
          <w:szCs w:val="24"/>
        </w:rPr>
        <w:t xml:space="preserve">repair the Licensed Premises unless specifically set forth herein. </w:t>
      </w:r>
      <w:r w:rsidR="005F111C" w:rsidRPr="00AA24A1">
        <w:t xml:space="preserve"> </w:t>
      </w:r>
      <w:r w:rsidRPr="00501B0A">
        <w:rPr>
          <w:szCs w:val="24"/>
        </w:rPr>
        <w:t xml:space="preserve">Grantor shall not be responsible for any loss which </w:t>
      </w:r>
      <w:r w:rsidRPr="00501B0A">
        <w:rPr>
          <w:szCs w:val="24"/>
        </w:rPr>
        <w:lastRenderedPageBreak/>
        <w:t>results from theft, vandalism, or other damage to or of the Licensed Premises or any part thereof or any personal property located therein.  Grantor shall not be liable for the quality, quantity, failure or interruption of any utility services to the Licensed Premises.  Grantor shall not be required to provide security, supervision, or protection against any loss sustained by Licensee.  Licensee must secure its own property.  If Licensee causes any damage to or alters any portion of the Licensed Premises, Licensee shall repair and maintain the portion so damaged or altered so that it is in good order and condition.</w:t>
      </w:r>
      <w:r w:rsidR="00CF3381">
        <w:rPr>
          <w:szCs w:val="24"/>
        </w:rPr>
        <w:t xml:space="preserve">  If Licensee fails to perform its obligations hereunder, Grantor may, at its option and upon 30 days’ prior written notice to Licensee, perform such obligations on Licensee’s behalf and charge the cost thereof back to Licensee together with an administrative fee equal to twenty percent (20%) of such costs.  </w:t>
      </w:r>
      <w:r w:rsidR="00CF3381" w:rsidRPr="00E06D6E">
        <w:rPr>
          <w:szCs w:val="24"/>
        </w:rPr>
        <w:t>Licensee shall reimburse Grantor’s costs hereunder within thirty (30) days of Grantor’s request therefor.</w:t>
      </w:r>
    </w:p>
    <w:p w14:paraId="27DE97AB" w14:textId="344E144D" w:rsidR="00AA24A1" w:rsidRPr="00A849A7" w:rsidRDefault="009A64E0" w:rsidP="00E101CC">
      <w:pPr>
        <w:numPr>
          <w:ilvl w:val="0"/>
          <w:numId w:val="2"/>
        </w:numPr>
        <w:tabs>
          <w:tab w:val="clear" w:pos="1080"/>
        </w:tabs>
        <w:ind w:left="0" w:firstLine="720"/>
      </w:pPr>
      <w:commentRangeStart w:id="20"/>
      <w:r w:rsidRPr="00AA24A1">
        <w:rPr>
          <w:b/>
        </w:rPr>
        <w:t>END OF TERM</w:t>
      </w:r>
      <w:commentRangeEnd w:id="20"/>
      <w:r w:rsidR="00A849A7" w:rsidRPr="00AA24A1">
        <w:rPr>
          <w:rStyle w:val="CommentReference"/>
          <w:b/>
          <w:sz w:val="24"/>
          <w:szCs w:val="20"/>
        </w:rPr>
        <w:commentReference w:id="20"/>
      </w:r>
      <w:r w:rsidRPr="00AA24A1">
        <w:rPr>
          <w:b/>
        </w:rPr>
        <w:t>.</w:t>
      </w:r>
      <w:r w:rsidRPr="00AA24A1">
        <w:t xml:space="preserve"> </w:t>
      </w:r>
      <w:r w:rsidRPr="00501B0A">
        <w:rPr>
          <w:szCs w:val="24"/>
        </w:rPr>
        <w:t xml:space="preserve"> </w:t>
      </w:r>
      <w:r w:rsidRPr="00A849A7">
        <w:t xml:space="preserve">Upon the </w:t>
      </w:r>
      <w:r w:rsidRPr="00A849A7">
        <w:rPr>
          <w:szCs w:val="24"/>
        </w:rPr>
        <w:t>Expiration Date</w:t>
      </w:r>
      <w:r w:rsidRPr="00A849A7">
        <w:t xml:space="preserve"> or earlier termination of this Agreement, Licensee shall deliver up and surrender to Grantor possession of the Licensed Premises in at least as good condition and repair as the same shall be in as of the Commencement Date, ordinary wear and tear excepted. </w:t>
      </w:r>
      <w:r w:rsidRPr="00A849A7">
        <w:rPr>
          <w:szCs w:val="24"/>
        </w:rPr>
        <w:t xml:space="preserve"> </w:t>
      </w:r>
      <w:r w:rsidRPr="00A849A7">
        <w:t xml:space="preserve">Licensee shall </w:t>
      </w:r>
      <w:r w:rsidRPr="00A849A7">
        <w:rPr>
          <w:szCs w:val="24"/>
        </w:rPr>
        <w:t>remov</w:t>
      </w:r>
      <w:r w:rsidR="004A2913" w:rsidRPr="00A849A7">
        <w:rPr>
          <w:szCs w:val="24"/>
        </w:rPr>
        <w:t>e</w:t>
      </w:r>
      <w:r w:rsidRPr="00A849A7">
        <w:t xml:space="preserve"> all of </w:t>
      </w:r>
      <w:r w:rsidRPr="00A849A7">
        <w:rPr>
          <w:szCs w:val="24"/>
        </w:rPr>
        <w:t>Licensee’s</w:t>
      </w:r>
      <w:r w:rsidRPr="00A849A7">
        <w:t xml:space="preserve"> personal property from the Licensed Premises provided that any and all damage to the Licensed Premises and the Project resulting from or caused by such removal shall be promptly repaired by Licensee at its own expense</w:t>
      </w:r>
      <w:r w:rsidRPr="00A3095B">
        <w:t xml:space="preserve">. </w:t>
      </w:r>
      <w:r w:rsidRPr="00A3095B">
        <w:rPr>
          <w:szCs w:val="24"/>
        </w:rPr>
        <w:t xml:space="preserve"> </w:t>
      </w:r>
      <w:r w:rsidRPr="00A3095B">
        <w:t>Any items not removed by Licensee after the Expiration Date shall, at the option of Grantor and without notice to Licensee, be deemed abandoned and may be disposed of by Grantor</w:t>
      </w:r>
      <w:r w:rsidR="00CF3381" w:rsidRPr="00A3095B">
        <w:t xml:space="preserve"> at Licensee’s sole cost and expense</w:t>
      </w:r>
      <w:r w:rsidRPr="00A3095B">
        <w:t>.</w:t>
      </w:r>
    </w:p>
    <w:p w14:paraId="4BB753D4" w14:textId="77777777" w:rsidR="00CF3381" w:rsidRDefault="000D0455" w:rsidP="00E101CC">
      <w:pPr>
        <w:numPr>
          <w:ilvl w:val="0"/>
          <w:numId w:val="2"/>
        </w:numPr>
        <w:tabs>
          <w:tab w:val="clear" w:pos="1080"/>
        </w:tabs>
        <w:ind w:left="0" w:firstLine="720"/>
      </w:pPr>
      <w:r w:rsidRPr="00AA24A1">
        <w:rPr>
          <w:b/>
        </w:rPr>
        <w:t>TAXES</w:t>
      </w:r>
      <w:r w:rsidR="004A2619" w:rsidRPr="00AA24A1">
        <w:rPr>
          <w:b/>
        </w:rPr>
        <w:t>.</w:t>
      </w:r>
      <w:r w:rsidR="004A2619" w:rsidRPr="00AA24A1">
        <w:t xml:space="preserve"> Licensee shall be solely responsible for filing all necessary tax information and reports to federal, state and local taxing authorities, including applicable workers compensation taxes. </w:t>
      </w:r>
      <w:r w:rsidR="004A2619" w:rsidRPr="00AA24A1">
        <w:rPr>
          <w:szCs w:val="24"/>
        </w:rPr>
        <w:t xml:space="preserve"> </w:t>
      </w:r>
      <w:r w:rsidR="004A2619" w:rsidRPr="00AA24A1">
        <w:t>Licensee shall be solely responsible to withhold income taxes, social security taxes, disability or unemployment insurance payments or any other assessments as required by applicable Law with respect to employees or persons performing the Use.</w:t>
      </w:r>
    </w:p>
    <w:p w14:paraId="16F1EC66" w14:textId="42A4ACF1" w:rsidR="00CF3381" w:rsidRPr="00CF3381" w:rsidRDefault="005A5FA1" w:rsidP="00E101CC">
      <w:pPr>
        <w:numPr>
          <w:ilvl w:val="0"/>
          <w:numId w:val="2"/>
        </w:numPr>
        <w:tabs>
          <w:tab w:val="clear" w:pos="1080"/>
        </w:tabs>
        <w:ind w:left="0" w:firstLine="720"/>
      </w:pPr>
      <w:r w:rsidRPr="00367224">
        <w:rPr>
          <w:b/>
          <w:bCs/>
        </w:rPr>
        <w:t>SECURITY DEPOSIT</w:t>
      </w:r>
      <w:r w:rsidRPr="00367224">
        <w:t xml:space="preserve">.  </w:t>
      </w:r>
      <w:r w:rsidR="00CF3381" w:rsidRPr="00367224">
        <w:t>Upon its execution of this Agreement, Licensee shall pay to Grantor a deposit in an amount equal to</w:t>
      </w:r>
      <w:r w:rsidR="00A84582" w:rsidRPr="00367224">
        <w:t xml:space="preserve"> the greater of (i)</w:t>
      </w:r>
      <w:r w:rsidR="00CF3381" w:rsidRPr="00367224">
        <w:t xml:space="preserve"> three times’ </w:t>
      </w:r>
      <w:r w:rsidR="00A84582" w:rsidRPr="00367224">
        <w:t xml:space="preserve">(3x) </w:t>
      </w:r>
      <w:r w:rsidR="00CF3381" w:rsidRPr="00367224">
        <w:t>the monthly License Fee</w:t>
      </w:r>
      <w:r w:rsidR="00A84582" w:rsidRPr="00367224">
        <w:t xml:space="preserve">, or (ii) $10,000 </w:t>
      </w:r>
      <w:r w:rsidR="00CF3381" w:rsidRPr="00367224">
        <w:t>(the “Security Deposit”), which will be held by Grantor, without interest, as security for Licensee’s faithful performance of all terms, covenants and conditions by Licensee of this Agreement.</w:t>
      </w:r>
      <w:r w:rsidR="00CF3381" w:rsidRPr="00CF3381">
        <w:t xml:space="preserve">  Grantor may use, apply on Licensee’s behalf or retain (without liability for interest), in addition to any other remedies available to Grantor, during the duration of this Agreement (and if permitted thereafter) all or any part of the Security Deposit as required for the payment of any License Fees or any other charges for which Licensee by obligated to pay under this Agreement (including reimbursements of Grantor’s costs incurred pursuant to </w:t>
      </w:r>
      <w:r w:rsidR="00CF3381">
        <w:t>Section 12, Section 13, or Exhibit B)</w:t>
      </w:r>
      <w:r w:rsidR="00CF3381" w:rsidRPr="00CF3381">
        <w:t xml:space="preserve">, and Licensee shall, within 5 days after notice from Licensor, restore the Security Deposit to the amount set forth above.  Following a request therefor made within sixty (60) days following the end of the </w:t>
      </w:r>
      <w:r w:rsidR="00CF3381">
        <w:t>T</w:t>
      </w:r>
      <w:r w:rsidR="00CF3381" w:rsidRPr="00CF3381">
        <w:t xml:space="preserve">erm, the Security Deposit (less any amount applied as herein provided) shall be returned to Licensee after the end of the Term, provided Licensee complies with all terms, covenants and conditions of this Agreement (including but not limited to return of the </w:t>
      </w:r>
      <w:r w:rsidR="00CF3381">
        <w:t xml:space="preserve">Licensed </w:t>
      </w:r>
      <w:r w:rsidR="00CF3381" w:rsidRPr="00CF3381">
        <w:t xml:space="preserve">Premises in the condition required hereunder).  If a request is not timely </w:t>
      </w:r>
      <w:r w:rsidR="00CF3381">
        <w:t>made for the return of the Security Deposit, Licensee will be deemed to have waived its right to such return.</w:t>
      </w:r>
    </w:p>
    <w:p w14:paraId="23BDB198" w14:textId="4AF96C7D" w:rsidR="00F0521D" w:rsidRPr="00804101" w:rsidRDefault="009A64E0" w:rsidP="00E856AD">
      <w:pPr>
        <w:numPr>
          <w:ilvl w:val="0"/>
          <w:numId w:val="2"/>
        </w:numPr>
        <w:tabs>
          <w:tab w:val="clear" w:pos="1080"/>
        </w:tabs>
        <w:ind w:left="0" w:firstLine="720"/>
      </w:pPr>
      <w:r w:rsidRPr="00AA24A1">
        <w:rPr>
          <w:b/>
        </w:rPr>
        <w:lastRenderedPageBreak/>
        <w:t>NOTICE.</w:t>
      </w:r>
      <w:r w:rsidRPr="00501B0A">
        <w:rPr>
          <w:szCs w:val="24"/>
        </w:rPr>
        <w:t xml:space="preserve"> </w:t>
      </w:r>
      <w:r w:rsidRPr="00AA24A1">
        <w:t xml:space="preserve"> Any notice or other communication which any party may desire or be required to give to any other party shall be in writing and shall be sent by</w:t>
      </w:r>
      <w:r w:rsidR="00614F41">
        <w:t xml:space="preserve"> overnight courier (e.g., FedEx, UPS, DHL), or by</w:t>
      </w:r>
      <w:r w:rsidRPr="00AA24A1">
        <w:t xml:space="preserve"> certified mail to the other party, return receipt requested, to the addresses set forth below, or to such other address as any party shall designate to the other by like notice:</w:t>
      </w:r>
    </w:p>
    <w:p w14:paraId="48138DFD" w14:textId="0728554D" w:rsidR="009C7F3E" w:rsidRDefault="009A64E0" w:rsidP="00AA24A1">
      <w:pPr>
        <w:spacing w:after="0"/>
        <w:ind w:left="720"/>
        <w:rPr>
          <w:bCs/>
          <w:szCs w:val="24"/>
        </w:rPr>
      </w:pPr>
      <w:r w:rsidRPr="00AA24A1">
        <w:rPr>
          <w:szCs w:val="24"/>
        </w:rPr>
        <w:t>To Grantor:</w:t>
      </w:r>
      <w:r w:rsidRPr="00AA24A1">
        <w:rPr>
          <w:szCs w:val="24"/>
        </w:rPr>
        <w:tab/>
      </w:r>
      <w:r w:rsidRPr="00AA24A1">
        <w:rPr>
          <w:bCs/>
          <w:szCs w:val="24"/>
        </w:rPr>
        <w:tab/>
      </w:r>
      <w:r w:rsidR="009C7F3E">
        <w:rPr>
          <w:bCs/>
          <w:szCs w:val="24"/>
        </w:rPr>
        <w:tab/>
        <w:t>Federal Realty OP LP</w:t>
      </w:r>
    </w:p>
    <w:p w14:paraId="24A79E13" w14:textId="1992A354" w:rsidR="00614F41" w:rsidRDefault="00614F41" w:rsidP="00E101CC">
      <w:pPr>
        <w:spacing w:after="0"/>
        <w:ind w:left="720"/>
        <w:rPr>
          <w:bCs/>
          <w:szCs w:val="24"/>
        </w:rPr>
      </w:pPr>
      <w:r>
        <w:rPr>
          <w:bCs/>
          <w:szCs w:val="24"/>
        </w:rPr>
        <w:tab/>
      </w:r>
      <w:r>
        <w:rPr>
          <w:bCs/>
          <w:szCs w:val="24"/>
        </w:rPr>
        <w:tab/>
      </w:r>
      <w:r>
        <w:rPr>
          <w:bCs/>
          <w:szCs w:val="24"/>
        </w:rPr>
        <w:tab/>
      </w:r>
      <w:r>
        <w:rPr>
          <w:bCs/>
          <w:szCs w:val="24"/>
        </w:rPr>
        <w:tab/>
      </w:r>
      <w:r w:rsidR="00E101CC">
        <w:rPr>
          <w:bCs/>
          <w:szCs w:val="24"/>
        </w:rPr>
        <w:t>909 Rose Avenue, Suite 200</w:t>
      </w:r>
    </w:p>
    <w:p w14:paraId="2A0A26EB" w14:textId="13DE261F" w:rsidR="00E101CC" w:rsidRDefault="00E101CC" w:rsidP="00E101CC">
      <w:pPr>
        <w:spacing w:after="0"/>
        <w:ind w:left="720"/>
        <w:rPr>
          <w:bCs/>
          <w:szCs w:val="24"/>
        </w:rPr>
      </w:pPr>
      <w:r>
        <w:rPr>
          <w:bCs/>
          <w:szCs w:val="24"/>
        </w:rPr>
        <w:tab/>
      </w:r>
      <w:r>
        <w:rPr>
          <w:bCs/>
          <w:szCs w:val="24"/>
        </w:rPr>
        <w:tab/>
      </w:r>
      <w:r>
        <w:rPr>
          <w:bCs/>
          <w:szCs w:val="24"/>
        </w:rPr>
        <w:tab/>
      </w:r>
      <w:r>
        <w:rPr>
          <w:bCs/>
          <w:szCs w:val="24"/>
        </w:rPr>
        <w:tab/>
        <w:t>North Bethesda, Maryland 20852</w:t>
      </w:r>
    </w:p>
    <w:p w14:paraId="122545B4" w14:textId="52E0F96E" w:rsidR="00614F41" w:rsidRDefault="00614F41" w:rsidP="00614F41">
      <w:pPr>
        <w:spacing w:after="120"/>
        <w:ind w:left="720"/>
        <w:rPr>
          <w:ins w:id="21" w:author="Brent Gardner" w:date="2025-12-13T13:36:00Z" w16du:dateUtc="2025-12-13T21:36:00Z"/>
          <w:bCs/>
          <w:szCs w:val="24"/>
        </w:rPr>
      </w:pPr>
      <w:r>
        <w:rPr>
          <w:bCs/>
          <w:szCs w:val="24"/>
        </w:rPr>
        <w:tab/>
      </w:r>
      <w:r>
        <w:rPr>
          <w:bCs/>
          <w:szCs w:val="24"/>
        </w:rPr>
        <w:tab/>
      </w:r>
      <w:r>
        <w:rPr>
          <w:bCs/>
          <w:szCs w:val="24"/>
        </w:rPr>
        <w:tab/>
      </w:r>
      <w:r>
        <w:rPr>
          <w:bCs/>
          <w:szCs w:val="24"/>
        </w:rPr>
        <w:tab/>
        <w:t xml:space="preserve">Attention: </w:t>
      </w:r>
      <w:r w:rsidR="00E101CC">
        <w:rPr>
          <w:bCs/>
          <w:szCs w:val="24"/>
        </w:rPr>
        <w:t>Legal Department</w:t>
      </w:r>
    </w:p>
    <w:p w14:paraId="1329B286" w14:textId="77777777" w:rsidR="00B8058A" w:rsidRDefault="00B8058A" w:rsidP="00614F41">
      <w:pPr>
        <w:spacing w:after="120"/>
        <w:ind w:left="720"/>
        <w:rPr>
          <w:ins w:id="22" w:author="Brent Gardner" w:date="2025-12-13T13:36:00Z" w16du:dateUtc="2025-12-13T21:36:00Z"/>
          <w:bCs/>
          <w:szCs w:val="24"/>
        </w:rPr>
      </w:pPr>
    </w:p>
    <w:p w14:paraId="013F20A4" w14:textId="77769DE4" w:rsidR="00B8058A" w:rsidRDefault="00B8058A" w:rsidP="00614F41">
      <w:pPr>
        <w:spacing w:after="120"/>
        <w:ind w:left="720"/>
        <w:rPr>
          <w:ins w:id="23" w:author="Brent Gardner" w:date="2025-12-13T13:36:00Z" w16du:dateUtc="2025-12-13T21:36:00Z"/>
          <w:bCs/>
          <w:szCs w:val="24"/>
        </w:rPr>
      </w:pPr>
      <w:ins w:id="24" w:author="Brent Gardner" w:date="2025-12-13T13:36:00Z" w16du:dateUtc="2025-12-13T21:36:00Z">
        <w:r>
          <w:rPr>
            <w:bCs/>
            <w:szCs w:val="24"/>
          </w:rPr>
          <w:t>Copy To:</w:t>
        </w:r>
        <w:r>
          <w:rPr>
            <w:bCs/>
            <w:szCs w:val="24"/>
          </w:rPr>
          <w:tab/>
        </w:r>
        <w:r>
          <w:rPr>
            <w:bCs/>
            <w:szCs w:val="24"/>
          </w:rPr>
          <w:tab/>
        </w:r>
        <w:r>
          <w:rPr>
            <w:bCs/>
            <w:szCs w:val="24"/>
          </w:rPr>
          <w:tab/>
          <w:t>Santana Row</w:t>
        </w:r>
      </w:ins>
    </w:p>
    <w:p w14:paraId="5BAFC727" w14:textId="73358E2A" w:rsidR="00B8058A" w:rsidRDefault="00B8058A" w:rsidP="00614F41">
      <w:pPr>
        <w:spacing w:after="120"/>
        <w:ind w:left="720"/>
        <w:rPr>
          <w:ins w:id="25" w:author="Brent Gardner" w:date="2025-12-13T13:36:00Z" w16du:dateUtc="2025-12-13T21:36:00Z"/>
          <w:bCs/>
          <w:szCs w:val="24"/>
        </w:rPr>
      </w:pPr>
      <w:ins w:id="26" w:author="Brent Gardner" w:date="2025-12-13T13:36:00Z" w16du:dateUtc="2025-12-13T21:36:00Z">
        <w:r>
          <w:rPr>
            <w:bCs/>
            <w:szCs w:val="24"/>
          </w:rPr>
          <w:tab/>
        </w:r>
        <w:r>
          <w:rPr>
            <w:bCs/>
            <w:szCs w:val="24"/>
          </w:rPr>
          <w:tab/>
        </w:r>
        <w:r>
          <w:rPr>
            <w:bCs/>
            <w:szCs w:val="24"/>
          </w:rPr>
          <w:tab/>
        </w:r>
        <w:r>
          <w:rPr>
            <w:bCs/>
            <w:szCs w:val="24"/>
          </w:rPr>
          <w:tab/>
          <w:t>356 Santana Row, Suite 1005</w:t>
        </w:r>
      </w:ins>
    </w:p>
    <w:p w14:paraId="02554039" w14:textId="186E198D" w:rsidR="00B8058A" w:rsidRDefault="00B8058A" w:rsidP="00614F41">
      <w:pPr>
        <w:spacing w:after="120"/>
        <w:ind w:left="720"/>
        <w:rPr>
          <w:ins w:id="27" w:author="Brent Gardner" w:date="2025-12-13T13:36:00Z" w16du:dateUtc="2025-12-13T21:36:00Z"/>
          <w:bCs/>
          <w:szCs w:val="24"/>
        </w:rPr>
      </w:pPr>
      <w:ins w:id="28" w:author="Brent Gardner" w:date="2025-12-13T13:36:00Z" w16du:dateUtc="2025-12-13T21:36:00Z">
        <w:r>
          <w:rPr>
            <w:bCs/>
            <w:szCs w:val="24"/>
          </w:rPr>
          <w:tab/>
        </w:r>
        <w:r>
          <w:rPr>
            <w:bCs/>
            <w:szCs w:val="24"/>
          </w:rPr>
          <w:tab/>
        </w:r>
        <w:r>
          <w:rPr>
            <w:bCs/>
            <w:szCs w:val="24"/>
          </w:rPr>
          <w:tab/>
        </w:r>
        <w:r>
          <w:rPr>
            <w:bCs/>
            <w:szCs w:val="24"/>
          </w:rPr>
          <w:tab/>
          <w:t>San Jose, CA 95128</w:t>
        </w:r>
      </w:ins>
    </w:p>
    <w:p w14:paraId="54B8E65A" w14:textId="097E8A46" w:rsidR="00B8058A" w:rsidRDefault="00B8058A" w:rsidP="00614F41">
      <w:pPr>
        <w:spacing w:after="120"/>
        <w:ind w:left="720"/>
        <w:rPr>
          <w:bCs/>
          <w:szCs w:val="24"/>
        </w:rPr>
      </w:pPr>
      <w:ins w:id="29" w:author="Brent Gardner" w:date="2025-12-13T13:36:00Z" w16du:dateUtc="2025-12-13T21:36:00Z">
        <w:r>
          <w:rPr>
            <w:bCs/>
            <w:szCs w:val="24"/>
          </w:rPr>
          <w:tab/>
        </w:r>
        <w:r>
          <w:rPr>
            <w:bCs/>
            <w:szCs w:val="24"/>
          </w:rPr>
          <w:tab/>
        </w:r>
        <w:r>
          <w:rPr>
            <w:bCs/>
            <w:szCs w:val="24"/>
          </w:rPr>
          <w:tab/>
        </w:r>
        <w:r>
          <w:rPr>
            <w:bCs/>
            <w:szCs w:val="24"/>
          </w:rPr>
          <w:tab/>
          <w:t>Attention: General Manager</w:t>
        </w:r>
      </w:ins>
    </w:p>
    <w:p w14:paraId="1394DF1E" w14:textId="180233AE" w:rsidR="00AA24A1" w:rsidRDefault="00AA24A1" w:rsidP="00E101CC">
      <w:pPr>
        <w:spacing w:after="120"/>
        <w:ind w:left="720"/>
        <w:rPr>
          <w:szCs w:val="24"/>
        </w:rPr>
      </w:pPr>
      <w:r>
        <w:rPr>
          <w:szCs w:val="24"/>
        </w:rPr>
        <w:tab/>
      </w:r>
      <w:r>
        <w:rPr>
          <w:szCs w:val="24"/>
        </w:rPr>
        <w:tab/>
      </w:r>
    </w:p>
    <w:p w14:paraId="128CF1B6" w14:textId="1EC08CD3" w:rsidR="00B77535" w:rsidRDefault="009A64E0" w:rsidP="00E101CC">
      <w:pPr>
        <w:ind w:left="720"/>
        <w:rPr>
          <w:szCs w:val="24"/>
        </w:rPr>
      </w:pPr>
      <w:r w:rsidRPr="00E101CC">
        <w:rPr>
          <w:szCs w:val="24"/>
          <w:highlight w:val="yellow"/>
        </w:rPr>
        <w:t>To Licensee:</w:t>
      </w:r>
      <w:r w:rsidRPr="00E101CC">
        <w:rPr>
          <w:szCs w:val="24"/>
          <w:highlight w:val="yellow"/>
        </w:rPr>
        <w:tab/>
      </w:r>
      <w:r w:rsidRPr="00E101CC">
        <w:rPr>
          <w:szCs w:val="24"/>
          <w:highlight w:val="yellow"/>
        </w:rPr>
        <w:tab/>
      </w:r>
      <w:r w:rsidRPr="00E101CC">
        <w:rPr>
          <w:szCs w:val="24"/>
          <w:highlight w:val="yellow"/>
        </w:rPr>
        <w:tab/>
      </w:r>
      <w:r w:rsidR="00B02261" w:rsidRPr="00E101CC">
        <w:rPr>
          <w:szCs w:val="24"/>
          <w:highlight w:val="yellow"/>
        </w:rPr>
        <w:t>______________________________</w:t>
      </w:r>
    </w:p>
    <w:p w14:paraId="4990C12E" w14:textId="315D0FB0" w:rsidR="009A64E0" w:rsidRPr="00804101" w:rsidRDefault="00AA24A1" w:rsidP="00E101CC">
      <w:r>
        <w:t>S</w:t>
      </w:r>
      <w:r w:rsidR="009A64E0" w:rsidRPr="002E4D39">
        <w:t>aid notice or other communication shall be deemed given when same is deposited in an official United States Post Office, postage prepaid</w:t>
      </w:r>
      <w:r w:rsidR="00614F41">
        <w:t>, or given to overnight courier</w:t>
      </w:r>
      <w:r w:rsidR="009A64E0" w:rsidRPr="002E4D39">
        <w:t xml:space="preserve">. </w:t>
      </w:r>
      <w:r w:rsidR="009A64E0" w:rsidRPr="00501B0A">
        <w:rPr>
          <w:szCs w:val="24"/>
        </w:rPr>
        <w:t xml:space="preserve"> </w:t>
      </w:r>
      <w:r w:rsidR="009A64E0" w:rsidRPr="002E4D39">
        <w:t>Grantor may also hand deliver notice to Licensee at the Licensed Premises.</w:t>
      </w:r>
    </w:p>
    <w:p w14:paraId="514FE01F" w14:textId="3B1B3A40" w:rsidR="001C3B10" w:rsidRPr="00804101" w:rsidRDefault="009A64E0" w:rsidP="00E101CC">
      <w:pPr>
        <w:numPr>
          <w:ilvl w:val="0"/>
          <w:numId w:val="2"/>
        </w:numPr>
        <w:tabs>
          <w:tab w:val="clear" w:pos="1080"/>
        </w:tabs>
        <w:ind w:left="0" w:firstLine="720"/>
      </w:pPr>
      <w:r w:rsidRPr="00AA24A1">
        <w:rPr>
          <w:b/>
        </w:rPr>
        <w:t>ASSIGNMENT.</w:t>
      </w:r>
      <w:r w:rsidRPr="00501B0A">
        <w:rPr>
          <w:szCs w:val="24"/>
        </w:rPr>
        <w:t xml:space="preserve"> </w:t>
      </w:r>
      <w:r w:rsidRPr="00AA24A1">
        <w:t xml:space="preserve"> The rights granted to Licensee pursuant to this Agreement are personal and Licensee shall not be permitted to assign this Agreement. </w:t>
      </w:r>
      <w:r w:rsidRPr="00501B0A">
        <w:rPr>
          <w:szCs w:val="24"/>
        </w:rPr>
        <w:t xml:space="preserve"> </w:t>
      </w:r>
      <w:r w:rsidRPr="00AA24A1">
        <w:t>This Agreement shall be binding upon and inure to the benefit of, and be enforceable by or against, the heirs, representatives, successors, and assigns of the parties hereto.</w:t>
      </w:r>
    </w:p>
    <w:p w14:paraId="0055DA03" w14:textId="0BE5A0EC" w:rsidR="001C3B10" w:rsidRPr="00804101" w:rsidRDefault="009A64E0" w:rsidP="00E101CC">
      <w:pPr>
        <w:numPr>
          <w:ilvl w:val="0"/>
          <w:numId w:val="2"/>
        </w:numPr>
        <w:tabs>
          <w:tab w:val="clear" w:pos="1080"/>
        </w:tabs>
        <w:ind w:left="0" w:firstLine="720"/>
      </w:pPr>
      <w:r w:rsidRPr="00AA24A1">
        <w:rPr>
          <w:b/>
        </w:rPr>
        <w:t>LIMITATION ON RIGHT OF RECOVERY</w:t>
      </w:r>
      <w:r w:rsidRPr="00501B0A">
        <w:rPr>
          <w:szCs w:val="24"/>
        </w:rPr>
        <w:t xml:space="preserve">. </w:t>
      </w:r>
      <w:r w:rsidRPr="00AA24A1">
        <w:t xml:space="preserve"> Licensee agrees to look solely to the interest held by </w:t>
      </w:r>
      <w:r w:rsidR="009135C9" w:rsidRPr="00AA24A1">
        <w:t>Grantor</w:t>
      </w:r>
      <w:r w:rsidRPr="00AA24A1">
        <w:t xml:space="preserve"> in the Project for the satisfaction of any claims arising out of this Agreement and shall not seek to impose personal liability on any shareholder, partner, member, trustee, officer, employee, representative or agent of Grantor. </w:t>
      </w:r>
      <w:r w:rsidRPr="00501B0A">
        <w:rPr>
          <w:szCs w:val="24"/>
        </w:rPr>
        <w:t xml:space="preserve"> </w:t>
      </w:r>
      <w:r w:rsidRPr="00AA24A1">
        <w:t>Licensee acknowledges that Grantor has made no representations to Tenant except to the extent expressly set forth herein.</w:t>
      </w:r>
    </w:p>
    <w:p w14:paraId="789942E8" w14:textId="593C0DD2" w:rsidR="001C3B10" w:rsidRPr="00804101" w:rsidRDefault="001C3B10" w:rsidP="00E101CC">
      <w:pPr>
        <w:numPr>
          <w:ilvl w:val="0"/>
          <w:numId w:val="2"/>
        </w:numPr>
        <w:tabs>
          <w:tab w:val="clear" w:pos="1080"/>
        </w:tabs>
        <w:ind w:left="0" w:firstLine="720"/>
      </w:pPr>
      <w:r w:rsidRPr="00501B0A">
        <w:rPr>
          <w:b/>
          <w:szCs w:val="24"/>
        </w:rPr>
        <w:t xml:space="preserve"> </w:t>
      </w:r>
      <w:r w:rsidR="009A64E0" w:rsidRPr="00AA24A1">
        <w:rPr>
          <w:b/>
        </w:rPr>
        <w:t>LAWS.</w:t>
      </w:r>
      <w:r w:rsidR="009A64E0" w:rsidRPr="00AA24A1">
        <w:t xml:space="preserve">  This Agreement shall be governed by and construed in accordance with the laws of the state in which the Project</w:t>
      </w:r>
      <w:r w:rsidR="00833D07" w:rsidRPr="00AA24A1">
        <w:t xml:space="preserve"> is </w:t>
      </w:r>
      <w:r w:rsidR="009A64E0" w:rsidRPr="00AA24A1">
        <w:t>located.</w:t>
      </w:r>
    </w:p>
    <w:p w14:paraId="2AA8C9BA" w14:textId="291C2B62" w:rsidR="001C3B10" w:rsidRPr="00804101" w:rsidRDefault="009A64E0" w:rsidP="00E101CC">
      <w:pPr>
        <w:numPr>
          <w:ilvl w:val="0"/>
          <w:numId w:val="2"/>
        </w:numPr>
        <w:tabs>
          <w:tab w:val="clear" w:pos="1080"/>
        </w:tabs>
        <w:ind w:left="0" w:firstLine="720"/>
      </w:pPr>
      <w:r w:rsidRPr="00AA24A1">
        <w:rPr>
          <w:b/>
        </w:rPr>
        <w:t>WAIVER</w:t>
      </w:r>
      <w:r w:rsidRPr="00AA24A1">
        <w:t>.</w:t>
      </w:r>
      <w:r w:rsidRPr="00501B0A">
        <w:rPr>
          <w:szCs w:val="24"/>
        </w:rPr>
        <w:t xml:space="preserve"> </w:t>
      </w:r>
      <w:r w:rsidRPr="00AA24A1">
        <w:t xml:space="preserve"> Waiver by Grantor of any breach of any term, covenant or condition herein contained shall not be deemed a waiver of any subsequent breach of the same or any other </w:t>
      </w:r>
      <w:r w:rsidRPr="00501B0A">
        <w:rPr>
          <w:szCs w:val="24"/>
        </w:rPr>
        <w:t>term</w:t>
      </w:r>
      <w:r w:rsidRPr="00AA24A1">
        <w:t>, covenant or condition herein.</w:t>
      </w:r>
    </w:p>
    <w:p w14:paraId="12E47AE0" w14:textId="17378FF8" w:rsidR="00F43A69" w:rsidRPr="00AA24A1" w:rsidRDefault="009A64E0" w:rsidP="00E101CC">
      <w:pPr>
        <w:numPr>
          <w:ilvl w:val="0"/>
          <w:numId w:val="2"/>
        </w:numPr>
        <w:tabs>
          <w:tab w:val="clear" w:pos="1080"/>
        </w:tabs>
        <w:spacing w:before="3"/>
        <w:ind w:left="0" w:firstLine="720"/>
        <w:rPr>
          <w:szCs w:val="24"/>
        </w:rPr>
      </w:pPr>
      <w:r w:rsidRPr="00AA24A1">
        <w:rPr>
          <w:b/>
        </w:rPr>
        <w:t>ATTORNEY</w:t>
      </w:r>
      <w:r w:rsidRPr="00AA24A1">
        <w:t xml:space="preserve"> </w:t>
      </w:r>
      <w:r w:rsidRPr="00AA24A1">
        <w:rPr>
          <w:b/>
        </w:rPr>
        <w:t>FEES</w:t>
      </w:r>
      <w:r w:rsidRPr="00AA24A1">
        <w:t xml:space="preserve">.  </w:t>
      </w:r>
      <w:r w:rsidRPr="00AA24A1">
        <w:rPr>
          <w:szCs w:val="24"/>
        </w:rPr>
        <w:t>If any</w:t>
      </w:r>
      <w:r w:rsidRPr="00AA24A1">
        <w:t xml:space="preserve"> action at law or in equity is necessary to enforce or interpret the terms of the Agreement or to regain possession of the Licensed Premises, the prevailing </w:t>
      </w:r>
      <w:r w:rsidRPr="00AA24A1">
        <w:rPr>
          <w:szCs w:val="24"/>
        </w:rPr>
        <w:t>party</w:t>
      </w:r>
      <w:r w:rsidRPr="00AA24A1">
        <w:t xml:space="preserve"> shall be entitled to reasonable </w:t>
      </w:r>
      <w:r w:rsidRPr="00AA24A1">
        <w:rPr>
          <w:szCs w:val="24"/>
        </w:rPr>
        <w:t>attorneys’</w:t>
      </w:r>
      <w:r w:rsidRPr="00AA24A1">
        <w:t xml:space="preserve"> fees, costs and necessary disbursement </w:t>
      </w:r>
      <w:r w:rsidRPr="00AA24A1">
        <w:lastRenderedPageBreak/>
        <w:t>in addition to any other relief to which such party may be entitled.</w:t>
      </w:r>
      <w:r w:rsidR="00AA24A1">
        <w:t xml:space="preserve"> </w:t>
      </w:r>
      <w:r w:rsidR="00F43A69" w:rsidRPr="00AA24A1">
        <w:rPr>
          <w:szCs w:val="24"/>
        </w:rPr>
        <w:t>Notwithstanding the entry of any judgment related to this Agreement, this Section 21 shall not be merged with such judgment, but shall survive the entry of such judgment and shall continue to be binding and conclusive on the parties for all time. Post-judgment attorneys’ fees and costs related to the enforcement of any such judgment shall be recoverable in the same or a separate action.</w:t>
      </w:r>
    </w:p>
    <w:p w14:paraId="624AA755" w14:textId="77777777" w:rsidR="0078094D" w:rsidRPr="00804101" w:rsidRDefault="006454D1" w:rsidP="00E101CC">
      <w:pPr>
        <w:numPr>
          <w:ilvl w:val="0"/>
          <w:numId w:val="2"/>
        </w:numPr>
        <w:tabs>
          <w:tab w:val="clear" w:pos="1080"/>
        </w:tabs>
        <w:ind w:left="0" w:firstLine="720"/>
      </w:pPr>
      <w:r w:rsidRPr="00AA24A1">
        <w:rPr>
          <w:b/>
        </w:rPr>
        <w:t xml:space="preserve">ENTIRE </w:t>
      </w:r>
      <w:r w:rsidR="009A64E0" w:rsidRPr="00AA24A1">
        <w:rPr>
          <w:b/>
        </w:rPr>
        <w:t>AGREEMENT.</w:t>
      </w:r>
      <w:r w:rsidR="009A64E0" w:rsidRPr="00501B0A">
        <w:rPr>
          <w:szCs w:val="24"/>
        </w:rPr>
        <w:t xml:space="preserve"> </w:t>
      </w:r>
      <w:r w:rsidR="009A64E0" w:rsidRPr="00AA24A1">
        <w:t xml:space="preserve"> Grantor and Licensee acknowledge that this Agreement, including any Exhibits, exclusively constitutes the complete and final agreement of Grantor and Licensee. </w:t>
      </w:r>
      <w:r w:rsidR="009A64E0" w:rsidRPr="00501B0A">
        <w:rPr>
          <w:szCs w:val="24"/>
        </w:rPr>
        <w:t xml:space="preserve"> </w:t>
      </w:r>
      <w:r w:rsidR="009A64E0" w:rsidRPr="00AA24A1">
        <w:t>Except as herein otherwise expressly provided, no subsequent alteration, amendment, change or addition to this Agreement shall be legally binding upon Grantor or Licensee unless reduced to writing and signed by them.</w:t>
      </w:r>
    </w:p>
    <w:p w14:paraId="65025E6A" w14:textId="2E1B5B5A" w:rsidR="009A64E0" w:rsidRDefault="009A64E0" w:rsidP="00CF3381">
      <w:pPr>
        <w:spacing w:after="0" w:line="240" w:lineRule="auto"/>
        <w:ind w:firstLine="720"/>
        <w:jc w:val="left"/>
      </w:pPr>
      <w:r w:rsidRPr="00AA24A1">
        <w:rPr>
          <w:b/>
        </w:rPr>
        <w:t>IN WITNESS WHEREOF</w:t>
      </w:r>
      <w:r w:rsidRPr="00AA24A1">
        <w:t xml:space="preserve">, the parties hereto have caused this Agreement to be duly executed as of the day and year set </w:t>
      </w:r>
      <w:r w:rsidRPr="006621F1">
        <w:rPr>
          <w:szCs w:val="24"/>
        </w:rPr>
        <w:t>forth</w:t>
      </w:r>
      <w:r w:rsidRPr="00AA24A1">
        <w:t xml:space="preserve"> above.</w:t>
      </w:r>
    </w:p>
    <w:p w14:paraId="6C24F294" w14:textId="77777777" w:rsidR="00CF3381" w:rsidRPr="00804101" w:rsidRDefault="00CF3381" w:rsidP="00CF3381">
      <w:pPr>
        <w:spacing w:after="0" w:line="240" w:lineRule="auto"/>
        <w:ind w:firstLine="720"/>
        <w:jc w:val="left"/>
      </w:pPr>
    </w:p>
    <w:tbl>
      <w:tblPr>
        <w:tblW w:w="9288" w:type="dxa"/>
        <w:tblLayout w:type="fixed"/>
        <w:tblLook w:val="01E0" w:firstRow="1" w:lastRow="1" w:firstColumn="1" w:lastColumn="1" w:noHBand="0" w:noVBand="0"/>
      </w:tblPr>
      <w:tblGrid>
        <w:gridCol w:w="4644"/>
        <w:gridCol w:w="4644"/>
      </w:tblGrid>
      <w:tr w:rsidR="00A9737D" w:rsidRPr="00F43A69" w14:paraId="38B65D12" w14:textId="77777777" w:rsidTr="00A9737D">
        <w:tc>
          <w:tcPr>
            <w:tcW w:w="4644" w:type="dxa"/>
          </w:tcPr>
          <w:p w14:paraId="77AF3CD9" w14:textId="7CE7C091" w:rsidR="00A9737D" w:rsidRPr="00A9737D" w:rsidRDefault="00A9737D" w:rsidP="00A9737D">
            <w:pPr>
              <w:spacing w:after="120"/>
              <w:rPr>
                <w:b/>
              </w:rPr>
            </w:pPr>
            <w:r>
              <w:rPr>
                <w:b/>
              </w:rPr>
              <w:t>GRANTOR:</w:t>
            </w:r>
          </w:p>
        </w:tc>
        <w:tc>
          <w:tcPr>
            <w:tcW w:w="4644" w:type="dxa"/>
          </w:tcPr>
          <w:p w14:paraId="7344FD4D" w14:textId="79F2EE5C" w:rsidR="00A9737D" w:rsidRPr="00804101" w:rsidRDefault="00A9737D" w:rsidP="00A9737D">
            <w:pPr>
              <w:spacing w:after="120"/>
            </w:pPr>
            <w:r w:rsidRPr="00A9737D">
              <w:rPr>
                <w:b/>
              </w:rPr>
              <w:t>LICENSEE:</w:t>
            </w:r>
          </w:p>
        </w:tc>
      </w:tr>
      <w:tr w:rsidR="00A9737D" w:rsidRPr="00F43A69" w14:paraId="437FDB6F" w14:textId="77777777" w:rsidTr="00A9737D">
        <w:tc>
          <w:tcPr>
            <w:tcW w:w="4644" w:type="dxa"/>
          </w:tcPr>
          <w:p w14:paraId="47B853BC" w14:textId="5A2FACED" w:rsidR="00A9737D" w:rsidRDefault="00A9737D" w:rsidP="002B033A">
            <w:pPr>
              <w:rPr>
                <w:szCs w:val="24"/>
              </w:rPr>
            </w:pPr>
            <w:r>
              <w:rPr>
                <w:szCs w:val="24"/>
              </w:rPr>
              <w:t>FEDERAL REALTY OP LP</w:t>
            </w:r>
          </w:p>
          <w:p w14:paraId="3FB271FD" w14:textId="77777777" w:rsidR="00A9737D" w:rsidRDefault="00A9737D" w:rsidP="002B033A">
            <w:pPr>
              <w:rPr>
                <w:szCs w:val="24"/>
              </w:rPr>
            </w:pPr>
          </w:p>
          <w:p w14:paraId="29428D51" w14:textId="77777777" w:rsidR="00A9737D" w:rsidRDefault="00A9737D" w:rsidP="00A9737D">
            <w:pPr>
              <w:spacing w:after="0"/>
              <w:rPr>
                <w:szCs w:val="24"/>
                <w:u w:val="single"/>
              </w:rPr>
            </w:pPr>
            <w:r>
              <w:rPr>
                <w:szCs w:val="24"/>
              </w:rPr>
              <w:t xml:space="preserve">By: </w:t>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59997BE9" w14:textId="77777777" w:rsidR="00A9737D" w:rsidRDefault="00A9737D" w:rsidP="00A9737D">
            <w:pPr>
              <w:spacing w:after="0"/>
              <w:rPr>
                <w:szCs w:val="24"/>
              </w:rPr>
            </w:pPr>
            <w:r>
              <w:rPr>
                <w:szCs w:val="24"/>
              </w:rPr>
              <w:t>Name:</w:t>
            </w:r>
          </w:p>
          <w:p w14:paraId="589F135C" w14:textId="0A5016BF" w:rsidR="00A9737D" w:rsidRPr="00A9737D" w:rsidRDefault="00A9737D" w:rsidP="002B033A">
            <w:pPr>
              <w:rPr>
                <w:szCs w:val="24"/>
              </w:rPr>
            </w:pPr>
            <w:r>
              <w:rPr>
                <w:szCs w:val="24"/>
              </w:rPr>
              <w:t>Title:</w:t>
            </w:r>
          </w:p>
        </w:tc>
        <w:tc>
          <w:tcPr>
            <w:tcW w:w="4644" w:type="dxa"/>
          </w:tcPr>
          <w:p w14:paraId="080D19F8" w14:textId="77777777" w:rsidR="00E101CC" w:rsidRDefault="00E101CC" w:rsidP="00A9737D">
            <w:pPr>
              <w:spacing w:after="0"/>
            </w:pPr>
          </w:p>
          <w:p w14:paraId="2A69F6DB" w14:textId="63A33AA1" w:rsidR="00A9737D" w:rsidRPr="00F43A69" w:rsidRDefault="00A9737D" w:rsidP="00A9737D">
            <w:pPr>
              <w:spacing w:after="0"/>
              <w:rPr>
                <w:szCs w:val="24"/>
              </w:rPr>
            </w:pPr>
            <w:r w:rsidRPr="00A9737D">
              <w:t>By:</w:t>
            </w:r>
            <w:r w:rsidRPr="00A9737D">
              <w:tab/>
            </w:r>
            <w:r w:rsidRPr="00F43A69">
              <w:rPr>
                <w:szCs w:val="24"/>
              </w:rPr>
              <w:t>______________________________</w:t>
            </w:r>
          </w:p>
          <w:p w14:paraId="3E2FF7F1" w14:textId="77777777" w:rsidR="00A9737D" w:rsidRPr="00F43A69" w:rsidRDefault="00A9737D" w:rsidP="00A9737D">
            <w:pPr>
              <w:tabs>
                <w:tab w:val="left" w:pos="519"/>
              </w:tabs>
              <w:spacing w:after="0"/>
              <w:rPr>
                <w:szCs w:val="24"/>
              </w:rPr>
            </w:pPr>
            <w:r w:rsidRPr="00A9737D">
              <w:t>Name:</w:t>
            </w:r>
          </w:p>
          <w:p w14:paraId="51479DDC" w14:textId="77777777" w:rsidR="00A9737D" w:rsidRPr="00A9737D" w:rsidRDefault="00A9737D" w:rsidP="00A9737D">
            <w:r w:rsidRPr="00F43A69">
              <w:rPr>
                <w:szCs w:val="24"/>
              </w:rPr>
              <w:t>Title:</w:t>
            </w:r>
          </w:p>
        </w:tc>
      </w:tr>
    </w:tbl>
    <w:p w14:paraId="2C57F162" w14:textId="77777777" w:rsidR="0022606F" w:rsidRDefault="0022606F" w:rsidP="007727BE">
      <w:pPr>
        <w:jc w:val="center"/>
        <w:rPr>
          <w:b/>
        </w:rPr>
      </w:pPr>
    </w:p>
    <w:p w14:paraId="44D3FB2B" w14:textId="77777777" w:rsidR="0022606F" w:rsidRDefault="0022606F" w:rsidP="007727BE">
      <w:pPr>
        <w:jc w:val="center"/>
        <w:rPr>
          <w:b/>
        </w:rPr>
      </w:pPr>
    </w:p>
    <w:p w14:paraId="13576DCD" w14:textId="77777777" w:rsidR="0022606F" w:rsidRDefault="0022606F" w:rsidP="007727BE">
      <w:pPr>
        <w:jc w:val="center"/>
        <w:rPr>
          <w:b/>
        </w:rPr>
      </w:pPr>
    </w:p>
    <w:p w14:paraId="1C1C0866" w14:textId="77777777" w:rsidR="0022606F" w:rsidRDefault="0022606F" w:rsidP="007727BE">
      <w:pPr>
        <w:jc w:val="center"/>
        <w:rPr>
          <w:b/>
        </w:rPr>
      </w:pPr>
    </w:p>
    <w:p w14:paraId="7A7AE9FF" w14:textId="77777777" w:rsidR="0022606F" w:rsidRDefault="0022606F" w:rsidP="007727BE">
      <w:pPr>
        <w:jc w:val="center"/>
        <w:rPr>
          <w:b/>
        </w:rPr>
      </w:pPr>
    </w:p>
    <w:p w14:paraId="586FDDA3" w14:textId="77777777" w:rsidR="0022606F" w:rsidRDefault="0022606F" w:rsidP="007727BE">
      <w:pPr>
        <w:jc w:val="center"/>
        <w:rPr>
          <w:b/>
        </w:rPr>
      </w:pPr>
    </w:p>
    <w:p w14:paraId="569695BF" w14:textId="77777777" w:rsidR="0022606F" w:rsidRDefault="0022606F" w:rsidP="007727BE">
      <w:pPr>
        <w:jc w:val="center"/>
        <w:rPr>
          <w:b/>
        </w:rPr>
      </w:pPr>
    </w:p>
    <w:p w14:paraId="62EFF5CC" w14:textId="77777777" w:rsidR="00C6015D" w:rsidRDefault="00C6015D">
      <w:pPr>
        <w:spacing w:after="0" w:line="240" w:lineRule="auto"/>
        <w:jc w:val="left"/>
        <w:rPr>
          <w:b/>
          <w:bCs/>
        </w:rPr>
      </w:pPr>
      <w:r>
        <w:rPr>
          <w:b/>
          <w:bCs/>
        </w:rPr>
        <w:br w:type="page"/>
      </w:r>
    </w:p>
    <w:p w14:paraId="536180CF" w14:textId="75DAB8C9" w:rsidR="0022606F" w:rsidRPr="00A9737D" w:rsidRDefault="00A9737D" w:rsidP="00892B7B">
      <w:pPr>
        <w:spacing w:after="0" w:line="240" w:lineRule="auto"/>
        <w:jc w:val="center"/>
        <w:rPr>
          <w:b/>
          <w:bCs/>
        </w:rPr>
      </w:pPr>
      <w:r w:rsidRPr="00A9737D">
        <w:rPr>
          <w:b/>
          <w:bCs/>
        </w:rPr>
        <w:lastRenderedPageBreak/>
        <w:t>EXH</w:t>
      </w:r>
      <w:r w:rsidR="0022606F" w:rsidRPr="00A9737D">
        <w:rPr>
          <w:b/>
          <w:bCs/>
        </w:rPr>
        <w:t>IBIT A</w:t>
      </w:r>
    </w:p>
    <w:p w14:paraId="2D88871F" w14:textId="2A0A9F65" w:rsidR="007727BE" w:rsidRPr="00A9737D" w:rsidRDefault="00A9737D" w:rsidP="00A84582">
      <w:pPr>
        <w:jc w:val="center"/>
      </w:pPr>
      <w:r w:rsidRPr="00A9737D">
        <w:rPr>
          <w:b/>
          <w:bCs/>
        </w:rPr>
        <w:t>Licensed Premises</w:t>
      </w:r>
      <w:r w:rsidR="007727BE" w:rsidRPr="00A9737D">
        <w:br w:type="page"/>
      </w:r>
    </w:p>
    <w:p w14:paraId="559EFAB8" w14:textId="2B5ECF2A" w:rsidR="00C83BBA" w:rsidRDefault="00C83BBA" w:rsidP="00E101CC">
      <w:pPr>
        <w:spacing w:after="0"/>
        <w:jc w:val="center"/>
        <w:rPr>
          <w:b/>
        </w:rPr>
      </w:pPr>
      <w:r w:rsidRPr="00892CEC">
        <w:rPr>
          <w:b/>
        </w:rPr>
        <w:lastRenderedPageBreak/>
        <w:t>EXHIBIT B</w:t>
      </w:r>
    </w:p>
    <w:p w14:paraId="4F053BD6" w14:textId="0BC1FF12" w:rsidR="00C83BBA" w:rsidRPr="00892CEC" w:rsidRDefault="00AA24A1" w:rsidP="00892CEC">
      <w:pPr>
        <w:jc w:val="center"/>
        <w:rPr>
          <w:b/>
        </w:rPr>
      </w:pPr>
      <w:r>
        <w:rPr>
          <w:b/>
        </w:rPr>
        <w:t>Licensee Services</w:t>
      </w:r>
    </w:p>
    <w:p w14:paraId="16D5562A" w14:textId="1D69BD51" w:rsidR="00C83BBA" w:rsidRDefault="00C83BBA" w:rsidP="00E856AD">
      <w:pPr>
        <w:pStyle w:val="ListParagraph"/>
        <w:numPr>
          <w:ilvl w:val="0"/>
          <w:numId w:val="11"/>
        </w:numPr>
        <w:spacing w:after="160"/>
      </w:pPr>
      <w:r w:rsidRPr="00892CEC">
        <w:t xml:space="preserve">Licensee agrees that all waste and recycling equipment (the </w:t>
      </w:r>
      <w:r w:rsidRPr="00C83BBA">
        <w:t>“</w:t>
      </w:r>
      <w:r w:rsidRPr="00892CEC">
        <w:rPr>
          <w:b/>
          <w:i/>
        </w:rPr>
        <w:t>Equipment</w:t>
      </w:r>
      <w:r w:rsidRPr="00C83BBA">
        <w:rPr>
          <w:b/>
          <w:i/>
        </w:rPr>
        <w:t>”</w:t>
      </w:r>
      <w:r w:rsidRPr="00C83BBA">
        <w:t>)</w:t>
      </w:r>
      <w:r w:rsidRPr="00892CEC">
        <w:t xml:space="preserve"> outlined on </w:t>
      </w:r>
      <w:r w:rsidRPr="00892CEC">
        <w:rPr>
          <w:b/>
        </w:rPr>
        <w:t>Exhibit C</w:t>
      </w:r>
      <w:r w:rsidRPr="00892CEC">
        <w:t xml:space="preserve"> shall be maintained at the sole cost and expense of the Licensee agrees to be responsible for the maintenance and repair of all waste removal and recycling equipment throughout the term of this contract. </w:t>
      </w:r>
      <w:r w:rsidR="005A5FA1">
        <w:t xml:space="preserve"> All Equipment must be maintained in first class condition and be fully operational at all times.  </w:t>
      </w:r>
      <w:r w:rsidR="008C7F2F">
        <w:t xml:space="preserve">All Equipment shall be clearly and effectively labeled to ensure that all refuse and recycling can be placed in the appropriate location and receptacle. </w:t>
      </w:r>
      <w:r w:rsidRPr="00892CEC">
        <w:t>Said maintenance and repair shall include but not be limited to painting, sanitizing, cleaning</w:t>
      </w:r>
      <w:r w:rsidRPr="00C83BBA">
        <w:t xml:space="preserve"> </w:t>
      </w:r>
      <w:r w:rsidRPr="00892CEC">
        <w:t xml:space="preserve">and </w:t>
      </w:r>
      <w:r w:rsidRPr="00C83BBA">
        <w:t>serving</w:t>
      </w:r>
      <w:r w:rsidRPr="00892CEC">
        <w:t xml:space="preserve"> such equipment, including the control box and pump attachment of each container and the electrical power, so it is in a proper state of repair and good working condition at all times. If Licensee fails to properly respond to a request from Grantor for maintenance within </w:t>
      </w:r>
      <w:r w:rsidRPr="00C83BBA">
        <w:t>twenty-four (24</w:t>
      </w:r>
      <w:r w:rsidRPr="00892CEC">
        <w:t>) hours of telephonic notice of any defects or problems, Grantor may hire another company to make the necessary repairs or corrections and Licensee will reimburse Grantor within fifteen (15) days of receipt of said invoice.</w:t>
      </w:r>
    </w:p>
    <w:p w14:paraId="0EBE6B49" w14:textId="77777777" w:rsidR="00892CEC" w:rsidRPr="00892CEC" w:rsidRDefault="00892CEC" w:rsidP="00892CEC">
      <w:pPr>
        <w:pStyle w:val="ListParagraph"/>
        <w:spacing w:after="160"/>
      </w:pPr>
    </w:p>
    <w:p w14:paraId="11573F6F" w14:textId="031A16D3" w:rsidR="00C83BBA" w:rsidRDefault="00C83BBA" w:rsidP="00E856AD">
      <w:pPr>
        <w:pStyle w:val="ListParagraph"/>
        <w:numPr>
          <w:ilvl w:val="0"/>
          <w:numId w:val="11"/>
        </w:numPr>
        <w:spacing w:after="160"/>
      </w:pPr>
      <w:r w:rsidRPr="00892CEC">
        <w:t xml:space="preserve">Licensee agrees to provide to Grantor all services </w:t>
      </w:r>
      <w:r w:rsidRPr="00C83BBA">
        <w:t>outlined</w:t>
      </w:r>
      <w:r w:rsidRPr="00892CEC">
        <w:t xml:space="preserve"> in the Licensee </w:t>
      </w:r>
      <w:r w:rsidRPr="00C83BBA">
        <w:t>Procedures</w:t>
      </w:r>
      <w:r w:rsidRPr="00892CEC">
        <w:t xml:space="preserve"> shown in </w:t>
      </w:r>
      <w:r w:rsidRPr="002E4D39">
        <w:rPr>
          <w:b/>
          <w:bCs/>
        </w:rPr>
        <w:t xml:space="preserve">Exhibit </w:t>
      </w:r>
      <w:r w:rsidR="00CC1E0A">
        <w:rPr>
          <w:b/>
          <w:bCs/>
        </w:rPr>
        <w:t>B-1</w:t>
      </w:r>
      <w:r w:rsidRPr="00892CEC">
        <w:t>. Licensee further agrees to manage all construction waste as a separate expense to be charged and invoiced to the tenants and</w:t>
      </w:r>
      <w:r w:rsidRPr="00C83BBA">
        <w:t xml:space="preserve"> </w:t>
      </w:r>
      <w:r w:rsidRPr="00892CEC">
        <w:t xml:space="preserve">/or Grantor requesting such service. </w:t>
      </w:r>
      <w:r w:rsidRPr="00367224">
        <w:t>Grantor will be billed at Licensee’s cost for its own construction waste needs</w:t>
      </w:r>
      <w:r w:rsidR="00A84582" w:rsidRPr="00367224">
        <w:t>.  Licensee shall provide to Grantor, free of charge, two (2) open top containers (including emptying of said containers) each year for up to 60 days’ use during the Term upon Grantor’s request for same.</w:t>
      </w:r>
    </w:p>
    <w:p w14:paraId="4B87D8A6" w14:textId="77777777" w:rsidR="00892CEC" w:rsidRDefault="00892CEC" w:rsidP="00892CEC">
      <w:pPr>
        <w:pStyle w:val="ListParagraph"/>
      </w:pPr>
    </w:p>
    <w:p w14:paraId="7A8272D1" w14:textId="0526E3BC" w:rsidR="00C83BBA" w:rsidRPr="00C83BBA" w:rsidRDefault="00C83BBA" w:rsidP="00E856AD">
      <w:pPr>
        <w:pStyle w:val="ListParagraph"/>
        <w:numPr>
          <w:ilvl w:val="0"/>
          <w:numId w:val="11"/>
        </w:numPr>
        <w:spacing w:after="160"/>
      </w:pPr>
      <w:r w:rsidRPr="00C83BBA">
        <w:t xml:space="preserve">The Equipment will be emptied on </w:t>
      </w:r>
      <w:r w:rsidR="00892CEC">
        <w:t xml:space="preserve">a regular schedule as approved by Owner and on </w:t>
      </w:r>
      <w:r w:rsidRPr="00C83BBA">
        <w:t xml:space="preserve">“as needed basis”. Licensee agrees to empty Equipment within twelve (12) hours of receipt of notice from Grantor if said notice is </w:t>
      </w:r>
      <w:r w:rsidR="00892CEC">
        <w:t xml:space="preserve">received (email being sufficient) </w:t>
      </w:r>
      <w:r w:rsidRPr="00C83BBA">
        <w:t xml:space="preserve">on or before 10:00 am. If notice </w:t>
      </w:r>
      <w:r w:rsidR="00892CEC">
        <w:t xml:space="preserve">(email being sufficient) </w:t>
      </w:r>
      <w:r w:rsidRPr="00C83BBA">
        <w:t>is received after 10:00am by Grantor, Licensee will empty the Equipment within twenty-four (24) hours of receipt of notice. If and where available, Licensee shall employ the use of trash compactor fill notification equipment so that hauls may be minimized to those times that usage shows a “filled container”</w:t>
      </w:r>
      <w:r>
        <w:t>.</w:t>
      </w:r>
    </w:p>
    <w:p w14:paraId="7035E30E" w14:textId="77777777" w:rsidR="00892CEC" w:rsidRDefault="00892CEC" w:rsidP="00892CEC">
      <w:pPr>
        <w:pStyle w:val="ListParagraph"/>
        <w:spacing w:after="160"/>
      </w:pPr>
    </w:p>
    <w:p w14:paraId="5954EC8C" w14:textId="5FA9331F" w:rsidR="00C83BBA" w:rsidRPr="00892CEC" w:rsidRDefault="00C83BBA" w:rsidP="00E856AD">
      <w:pPr>
        <w:pStyle w:val="ListParagraph"/>
        <w:numPr>
          <w:ilvl w:val="0"/>
          <w:numId w:val="11"/>
        </w:numPr>
        <w:spacing w:after="160"/>
      </w:pPr>
      <w:r w:rsidRPr="00892CEC">
        <w:t xml:space="preserve">Licensee agrees to only manage solid waste material and recyclables generated by Grantor and </w:t>
      </w:r>
      <w:r w:rsidR="00892CEC">
        <w:t>Serviced Tenants</w:t>
      </w:r>
      <w:r w:rsidRPr="00892CEC">
        <w:t xml:space="preserve"> excluding radioactive, volatile, highly flammable, explosive, toxic, special or hazardous material other than such as may be used in the ordinary course of a </w:t>
      </w:r>
      <w:r w:rsidR="00892CEC">
        <w:rPr>
          <w:color w:val="545454"/>
          <w:w w:val="110"/>
          <w:sz w:val="19"/>
        </w:rPr>
        <w:t>T</w:t>
      </w:r>
      <w:r w:rsidRPr="00C83BBA">
        <w:t>enant’s</w:t>
      </w:r>
      <w:r w:rsidRPr="00892CEC">
        <w:t xml:space="preserve"> business. The terms hazardous and special material shall have the meaning used in applicable Federal, State or Local laws regulations or ordinances.</w:t>
      </w:r>
    </w:p>
    <w:p w14:paraId="2398649D" w14:textId="77777777" w:rsidR="00892CEC" w:rsidRDefault="00892CEC" w:rsidP="00892CEC">
      <w:pPr>
        <w:pStyle w:val="ListParagraph"/>
        <w:spacing w:after="160"/>
      </w:pPr>
    </w:p>
    <w:p w14:paraId="2A039293" w14:textId="1725AFAD" w:rsidR="00C83BBA" w:rsidRPr="00892CEC" w:rsidRDefault="00C83BBA" w:rsidP="00E856AD">
      <w:pPr>
        <w:pStyle w:val="ListParagraph"/>
        <w:numPr>
          <w:ilvl w:val="0"/>
          <w:numId w:val="11"/>
        </w:numPr>
        <w:spacing w:after="160"/>
      </w:pPr>
      <w:r w:rsidRPr="00892CEC">
        <w:t xml:space="preserve">Licensee shall be responsible for </w:t>
      </w:r>
      <w:r w:rsidRPr="00C83BBA">
        <w:t>billing</w:t>
      </w:r>
      <w:r w:rsidRPr="00892CEC">
        <w:t xml:space="preserve"> the individual tenants at a fair share rate for </w:t>
      </w:r>
      <w:r w:rsidRPr="00C83BBA">
        <w:t xml:space="preserve">the total cost of waste </w:t>
      </w:r>
      <w:r w:rsidRPr="00892CEC">
        <w:t xml:space="preserve">service </w:t>
      </w:r>
      <w:r w:rsidRPr="00C83BBA">
        <w:t>management</w:t>
      </w:r>
      <w:r w:rsidRPr="00892CEC">
        <w:t xml:space="preserve">. </w:t>
      </w:r>
      <w:r w:rsidR="00892CEC">
        <w:t xml:space="preserve"> </w:t>
      </w:r>
      <w:commentRangeStart w:id="30"/>
      <w:r w:rsidR="00892CEC" w:rsidRPr="00DF113F">
        <w:rPr>
          <w:highlight w:val="green"/>
        </w:rPr>
        <w:t>Grantor shall have no obligation to assist Licensee in collecting fees or charges from Serviced Tenants.</w:t>
      </w:r>
      <w:r w:rsidR="00892CEC">
        <w:t xml:space="preserve">  </w:t>
      </w:r>
      <w:commentRangeEnd w:id="30"/>
      <w:r w:rsidR="00A65438" w:rsidRPr="00892CEC">
        <w:rPr>
          <w:rStyle w:val="CommentReference"/>
          <w:sz w:val="24"/>
          <w:szCs w:val="20"/>
        </w:rPr>
        <w:commentReference w:id="30"/>
      </w:r>
      <w:r w:rsidRPr="00892CEC">
        <w:t xml:space="preserve">The minimum charge is </w:t>
      </w:r>
      <w:r w:rsidRPr="00C83BBA">
        <w:t>listed</w:t>
      </w:r>
      <w:r w:rsidRPr="00892CEC">
        <w:t xml:space="preserve"> on </w:t>
      </w:r>
      <w:r w:rsidRPr="00892CEC">
        <w:rPr>
          <w:b/>
        </w:rPr>
        <w:lastRenderedPageBreak/>
        <w:t>Exhibit D</w:t>
      </w:r>
      <w:r w:rsidRPr="00892CEC">
        <w:t xml:space="preserve">. Grantor will notify Licensee when tenants vacate the premises or if new tenants occupy the premises. </w:t>
      </w:r>
      <w:r w:rsidRPr="00C83BBA">
        <w:t xml:space="preserve"> </w:t>
      </w:r>
      <w:r w:rsidR="00892CEC">
        <w:t xml:space="preserve">Licensee shall not </w:t>
      </w:r>
      <w:r w:rsidRPr="00892CEC">
        <w:t xml:space="preserve">increase </w:t>
      </w:r>
      <w:r w:rsidR="00892CEC">
        <w:t xml:space="preserve">any fees or charges for the Services billed to Serviced Tenants including </w:t>
      </w:r>
      <w:r w:rsidRPr="00892CEC">
        <w:t>disposal or hauling related charges (</w:t>
      </w:r>
      <w:r w:rsidR="00892CEC">
        <w:t xml:space="preserve">including </w:t>
      </w:r>
      <w:r w:rsidRPr="00892CEC">
        <w:t xml:space="preserve">fuel surcharge, hauling charge increases from waste contractor, tax or franchise fee </w:t>
      </w:r>
      <w:r w:rsidRPr="00C83BBA">
        <w:t>increase)</w:t>
      </w:r>
      <w:r w:rsidR="00892CEC">
        <w:t xml:space="preserve"> </w:t>
      </w:r>
      <w:r w:rsidR="005F111C">
        <w:t xml:space="preserve">unless the rates charged by hauler(s) to Licensee increase (and Licensee provides documentation of said increase) and </w:t>
      </w:r>
      <w:r w:rsidR="00892CEC">
        <w:t>Grantor</w:t>
      </w:r>
      <w:r w:rsidR="005F111C">
        <w:t>, in its sole discretion, provide</w:t>
      </w:r>
      <w:r w:rsidR="00892CEC">
        <w:t xml:space="preserve">s </w:t>
      </w:r>
      <w:r w:rsidR="005F111C">
        <w:t xml:space="preserve">its </w:t>
      </w:r>
      <w:r w:rsidR="00892CEC">
        <w:t xml:space="preserve">express, advance written approval of such increase(s).  </w:t>
      </w:r>
      <w:r w:rsidR="00A84582">
        <w:t xml:space="preserve">If Licensee increases the rates it charges to Serviced Tenants in violation of this Agreement, Licensee shall be in Default of this Agreement (with no notice or cure period required) and, in addition to any other remedies available to Grantor in this Agreement, Licensee shall pay to Grantor $100 per day for each day such increased rates are in effect until Licensee provides documentation to Grantor that it has reduced the rates to their previous, approved levels.  </w:t>
      </w:r>
      <w:r w:rsidR="00892CEC">
        <w:t xml:space="preserve">Licensee shall provide Serviced Tenants with no less than sixty (60) days’ advance written notice of increases in fees or charges.  </w:t>
      </w:r>
      <w:r w:rsidRPr="00892CEC">
        <w:t xml:space="preserve">Notwithstanding the foregoing, the billing is subject to the terms and </w:t>
      </w:r>
      <w:r w:rsidRPr="00C83BBA">
        <w:t>provisions</w:t>
      </w:r>
      <w:r w:rsidRPr="00892CEC">
        <w:t xml:space="preserve"> of such lease agreements by and between the Grantor and each </w:t>
      </w:r>
      <w:r w:rsidRPr="00C83BBA">
        <w:t>tenants.</w:t>
      </w:r>
      <w:r w:rsidRPr="00892CEC">
        <w:t xml:space="preserve"> There will be no charge to Grantor for the normal monthly waste disposal and recycling of the common area of the Property.</w:t>
      </w:r>
      <w:r w:rsidRPr="00C83BBA">
        <w:t xml:space="preserve">  </w:t>
      </w:r>
      <w:r w:rsidR="00A84582">
        <w:t xml:space="preserve"> </w:t>
      </w:r>
    </w:p>
    <w:p w14:paraId="7A61251E" w14:textId="77777777" w:rsidR="00892CEC" w:rsidRDefault="00892CEC" w:rsidP="00892CEC">
      <w:pPr>
        <w:pStyle w:val="ListParagraph"/>
        <w:spacing w:after="160"/>
      </w:pPr>
    </w:p>
    <w:p w14:paraId="707B829B" w14:textId="6CDEE622" w:rsidR="00892CEC" w:rsidRDefault="00C83BBA" w:rsidP="00E856AD">
      <w:pPr>
        <w:pStyle w:val="ListParagraph"/>
        <w:numPr>
          <w:ilvl w:val="0"/>
          <w:numId w:val="11"/>
        </w:numPr>
        <w:spacing w:after="160"/>
      </w:pPr>
      <w:r w:rsidRPr="00892CEC">
        <w:t xml:space="preserve">Licensee will provide waste removal and recycling education for all </w:t>
      </w:r>
      <w:r w:rsidR="00892CEC">
        <w:t>Serviced T</w:t>
      </w:r>
      <w:r w:rsidRPr="00892CEC">
        <w:t xml:space="preserve">enants and Grantor at the Property at the beginning of the term and at necessary intervals or upon the request of </w:t>
      </w:r>
      <w:r w:rsidR="00892CEC">
        <w:t>Grantor</w:t>
      </w:r>
      <w:r w:rsidRPr="00892CEC">
        <w:t xml:space="preserve">. </w:t>
      </w:r>
      <w:r w:rsidR="00892CEC">
        <w:t xml:space="preserve"> </w:t>
      </w:r>
      <w:del w:id="31" w:author="Brent Gardner" w:date="2025-12-13T13:41:00Z" w16du:dateUtc="2025-12-13T21:41:00Z">
        <w:r w:rsidRPr="00892CEC" w:rsidDel="00B8058A">
          <w:delText xml:space="preserve">Licensee </w:delText>
        </w:r>
      </w:del>
      <w:ins w:id="32" w:author="Brent Gardner" w:date="2025-12-13T13:41:00Z" w16du:dateUtc="2025-12-13T21:41:00Z">
        <w:r w:rsidR="00B8058A">
          <w:t>Grantor</w:t>
        </w:r>
        <w:r w:rsidR="00B8058A" w:rsidRPr="00892CEC">
          <w:t xml:space="preserve"> </w:t>
        </w:r>
      </w:ins>
      <w:r w:rsidRPr="00892CEC">
        <w:t xml:space="preserve">must be notified thirty-six (36) hours in advance of </w:t>
      </w:r>
      <w:r w:rsidRPr="00C83BBA">
        <w:t>any</w:t>
      </w:r>
      <w:r w:rsidRPr="00892CEC">
        <w:t xml:space="preserve"> tenant education done at the </w:t>
      </w:r>
      <w:del w:id="33" w:author="Brent Gardner" w:date="2025-12-13T13:41:00Z" w16du:dateUtc="2025-12-13T21:41:00Z">
        <w:r w:rsidRPr="00892CEC" w:rsidDel="00E22640">
          <w:delText>Property</w:delText>
        </w:r>
      </w:del>
      <w:ins w:id="34" w:author="Brent Gardner" w:date="2025-12-13T13:41:00Z" w16du:dateUtc="2025-12-13T21:41:00Z">
        <w:r w:rsidR="00E22640">
          <w:t>Project</w:t>
        </w:r>
      </w:ins>
      <w:r w:rsidRPr="00892CEC">
        <w:t>.</w:t>
      </w:r>
    </w:p>
    <w:p w14:paraId="4D4E726A" w14:textId="77777777" w:rsidR="00892CEC" w:rsidRDefault="00892CEC" w:rsidP="00892CEC">
      <w:pPr>
        <w:pStyle w:val="ListParagraph"/>
      </w:pPr>
    </w:p>
    <w:p w14:paraId="2DE2A7AF" w14:textId="320C53ED" w:rsidR="00C83BBA" w:rsidRPr="00892CEC" w:rsidRDefault="00C83BBA" w:rsidP="00E856AD">
      <w:pPr>
        <w:pStyle w:val="ListParagraph"/>
        <w:numPr>
          <w:ilvl w:val="0"/>
          <w:numId w:val="11"/>
        </w:numPr>
        <w:spacing w:after="160"/>
      </w:pPr>
      <w:r w:rsidRPr="00892CEC">
        <w:t xml:space="preserve">Licensee shall be responsible for all recycling, refuse collection and disposal services for all tenants at the Property </w:t>
      </w:r>
      <w:r w:rsidRPr="00C83BBA">
        <w:t>obligated</w:t>
      </w:r>
      <w:r w:rsidRPr="00892CEC">
        <w:t xml:space="preserve"> under their respective lease </w:t>
      </w:r>
      <w:r w:rsidR="00892CEC">
        <w:t xml:space="preserve">or occupancy </w:t>
      </w:r>
      <w:r w:rsidRPr="00892CEC">
        <w:t xml:space="preserve">agreements to use the contractor selected by the </w:t>
      </w:r>
      <w:r w:rsidR="00892CEC">
        <w:t>Grantor (as landlord or licensor under such agreements)</w:t>
      </w:r>
      <w:r w:rsidRPr="00892CEC">
        <w:t xml:space="preserve"> during the term of this Agreement, pursuant to the terms and </w:t>
      </w:r>
      <w:r w:rsidRPr="00C83BBA">
        <w:t>provisions</w:t>
      </w:r>
      <w:r w:rsidRPr="00892CEC">
        <w:t xml:space="preserve"> of such lease agreements by and between the Grantor and each tenant. Licensee agrees not to enter into any separate contracts with the tenants of the</w:t>
      </w:r>
      <w:r w:rsidR="00892CEC">
        <w:t xml:space="preserve"> Project</w:t>
      </w:r>
      <w:r w:rsidRPr="00892CEC">
        <w:t>. Licensee agrees to be on call twenty-four (24) hours per day for emergency service at no extra charge to Grantor.</w:t>
      </w:r>
      <w:r w:rsidRPr="00C83BBA">
        <w:t xml:space="preserve"> </w:t>
      </w:r>
    </w:p>
    <w:p w14:paraId="59B2CC73" w14:textId="42631791" w:rsidR="00CC1E0A" w:rsidRPr="00CC1E0A" w:rsidRDefault="002E4D39" w:rsidP="00892B7B">
      <w:pPr>
        <w:spacing w:after="0" w:line="240" w:lineRule="auto"/>
        <w:jc w:val="center"/>
        <w:rPr>
          <w:i/>
          <w:iCs/>
        </w:rPr>
      </w:pPr>
      <w:r>
        <w:rPr>
          <w:sz w:val="19"/>
          <w:szCs w:val="19"/>
        </w:rPr>
        <w:br w:type="page"/>
      </w:r>
      <w:r w:rsidR="00CC1E0A" w:rsidRPr="00CC1E0A">
        <w:rPr>
          <w:i/>
          <w:iCs/>
        </w:rPr>
        <w:lastRenderedPageBreak/>
        <w:t>Exhibit B-1</w:t>
      </w:r>
    </w:p>
    <w:p w14:paraId="3B5A2C72" w14:textId="77777777" w:rsidR="00CC1E0A" w:rsidRPr="00CC1E0A" w:rsidRDefault="00CC1E0A" w:rsidP="00CC1E0A">
      <w:pPr>
        <w:jc w:val="center"/>
        <w:rPr>
          <w:bCs/>
        </w:rPr>
      </w:pPr>
      <w:r w:rsidRPr="00CC1E0A">
        <w:rPr>
          <w:bCs/>
        </w:rPr>
        <w:t>Licensee Procedures</w:t>
      </w:r>
    </w:p>
    <w:p w14:paraId="0D67F4FF" w14:textId="77777777" w:rsidR="00CC1E0A" w:rsidRPr="002E4D39" w:rsidRDefault="00CC1E0A" w:rsidP="00CC1E0A">
      <w:r w:rsidRPr="002E4D39">
        <w:t xml:space="preserve">The purpose of these </w:t>
      </w:r>
      <w:r>
        <w:rPr>
          <w:szCs w:val="24"/>
        </w:rPr>
        <w:t>procedures</w:t>
      </w:r>
      <w:r w:rsidRPr="002E4D39">
        <w:t xml:space="preserve"> is to assure that both parties in this Agreement understand </w:t>
      </w:r>
      <w:r>
        <w:rPr>
          <w:szCs w:val="24"/>
        </w:rPr>
        <w:t>Licensee’s</w:t>
      </w:r>
      <w:r w:rsidRPr="002E4D39">
        <w:t xml:space="preserve"> Waste and Recycling Program. The following procedures are the minimum to which the Grantor and its Serviced Tenants must adhere.</w:t>
      </w:r>
    </w:p>
    <w:p w14:paraId="682E9D78" w14:textId="77777777" w:rsidR="00CC1E0A" w:rsidRPr="002E4D39" w:rsidRDefault="00CC1E0A" w:rsidP="00CC1E0A">
      <w:r w:rsidRPr="002E4D39">
        <w:t xml:space="preserve">The following </w:t>
      </w:r>
      <w:r>
        <w:rPr>
          <w:szCs w:val="24"/>
        </w:rPr>
        <w:t>guidelines</w:t>
      </w:r>
      <w:r w:rsidRPr="002E4D39">
        <w:t xml:space="preserve"> will be established with Grantor and its shopping center property management team (collectively, the </w:t>
      </w:r>
      <w:r>
        <w:rPr>
          <w:b/>
          <w:i/>
          <w:szCs w:val="24"/>
        </w:rPr>
        <w:t>“</w:t>
      </w:r>
      <w:r w:rsidRPr="002E4D39">
        <w:rPr>
          <w:b/>
          <w:i/>
        </w:rPr>
        <w:t>Shopping Center Agent</w:t>
      </w:r>
      <w:r>
        <w:rPr>
          <w:b/>
          <w:i/>
          <w:szCs w:val="24"/>
        </w:rPr>
        <w:t>”</w:t>
      </w:r>
      <w:r>
        <w:rPr>
          <w:szCs w:val="24"/>
        </w:rPr>
        <w:t>)</w:t>
      </w:r>
      <w:r w:rsidRPr="002E4D39">
        <w:t xml:space="preserve"> upon completion of the equipment installation and the Serviced Tenants training by Licensee.</w:t>
      </w:r>
    </w:p>
    <w:p w14:paraId="5F5C05B2" w14:textId="77777777" w:rsidR="00CC1E0A" w:rsidRPr="00DF113F" w:rsidRDefault="00CC1E0A" w:rsidP="00E856AD">
      <w:pPr>
        <w:pStyle w:val="ListParagraph"/>
        <w:numPr>
          <w:ilvl w:val="0"/>
          <w:numId w:val="3"/>
        </w:numPr>
        <w:spacing w:after="160"/>
        <w:rPr>
          <w:b/>
          <w:highlight w:val="green"/>
        </w:rPr>
      </w:pPr>
      <w:r w:rsidRPr="00DF113F">
        <w:rPr>
          <w:b/>
          <w:szCs w:val="24"/>
          <w:highlight w:val="green"/>
        </w:rPr>
        <w:t>Personnel Staff Operations</w:t>
      </w:r>
      <w:r w:rsidRPr="00DF113F">
        <w:rPr>
          <w:b/>
          <w:highlight w:val="green"/>
        </w:rPr>
        <w:t xml:space="preserve"> Manager</w:t>
      </w:r>
    </w:p>
    <w:p w14:paraId="6853563A" w14:textId="3B923256" w:rsidR="00CC1E0A" w:rsidRPr="002E4D39" w:rsidRDefault="00CC1E0A" w:rsidP="00E856AD">
      <w:pPr>
        <w:pStyle w:val="ListParagraph"/>
        <w:numPr>
          <w:ilvl w:val="0"/>
          <w:numId w:val="4"/>
        </w:numPr>
        <w:spacing w:after="160"/>
        <w:rPr>
          <w:b/>
        </w:rPr>
      </w:pPr>
      <w:r w:rsidRPr="00A91A6A">
        <w:rPr>
          <w:highlight w:val="green"/>
        </w:rPr>
        <w:t xml:space="preserve">A specific </w:t>
      </w:r>
      <w:r w:rsidRPr="00A91A6A">
        <w:rPr>
          <w:szCs w:val="24"/>
          <w:highlight w:val="green"/>
        </w:rPr>
        <w:t>Staff Operations</w:t>
      </w:r>
      <w:r w:rsidRPr="00A91A6A">
        <w:rPr>
          <w:highlight w:val="green"/>
        </w:rPr>
        <w:t xml:space="preserve"> Manager will be assigned to assist the Shopping</w:t>
      </w:r>
      <w:r w:rsidRPr="002E4D39">
        <w:t xml:space="preserve"> Center Agent and Serviced Tenants</w:t>
      </w:r>
      <w:ins w:id="35" w:author="Brent Gardner" w:date="2025-12-13T13:45:00Z" w16du:dateUtc="2025-12-13T21:45:00Z">
        <w:r w:rsidR="00E22640">
          <w:t xml:space="preserve"> by Licensee</w:t>
        </w:r>
      </w:ins>
      <w:r w:rsidRPr="002E4D39">
        <w:t>. He or she will be the main contact at</w:t>
      </w:r>
      <w:r w:rsidR="00C6015D">
        <w:t xml:space="preserve"> the Project</w:t>
      </w:r>
      <w:ins w:id="36" w:author="Brent Gardner" w:date="2025-12-13T13:45:00Z" w16du:dateUtc="2025-12-13T21:45:00Z">
        <w:r w:rsidR="00E22640">
          <w:t xml:space="preserve"> </w:t>
        </w:r>
      </w:ins>
      <w:del w:id="37" w:author="Brent Gardner" w:date="2025-12-13T13:45:00Z" w16du:dateUtc="2025-12-13T21:45:00Z">
        <w:r w:rsidRPr="002E4D39" w:rsidDel="00E22640">
          <w:delText xml:space="preserve"> </w:delText>
        </w:r>
        <w:r w:rsidDel="00E22640">
          <w:rPr>
            <w:szCs w:val="24"/>
          </w:rPr>
          <w:delText xml:space="preserve">                </w:delText>
        </w:r>
        <w:r w:rsidRPr="002E4D39" w:rsidDel="00E22640">
          <w:delText xml:space="preserve"> </w:delText>
        </w:r>
      </w:del>
      <w:r w:rsidRPr="002E4D39">
        <w:t>for the duration of the Agreement.</w:t>
      </w:r>
    </w:p>
    <w:p w14:paraId="601FE3BB" w14:textId="1BF39D8E" w:rsidR="00CC1E0A" w:rsidRPr="002E4D39" w:rsidRDefault="00CC1E0A" w:rsidP="00E856AD">
      <w:pPr>
        <w:pStyle w:val="ListParagraph"/>
        <w:numPr>
          <w:ilvl w:val="0"/>
          <w:numId w:val="4"/>
        </w:numPr>
        <w:spacing w:after="160"/>
        <w:rPr>
          <w:b/>
        </w:rPr>
      </w:pPr>
      <w:r w:rsidRPr="002E4D39">
        <w:t xml:space="preserve">If the designated </w:t>
      </w:r>
      <w:r w:rsidRPr="004301FD">
        <w:rPr>
          <w:szCs w:val="24"/>
        </w:rPr>
        <w:t>Operations</w:t>
      </w:r>
      <w:r w:rsidRPr="002E4D39">
        <w:t xml:space="preserve"> Manager is not available, another </w:t>
      </w:r>
      <w:r w:rsidRPr="004301FD">
        <w:rPr>
          <w:szCs w:val="24"/>
        </w:rPr>
        <w:t>member</w:t>
      </w:r>
      <w:r w:rsidRPr="002E4D39">
        <w:t xml:space="preserve"> of </w:t>
      </w:r>
      <w:del w:id="38" w:author="Brent Gardner" w:date="2025-12-13T13:45:00Z" w16du:dateUtc="2025-12-13T21:45:00Z">
        <w:r w:rsidRPr="002E4D39" w:rsidDel="00E22640">
          <w:delText xml:space="preserve">our </w:delText>
        </w:r>
      </w:del>
      <w:ins w:id="39" w:author="Brent Gardner" w:date="2025-12-13T13:45:00Z" w16du:dateUtc="2025-12-13T21:45:00Z">
        <w:r w:rsidR="00E22640">
          <w:t>Licensee’s</w:t>
        </w:r>
        <w:r w:rsidR="00E22640" w:rsidRPr="002E4D39">
          <w:t xml:space="preserve"> </w:t>
        </w:r>
      </w:ins>
      <w:r w:rsidRPr="002E4D39">
        <w:t>operations staff will be available to assist the Grantor and Serviced Tenants.</w:t>
      </w:r>
    </w:p>
    <w:p w14:paraId="42707605" w14:textId="77777777" w:rsidR="00CC1E0A" w:rsidRPr="002E4D39" w:rsidRDefault="00CC1E0A" w:rsidP="00E856AD">
      <w:pPr>
        <w:pStyle w:val="ListParagraph"/>
        <w:numPr>
          <w:ilvl w:val="0"/>
          <w:numId w:val="4"/>
        </w:numPr>
        <w:spacing w:after="160"/>
        <w:rPr>
          <w:b/>
        </w:rPr>
      </w:pPr>
      <w:r w:rsidRPr="002E4D39">
        <w:t xml:space="preserve">An Operations Staff phone directory will be provided in the </w:t>
      </w:r>
      <w:r>
        <w:rPr>
          <w:szCs w:val="24"/>
        </w:rPr>
        <w:t>“</w:t>
      </w:r>
      <w:r w:rsidRPr="002E4D39">
        <w:t>Introduction Package</w:t>
      </w:r>
      <w:r>
        <w:rPr>
          <w:szCs w:val="24"/>
        </w:rPr>
        <w:t>.”</w:t>
      </w:r>
    </w:p>
    <w:p w14:paraId="6F6C65AC" w14:textId="77777777" w:rsidR="00CC1E0A" w:rsidRDefault="00CC1E0A" w:rsidP="00CC1E0A">
      <w:pPr>
        <w:pStyle w:val="ListParagraph"/>
        <w:spacing w:after="160"/>
        <w:rPr>
          <w:b/>
        </w:rPr>
      </w:pPr>
    </w:p>
    <w:p w14:paraId="0B1BD0CD" w14:textId="4153CEB9" w:rsidR="00AA2C21" w:rsidRDefault="00AA2C21" w:rsidP="00E856AD">
      <w:pPr>
        <w:pStyle w:val="ListParagraph"/>
        <w:numPr>
          <w:ilvl w:val="0"/>
          <w:numId w:val="3"/>
        </w:numPr>
        <w:spacing w:after="160"/>
        <w:rPr>
          <w:ins w:id="40" w:author="Brent Gardner" w:date="2025-12-13T14:03:00Z" w16du:dateUtc="2025-12-13T22:03:00Z"/>
          <w:b/>
        </w:rPr>
      </w:pPr>
      <w:ins w:id="41" w:author="Brent Gardner" w:date="2025-12-13T14:03:00Z" w16du:dateUtc="2025-12-13T22:03:00Z">
        <w:r>
          <w:rPr>
            <w:b/>
          </w:rPr>
          <w:t>Portering Service</w:t>
        </w:r>
      </w:ins>
    </w:p>
    <w:p w14:paraId="6EC07431" w14:textId="566E74EE" w:rsidR="00AA2C21" w:rsidRPr="00AA2C21" w:rsidRDefault="00AA2C21" w:rsidP="00AA2C21">
      <w:pPr>
        <w:pStyle w:val="ListParagraph"/>
        <w:numPr>
          <w:ilvl w:val="1"/>
          <w:numId w:val="3"/>
        </w:numPr>
        <w:spacing w:after="160"/>
        <w:rPr>
          <w:ins w:id="42" w:author="Brent Gardner" w:date="2025-12-13T14:05:00Z" w16du:dateUtc="2025-12-13T22:05:00Z"/>
          <w:b/>
          <w:rPrChange w:id="43" w:author="Brent Gardner" w:date="2025-12-13T14:05:00Z" w16du:dateUtc="2025-12-13T22:05:00Z">
            <w:rPr>
              <w:ins w:id="44" w:author="Brent Gardner" w:date="2025-12-13T14:05:00Z" w16du:dateUtc="2025-12-13T22:05:00Z"/>
              <w:bCs/>
            </w:rPr>
          </w:rPrChange>
        </w:rPr>
      </w:pPr>
      <w:ins w:id="45" w:author="Brent Gardner" w:date="2025-12-13T14:03:00Z" w16du:dateUtc="2025-12-13T22:03:00Z">
        <w:r>
          <w:rPr>
            <w:bCs/>
          </w:rPr>
          <w:t>Licensee shall provi</w:t>
        </w:r>
      </w:ins>
      <w:ins w:id="46" w:author="Brent Gardner" w:date="2025-12-13T14:04:00Z" w16du:dateUtc="2025-12-13T22:04:00Z">
        <w:r>
          <w:rPr>
            <w:bCs/>
          </w:rPr>
          <w:t xml:space="preserve">de portering service of </w:t>
        </w:r>
      </w:ins>
      <w:ins w:id="47" w:author="Brent Gardner" w:date="2025-12-13T14:05:00Z" w16du:dateUtc="2025-12-13T22:05:00Z">
        <w:r>
          <w:rPr>
            <w:bCs/>
          </w:rPr>
          <w:t xml:space="preserve">those pieces </w:t>
        </w:r>
      </w:ins>
      <w:ins w:id="48" w:author="Brent Gardner" w:date="2025-12-13T14:04:00Z" w16du:dateUtc="2025-12-13T22:04:00Z">
        <w:r>
          <w:rPr>
            <w:bCs/>
          </w:rPr>
          <w:t xml:space="preserve">Equipment listed in Exhibit C placed around the Project </w:t>
        </w:r>
      </w:ins>
      <w:ins w:id="49" w:author="Brent Gardner" w:date="2025-12-13T14:05:00Z" w16du:dateUtc="2025-12-13T22:05:00Z">
        <w:r>
          <w:rPr>
            <w:bCs/>
          </w:rPr>
          <w:t xml:space="preserve">intended </w:t>
        </w:r>
      </w:ins>
      <w:ins w:id="50" w:author="Brent Gardner" w:date="2025-12-13T14:09:00Z" w16du:dateUtc="2025-12-13T22:09:00Z">
        <w:r>
          <w:rPr>
            <w:bCs/>
          </w:rPr>
          <w:t>to house waste requiring</w:t>
        </w:r>
      </w:ins>
      <w:ins w:id="51" w:author="Brent Gardner" w:date="2025-12-13T14:05:00Z" w16du:dateUtc="2025-12-13T22:05:00Z">
        <w:r>
          <w:rPr>
            <w:bCs/>
          </w:rPr>
          <w:t xml:space="preserve"> transfer into compactors. </w:t>
        </w:r>
      </w:ins>
    </w:p>
    <w:p w14:paraId="37B3A21F" w14:textId="3AE39B90" w:rsidR="00AA2C21" w:rsidRPr="00AA2C21" w:rsidRDefault="00AA2C21">
      <w:pPr>
        <w:pStyle w:val="ListParagraph"/>
        <w:numPr>
          <w:ilvl w:val="1"/>
          <w:numId w:val="3"/>
        </w:numPr>
        <w:spacing w:after="160"/>
        <w:rPr>
          <w:ins w:id="52" w:author="Brent Gardner" w:date="2025-12-13T14:09:00Z" w16du:dateUtc="2025-12-13T22:09:00Z"/>
          <w:b/>
          <w:rPrChange w:id="53" w:author="Brent Gardner" w:date="2025-12-13T14:09:00Z" w16du:dateUtc="2025-12-13T22:09:00Z">
            <w:rPr>
              <w:ins w:id="54" w:author="Brent Gardner" w:date="2025-12-13T14:09:00Z" w16du:dateUtc="2025-12-13T22:09:00Z"/>
            </w:rPr>
          </w:rPrChange>
        </w:rPr>
        <w:pPrChange w:id="55" w:author="Brent Gardner" w:date="2025-12-13T14:09:00Z" w16du:dateUtc="2025-12-13T22:09:00Z">
          <w:pPr>
            <w:pStyle w:val="ListParagraph"/>
            <w:numPr>
              <w:ilvl w:val="2"/>
              <w:numId w:val="3"/>
            </w:numPr>
            <w:spacing w:after="160"/>
            <w:ind w:left="2160" w:hanging="180"/>
          </w:pPr>
        </w:pPrChange>
      </w:pPr>
      <w:ins w:id="56" w:author="Brent Gardner" w:date="2025-12-13T14:05:00Z" w16du:dateUtc="2025-12-13T22:05:00Z">
        <w:r>
          <w:rPr>
            <w:bCs/>
          </w:rPr>
          <w:t>Licensee will provide portering service seven days a week</w:t>
        </w:r>
      </w:ins>
      <w:ins w:id="57" w:author="Brent Gardner" w:date="2025-12-13T14:06:00Z" w16du:dateUtc="2025-12-13T22:06:00Z">
        <w:r>
          <w:rPr>
            <w:bCs/>
          </w:rPr>
          <w:t xml:space="preserve"> at reasonable times as to not interfere with Project operations</w:t>
        </w:r>
      </w:ins>
      <w:ins w:id="58" w:author="Brent Gardner" w:date="2025-12-13T14:11:00Z" w16du:dateUtc="2025-12-13T22:11:00Z">
        <w:r>
          <w:rPr>
            <w:bCs/>
          </w:rPr>
          <w:t xml:space="preserve"> and to ensure Services are </w:t>
        </w:r>
        <w:r w:rsidR="00646AEE">
          <w:rPr>
            <w:bCs/>
          </w:rPr>
          <w:t>covered at all times in</w:t>
        </w:r>
      </w:ins>
      <w:ins w:id="59" w:author="Brent Gardner" w:date="2025-12-13T14:06:00Z" w16du:dateUtc="2025-12-13T22:06:00Z">
        <w:r>
          <w:rPr>
            <w:bCs/>
          </w:rPr>
          <w:t>clud</w:t>
        </w:r>
      </w:ins>
      <w:ins w:id="60" w:author="Brent Gardner" w:date="2025-12-13T14:11:00Z" w16du:dateUtc="2025-12-13T22:11:00Z">
        <w:r w:rsidR="00646AEE">
          <w:rPr>
            <w:bCs/>
          </w:rPr>
          <w:t>ing</w:t>
        </w:r>
      </w:ins>
      <w:ins w:id="61" w:author="Brent Gardner" w:date="2025-12-13T14:06:00Z" w16du:dateUtc="2025-12-13T22:06:00Z">
        <w:r>
          <w:rPr>
            <w:bCs/>
          </w:rPr>
          <w:t xml:space="preserve"> the following:</w:t>
        </w:r>
      </w:ins>
    </w:p>
    <w:p w14:paraId="5611CD70" w14:textId="14CDD6BC" w:rsidR="00AA2C21" w:rsidRPr="00AA2C21" w:rsidRDefault="00AA2C21" w:rsidP="00AA2C21">
      <w:pPr>
        <w:pStyle w:val="ListParagraph"/>
        <w:numPr>
          <w:ilvl w:val="2"/>
          <w:numId w:val="3"/>
        </w:numPr>
        <w:spacing w:after="160"/>
        <w:rPr>
          <w:ins w:id="62" w:author="Brent Gardner" w:date="2025-12-13T14:07:00Z" w16du:dateUtc="2025-12-13T22:07:00Z"/>
          <w:bCs/>
          <w:rPrChange w:id="63" w:author="Brent Gardner" w:date="2025-12-13T14:07:00Z" w16du:dateUtc="2025-12-13T22:07:00Z">
            <w:rPr>
              <w:ins w:id="64" w:author="Brent Gardner" w:date="2025-12-13T14:07:00Z" w16du:dateUtc="2025-12-13T22:07:00Z"/>
              <w:b/>
            </w:rPr>
          </w:rPrChange>
        </w:rPr>
      </w:pPr>
      <w:ins w:id="65" w:author="Brent Gardner" w:date="2025-12-13T14:07:00Z" w16du:dateUtc="2025-12-13T22:07:00Z">
        <w:r>
          <w:rPr>
            <w:bCs/>
          </w:rPr>
          <w:t xml:space="preserve">Transporting </w:t>
        </w:r>
        <w:r w:rsidRPr="00AA2C21">
          <w:rPr>
            <w:bCs/>
            <w:rPrChange w:id="66" w:author="Brent Gardner" w:date="2025-12-13T14:07:00Z" w16du:dateUtc="2025-12-13T22:07:00Z">
              <w:rPr>
                <w:b/>
              </w:rPr>
            </w:rPrChange>
          </w:rPr>
          <w:t xml:space="preserve">bins to </w:t>
        </w:r>
        <w:r>
          <w:rPr>
            <w:bCs/>
          </w:rPr>
          <w:t xml:space="preserve">its appropriate </w:t>
        </w:r>
        <w:r w:rsidRPr="00AA2C21">
          <w:rPr>
            <w:bCs/>
            <w:rPrChange w:id="67" w:author="Brent Gardner" w:date="2025-12-13T14:07:00Z" w16du:dateUtc="2025-12-13T22:07:00Z">
              <w:rPr>
                <w:b/>
              </w:rPr>
            </w:rPrChange>
          </w:rPr>
          <w:t>waste stream compactor</w:t>
        </w:r>
        <w:r>
          <w:rPr>
            <w:bCs/>
          </w:rPr>
          <w:t>.</w:t>
        </w:r>
      </w:ins>
    </w:p>
    <w:p w14:paraId="05274886" w14:textId="6EC2D768" w:rsidR="00AA2C21" w:rsidRPr="00AA2C21" w:rsidRDefault="00AA2C21" w:rsidP="00AA2C21">
      <w:pPr>
        <w:pStyle w:val="ListParagraph"/>
        <w:numPr>
          <w:ilvl w:val="2"/>
          <w:numId w:val="3"/>
        </w:numPr>
        <w:spacing w:after="160"/>
        <w:rPr>
          <w:ins w:id="68" w:author="Brent Gardner" w:date="2025-12-13T14:07:00Z" w16du:dateUtc="2025-12-13T22:07:00Z"/>
          <w:bCs/>
          <w:rPrChange w:id="69" w:author="Brent Gardner" w:date="2025-12-13T14:07:00Z" w16du:dateUtc="2025-12-13T22:07:00Z">
            <w:rPr>
              <w:ins w:id="70" w:author="Brent Gardner" w:date="2025-12-13T14:07:00Z" w16du:dateUtc="2025-12-13T22:07:00Z"/>
              <w:b/>
            </w:rPr>
          </w:rPrChange>
        </w:rPr>
      </w:pPr>
      <w:ins w:id="71" w:author="Brent Gardner" w:date="2025-12-13T14:07:00Z" w16du:dateUtc="2025-12-13T22:07:00Z">
        <w:r w:rsidRPr="00AA2C21">
          <w:rPr>
            <w:bCs/>
            <w:rPrChange w:id="72" w:author="Brent Gardner" w:date="2025-12-13T14:07:00Z" w16du:dateUtc="2025-12-13T22:07:00Z">
              <w:rPr>
                <w:b/>
              </w:rPr>
            </w:rPrChange>
          </w:rPr>
          <w:t xml:space="preserve">Empty the bins and return the bins to their designated </w:t>
        </w:r>
        <w:r>
          <w:rPr>
            <w:bCs/>
          </w:rPr>
          <w:t>location as noted on Exhibit A</w:t>
        </w:r>
      </w:ins>
    </w:p>
    <w:p w14:paraId="6ADE7EEC" w14:textId="77777777" w:rsidR="00AA2C21" w:rsidRPr="00AA2C21" w:rsidRDefault="00AA2C21">
      <w:pPr>
        <w:pStyle w:val="ListParagraph"/>
        <w:numPr>
          <w:ilvl w:val="2"/>
          <w:numId w:val="3"/>
        </w:numPr>
        <w:spacing w:after="160"/>
        <w:rPr>
          <w:ins w:id="73" w:author="Brent Gardner" w:date="2025-12-13T14:10:00Z" w16du:dateUtc="2025-12-13T22:10:00Z"/>
          <w:sz w:val="23"/>
          <w:szCs w:val="23"/>
          <w:rPrChange w:id="74" w:author="Brent Gardner" w:date="2025-12-13T14:10:00Z" w16du:dateUtc="2025-12-13T22:10:00Z">
            <w:rPr>
              <w:ins w:id="75" w:author="Brent Gardner" w:date="2025-12-13T14:10:00Z" w16du:dateUtc="2025-12-13T22:10:00Z"/>
              <w:bCs/>
            </w:rPr>
          </w:rPrChange>
        </w:rPr>
        <w:pPrChange w:id="76" w:author="Brent Gardner" w:date="2025-12-13T14:10:00Z" w16du:dateUtc="2025-12-13T22:10:00Z">
          <w:pPr>
            <w:pStyle w:val="ListParagraph"/>
            <w:numPr>
              <w:numId w:val="3"/>
            </w:numPr>
            <w:spacing w:after="160"/>
            <w:ind w:hanging="360"/>
          </w:pPr>
        </w:pPrChange>
      </w:pPr>
      <w:ins w:id="77" w:author="Brent Gardner" w:date="2025-12-13T14:07:00Z" w16du:dateUtc="2025-12-13T22:07:00Z">
        <w:r w:rsidRPr="00AA2C21">
          <w:rPr>
            <w:bCs/>
            <w:rPrChange w:id="78" w:author="Brent Gardner" w:date="2025-12-13T14:10:00Z" w16du:dateUtc="2025-12-13T22:10:00Z">
              <w:rPr>
                <w:b/>
              </w:rPr>
            </w:rPrChange>
          </w:rPr>
          <w:t xml:space="preserve">Manage the fullness of each compactor, hauling bins to other waste stream compactors to </w:t>
        </w:r>
      </w:ins>
      <w:ins w:id="79" w:author="Brent Gardner" w:date="2025-12-13T14:08:00Z" w16du:dateUtc="2025-12-13T22:08:00Z">
        <w:r w:rsidRPr="00AA2C21">
          <w:rPr>
            <w:bCs/>
          </w:rPr>
          <w:t>maximize the program’s overall efficiency.</w:t>
        </w:r>
      </w:ins>
    </w:p>
    <w:p w14:paraId="1C215FA4" w14:textId="4600B7DC" w:rsidR="00AA2C21" w:rsidRDefault="00AA2C21" w:rsidP="00AA2C21">
      <w:pPr>
        <w:pStyle w:val="ListParagraph"/>
        <w:numPr>
          <w:ilvl w:val="2"/>
          <w:numId w:val="3"/>
        </w:numPr>
        <w:spacing w:after="160"/>
        <w:rPr>
          <w:ins w:id="80" w:author="Brent Gardner" w:date="2025-12-13T14:12:00Z" w16du:dateUtc="2025-12-13T22:12:00Z"/>
          <w:sz w:val="23"/>
          <w:szCs w:val="23"/>
        </w:rPr>
      </w:pPr>
      <w:ins w:id="81" w:author="Brent Gardner" w:date="2025-12-13T14:10:00Z" w16du:dateUtc="2025-12-13T22:10:00Z">
        <w:r w:rsidRPr="00AA2C21">
          <w:rPr>
            <w:sz w:val="23"/>
            <w:szCs w:val="23"/>
          </w:rPr>
          <w:t>Visit each trash room</w:t>
        </w:r>
        <w:r>
          <w:rPr>
            <w:sz w:val="23"/>
            <w:szCs w:val="23"/>
          </w:rPr>
          <w:t xml:space="preserve">, including those </w:t>
        </w:r>
        <w:r w:rsidRPr="00AA2C21">
          <w:rPr>
            <w:sz w:val="23"/>
            <w:szCs w:val="23"/>
          </w:rPr>
          <w:t>at residential propert</w:t>
        </w:r>
        <w:r>
          <w:rPr>
            <w:sz w:val="23"/>
            <w:szCs w:val="23"/>
          </w:rPr>
          <w:t>ies owned by Grantor</w:t>
        </w:r>
        <w:r w:rsidRPr="00AA2C21">
          <w:rPr>
            <w:sz w:val="23"/>
            <w:szCs w:val="23"/>
          </w:rPr>
          <w:t xml:space="preserve"> and ensure that each trash room level is free of debris. </w:t>
        </w:r>
      </w:ins>
    </w:p>
    <w:p w14:paraId="42E8280F" w14:textId="12EC7732" w:rsidR="00646AEE" w:rsidRPr="00AA2C21" w:rsidRDefault="00646AEE">
      <w:pPr>
        <w:pStyle w:val="ListParagraph"/>
        <w:numPr>
          <w:ilvl w:val="2"/>
          <w:numId w:val="3"/>
        </w:numPr>
        <w:spacing w:after="160"/>
        <w:rPr>
          <w:ins w:id="82" w:author="Brent Gardner" w:date="2025-12-13T14:10:00Z" w16du:dateUtc="2025-12-13T22:10:00Z"/>
          <w:sz w:val="23"/>
          <w:szCs w:val="23"/>
        </w:rPr>
        <w:pPrChange w:id="83" w:author="Brent Gardner" w:date="2025-12-13T14:10:00Z" w16du:dateUtc="2025-12-13T22:10:00Z">
          <w:pPr>
            <w:pStyle w:val="Default"/>
            <w:numPr>
              <w:numId w:val="3"/>
            </w:numPr>
            <w:ind w:left="720" w:hanging="360"/>
          </w:pPr>
        </w:pPrChange>
      </w:pPr>
      <w:ins w:id="84" w:author="Brent Gardner" w:date="2025-12-13T14:12:00Z" w16du:dateUtc="2025-12-13T22:12:00Z">
        <w:r>
          <w:rPr>
            <w:sz w:val="23"/>
            <w:szCs w:val="23"/>
          </w:rPr>
          <w:t>Removal of all bulky items (50 lbs or less) from trash rooms to</w:t>
        </w:r>
      </w:ins>
      <w:ins w:id="85" w:author="Brent Gardner" w:date="2025-12-13T14:13:00Z" w16du:dateUtc="2025-12-13T22:13:00Z">
        <w:r>
          <w:rPr>
            <w:sz w:val="23"/>
            <w:szCs w:val="23"/>
          </w:rPr>
          <w:t xml:space="preserve"> compactors. Any item over 50 lbs will be collected within forty-eight (48) hours and moved to a mutually agreed upon location for Licensee to remove</w:t>
        </w:r>
      </w:ins>
      <w:ins w:id="86" w:author="Brent Gardner" w:date="2025-12-13T14:14:00Z" w16du:dateUtc="2025-12-13T22:14:00Z">
        <w:r>
          <w:rPr>
            <w:sz w:val="23"/>
            <w:szCs w:val="23"/>
          </w:rPr>
          <w:t>. This does not include any item connected to construction activity</w:t>
        </w:r>
      </w:ins>
      <w:ins w:id="87" w:author="Brent Gardner" w:date="2025-12-13T14:15:00Z" w16du:dateUtc="2025-12-13T22:15:00Z">
        <w:r>
          <w:rPr>
            <w:sz w:val="23"/>
            <w:szCs w:val="23"/>
          </w:rPr>
          <w:t>.</w:t>
        </w:r>
      </w:ins>
      <w:ins w:id="88" w:author="Brent Gardner" w:date="2025-12-13T14:16:00Z" w16du:dateUtc="2025-12-13T22:16:00Z">
        <w:r w:rsidR="004D332D">
          <w:rPr>
            <w:sz w:val="23"/>
            <w:szCs w:val="23"/>
          </w:rPr>
          <w:t>Be</w:t>
        </w:r>
      </w:ins>
    </w:p>
    <w:p w14:paraId="35A19C33" w14:textId="77777777" w:rsidR="00AA2C21" w:rsidRPr="00AA2C21" w:rsidRDefault="00AA2C21">
      <w:pPr>
        <w:pStyle w:val="ListParagraph"/>
        <w:spacing w:after="160"/>
        <w:ind w:left="2160"/>
        <w:rPr>
          <w:ins w:id="89" w:author="Brent Gardner" w:date="2025-12-13T14:07:00Z" w16du:dateUtc="2025-12-13T22:07:00Z"/>
          <w:bCs/>
          <w:rPrChange w:id="90" w:author="Brent Gardner" w:date="2025-12-13T14:07:00Z" w16du:dateUtc="2025-12-13T22:07:00Z">
            <w:rPr>
              <w:ins w:id="91" w:author="Brent Gardner" w:date="2025-12-13T14:07:00Z" w16du:dateUtc="2025-12-13T22:07:00Z"/>
              <w:b/>
            </w:rPr>
          </w:rPrChange>
        </w:rPr>
        <w:pPrChange w:id="92" w:author="Brent Gardner" w:date="2025-12-13T14:10:00Z" w16du:dateUtc="2025-12-13T22:10:00Z">
          <w:pPr>
            <w:pStyle w:val="ListParagraph"/>
            <w:numPr>
              <w:ilvl w:val="2"/>
              <w:numId w:val="3"/>
            </w:numPr>
            <w:spacing w:after="160"/>
            <w:ind w:left="2160" w:hanging="180"/>
          </w:pPr>
        </w:pPrChange>
      </w:pPr>
    </w:p>
    <w:p w14:paraId="7605E540" w14:textId="77777777" w:rsidR="00AA2C21" w:rsidRDefault="00AA2C21">
      <w:pPr>
        <w:pStyle w:val="ListParagraph"/>
        <w:spacing w:after="160"/>
        <w:ind w:left="1440"/>
        <w:rPr>
          <w:ins w:id="93" w:author="Brent Gardner" w:date="2025-12-13T14:03:00Z" w16du:dateUtc="2025-12-13T22:03:00Z"/>
          <w:b/>
        </w:rPr>
        <w:pPrChange w:id="94" w:author="Brent Gardner" w:date="2025-12-13T14:06:00Z" w16du:dateUtc="2025-12-13T22:06:00Z">
          <w:pPr>
            <w:pStyle w:val="ListParagraph"/>
            <w:numPr>
              <w:numId w:val="3"/>
            </w:numPr>
            <w:spacing w:after="160"/>
            <w:ind w:hanging="360"/>
          </w:pPr>
        </w:pPrChange>
      </w:pPr>
    </w:p>
    <w:p w14:paraId="2C8558BE" w14:textId="0D86E56A" w:rsidR="00CC1E0A" w:rsidRPr="002E4D39" w:rsidRDefault="00CC1E0A" w:rsidP="00E856AD">
      <w:pPr>
        <w:pStyle w:val="ListParagraph"/>
        <w:numPr>
          <w:ilvl w:val="0"/>
          <w:numId w:val="3"/>
        </w:numPr>
        <w:spacing w:after="160"/>
        <w:rPr>
          <w:b/>
        </w:rPr>
      </w:pPr>
      <w:r w:rsidRPr="002E4D39">
        <w:rPr>
          <w:b/>
        </w:rPr>
        <w:t>24-Hour Service</w:t>
      </w:r>
    </w:p>
    <w:p w14:paraId="5CCE04AF" w14:textId="77777777" w:rsidR="00E22640" w:rsidRPr="00A07236" w:rsidRDefault="00CC1E0A" w:rsidP="00E856AD">
      <w:pPr>
        <w:pStyle w:val="ListParagraph"/>
        <w:numPr>
          <w:ilvl w:val="0"/>
          <w:numId w:val="5"/>
        </w:numPr>
        <w:spacing w:after="160"/>
        <w:rPr>
          <w:ins w:id="95" w:author="Brent Gardner" w:date="2025-12-13T13:47:00Z" w16du:dateUtc="2025-12-13T21:47:00Z"/>
          <w:b/>
          <w:rPrChange w:id="96" w:author="Brent Gardner" w:date="2025-12-13T13:47:00Z" w16du:dateUtc="2025-12-13T21:47:00Z">
            <w:rPr>
              <w:ins w:id="97" w:author="Brent Gardner" w:date="2025-12-13T13:47:00Z" w16du:dateUtc="2025-12-13T21:47:00Z"/>
              <w:highlight w:val="yellow"/>
              <w:u w:val="single"/>
            </w:rPr>
          </w:rPrChange>
        </w:rPr>
      </w:pPr>
      <w:r w:rsidRPr="00A07236">
        <w:t xml:space="preserve">24-Hour toll-free number is: </w:t>
      </w:r>
      <w:r w:rsidRPr="00A07236">
        <w:rPr>
          <w:u w:val="single"/>
        </w:rPr>
        <w:tab/>
      </w:r>
      <w:r w:rsidRPr="00A07236">
        <w:rPr>
          <w:u w:val="single"/>
        </w:rPr>
        <w:tab/>
      </w:r>
      <w:r w:rsidRPr="00A07236">
        <w:rPr>
          <w:u w:val="single"/>
        </w:rPr>
        <w:tab/>
      </w:r>
      <w:r w:rsidRPr="00A07236">
        <w:rPr>
          <w:u w:val="single"/>
        </w:rPr>
        <w:tab/>
      </w:r>
    </w:p>
    <w:p w14:paraId="12AA422D" w14:textId="0F2615C0" w:rsidR="00CC1E0A" w:rsidRPr="00A07236" w:rsidRDefault="00E22640" w:rsidP="00E856AD">
      <w:pPr>
        <w:pStyle w:val="ListParagraph"/>
        <w:numPr>
          <w:ilvl w:val="0"/>
          <w:numId w:val="5"/>
        </w:numPr>
        <w:spacing w:after="160"/>
        <w:rPr>
          <w:b/>
        </w:rPr>
      </w:pPr>
      <w:ins w:id="98" w:author="Brent Gardner" w:date="2025-12-13T13:47:00Z" w16du:dateUtc="2025-12-13T21:47:00Z">
        <w:r w:rsidRPr="00A07236">
          <w:rPr>
            <w:u w:val="single"/>
          </w:rPr>
          <w:t xml:space="preserve">24-Hour email address is: </w:t>
        </w:r>
      </w:ins>
      <w:r w:rsidR="00CC1E0A" w:rsidRPr="00A07236">
        <w:t xml:space="preserve">                   </w:t>
      </w:r>
    </w:p>
    <w:p w14:paraId="28B960F6" w14:textId="46D86CE2" w:rsidR="00CC1E0A" w:rsidRPr="002E4D39" w:rsidRDefault="00CC1E0A" w:rsidP="00E856AD">
      <w:pPr>
        <w:pStyle w:val="ListParagraph"/>
        <w:numPr>
          <w:ilvl w:val="0"/>
          <w:numId w:val="5"/>
        </w:numPr>
        <w:spacing w:after="160"/>
        <w:rPr>
          <w:b/>
        </w:rPr>
      </w:pPr>
      <w:r>
        <w:rPr>
          <w:noProof/>
          <w:szCs w:val="24"/>
        </w:rPr>
        <w:lastRenderedPageBreak/>
        <mc:AlternateContent>
          <mc:Choice Requires="wps">
            <w:drawing>
              <wp:anchor distT="0" distB="0" distL="114300" distR="114300" simplePos="0" relativeHeight="251657216" behindDoc="0" locked="0" layoutInCell="1" allowOverlap="1" wp14:anchorId="54FEBD71" wp14:editId="4BB684EC">
                <wp:simplePos x="0" y="0"/>
                <wp:positionH relativeFrom="column">
                  <wp:posOffset>4962525</wp:posOffset>
                </wp:positionH>
                <wp:positionV relativeFrom="paragraph">
                  <wp:posOffset>725170</wp:posOffset>
                </wp:positionV>
                <wp:extent cx="685800" cy="0"/>
                <wp:effectExtent l="0" t="0" r="19050" b="19050"/>
                <wp:wrapNone/>
                <wp:docPr id="12" name="Straight Connector 12"/>
                <wp:cNvGraphicFramePr/>
                <a:graphic xmlns:a="http://schemas.openxmlformats.org/drawingml/2006/main">
                  <a:graphicData uri="http://schemas.microsoft.com/office/word/2010/wordprocessingShape">
                    <wps:wsp>
                      <wps:cNvCnPr/>
                      <wps:spPr>
                        <a:xfrm flipV="1">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DA9F4" id="Straight Connector 1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75pt,57.1pt" to="444.7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4eWoQEAAJE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" strokecolor="black [3040]"/>
            </w:pict>
          </mc:Fallback>
        </mc:AlternateContent>
      </w:r>
      <w:ins w:id="99" w:author="Brent Gardner" w:date="2025-12-13T13:49:00Z" w16du:dateUtc="2025-12-13T21:49:00Z">
        <w:r w:rsidR="00E22640">
          <w:t>If</w:t>
        </w:r>
      </w:ins>
      <w:ins w:id="100" w:author="Brent Gardner" w:date="2025-12-13T13:50:00Z" w16du:dateUtc="2025-12-13T21:50:00Z">
        <w:r w:rsidR="00E22640">
          <w:t xml:space="preserve"> </w:t>
        </w:r>
      </w:ins>
      <w:del w:id="101" w:author="Brent Gardner" w:date="2025-12-13T13:51:00Z" w16du:dateUtc="2025-12-13T21:51:00Z">
        <w:r w:rsidRPr="002E4D39" w:rsidDel="00E22640">
          <w:delText xml:space="preserve">After regular hours, </w:delText>
        </w:r>
      </w:del>
      <w:r w:rsidRPr="002E4D39">
        <w:t xml:space="preserve">Shopping Center Agent should </w:t>
      </w:r>
      <w:del w:id="102" w:author="Brent Gardner" w:date="2025-12-13T13:51:00Z" w16du:dateUtc="2025-12-13T21:51:00Z">
        <w:r w:rsidRPr="002E4D39" w:rsidDel="00D74976">
          <w:delText xml:space="preserve">call the </w:delText>
        </w:r>
        <w:r w:rsidDel="00D74976">
          <w:rPr>
            <w:szCs w:val="24"/>
          </w:rPr>
          <w:delText>toll free number</w:delText>
        </w:r>
      </w:del>
      <w:ins w:id="103" w:author="Brent Gardner" w:date="2025-12-13T13:51:00Z" w16du:dateUtc="2025-12-13T21:51:00Z">
        <w:r w:rsidR="00D74976">
          <w:t>contact Licensee</w:t>
        </w:r>
      </w:ins>
      <w:del w:id="104" w:author="Brent Gardner" w:date="2025-12-13T13:51:00Z" w16du:dateUtc="2025-12-13T21:51:00Z">
        <w:r w:rsidDel="00D74976">
          <w:rPr>
            <w:szCs w:val="24"/>
          </w:rPr>
          <w:delText xml:space="preserve"> and at the voice mail prompt dial to</w:delText>
        </w:r>
      </w:del>
      <w:ins w:id="105" w:author="Brent Gardner" w:date="2025-12-13T13:51:00Z" w16du:dateUtc="2025-12-13T21:51:00Z">
        <w:r w:rsidR="00D74976">
          <w:rPr>
            <w:szCs w:val="24"/>
          </w:rPr>
          <w:t xml:space="preserve"> Grantor will provide</w:t>
        </w:r>
      </w:ins>
      <w:del w:id="106" w:author="Brent Gardner" w:date="2025-12-13T13:51:00Z" w16du:dateUtc="2025-12-13T21:51:00Z">
        <w:r w:rsidDel="00D74976">
          <w:rPr>
            <w:szCs w:val="24"/>
          </w:rPr>
          <w:delText xml:space="preserve"> leave your name, </w:delText>
        </w:r>
      </w:del>
      <w:r>
        <w:rPr>
          <w:szCs w:val="24"/>
        </w:rPr>
        <w:t xml:space="preserve">the shopping center’s name, the service requested, </w:t>
      </w:r>
      <w:del w:id="107" w:author="Brent Gardner" w:date="2025-12-13T13:51:00Z" w16du:dateUtc="2025-12-13T21:51:00Z">
        <w:r w:rsidDel="00D74976">
          <w:rPr>
            <w:szCs w:val="24"/>
          </w:rPr>
          <w:delText xml:space="preserve">your </w:delText>
        </w:r>
      </w:del>
      <w:ins w:id="108" w:author="Brent Gardner" w:date="2025-12-13T13:51:00Z" w16du:dateUtc="2025-12-13T21:51:00Z">
        <w:r w:rsidR="00D74976">
          <w:rPr>
            <w:szCs w:val="24"/>
          </w:rPr>
          <w:t xml:space="preserve">the </w:t>
        </w:r>
      </w:ins>
      <w:r>
        <w:rPr>
          <w:szCs w:val="24"/>
        </w:rPr>
        <w:t xml:space="preserve">phone number, and if an immediate call back is requested. </w:t>
      </w:r>
      <w:del w:id="109" w:author="Brent Gardner" w:date="2025-12-13T13:52:00Z" w16du:dateUtc="2025-12-13T21:52:00Z">
        <w:r w:rsidDel="00D74976">
          <w:rPr>
            <w:szCs w:val="24"/>
          </w:rPr>
          <w:delText>The message center</w:delText>
        </w:r>
      </w:del>
      <w:ins w:id="110" w:author="Brent Gardner" w:date="2025-12-13T13:52:00Z" w16du:dateUtc="2025-12-13T21:52:00Z">
        <w:r w:rsidR="00D74976">
          <w:rPr>
            <w:szCs w:val="24"/>
          </w:rPr>
          <w:t>Lincensee</w:t>
        </w:r>
      </w:ins>
      <w:r>
        <w:rPr>
          <w:szCs w:val="24"/>
        </w:rPr>
        <w:t xml:space="preserve"> will immediately page the </w:t>
      </w:r>
      <w:r w:rsidRPr="002E4D39">
        <w:t>on-call</w:t>
      </w:r>
      <w:r w:rsidR="00C6015D">
        <w:t xml:space="preserve"> </w:t>
      </w:r>
      <w:r w:rsidRPr="002E4D39">
        <w:t xml:space="preserve">Operations </w:t>
      </w:r>
      <w:r>
        <w:rPr>
          <w:szCs w:val="24"/>
        </w:rPr>
        <w:t>Manager</w:t>
      </w:r>
      <w:r w:rsidRPr="002E4D39">
        <w:t xml:space="preserve">, who will contact </w:t>
      </w:r>
      <w:del w:id="111" w:author="Brent Gardner" w:date="2025-12-13T13:46:00Z" w16du:dateUtc="2025-12-13T21:46:00Z">
        <w:r w:rsidRPr="002E4D39" w:rsidDel="00E22640">
          <w:delText xml:space="preserve">you </w:delText>
        </w:r>
      </w:del>
      <w:ins w:id="112" w:author="Brent Gardner" w:date="2025-12-13T13:46:00Z" w16du:dateUtc="2025-12-13T21:46:00Z">
        <w:r w:rsidR="00E22640">
          <w:t xml:space="preserve"> Shopping Center Agent</w:t>
        </w:r>
        <w:r w:rsidR="00E22640" w:rsidRPr="002E4D39">
          <w:t xml:space="preserve"> </w:t>
        </w:r>
      </w:ins>
      <w:r w:rsidRPr="002E4D39">
        <w:t>as soon as possible.</w:t>
      </w:r>
      <w:r>
        <w:rPr>
          <w:szCs w:val="24"/>
        </w:rPr>
        <w:t xml:space="preserve"> </w:t>
      </w:r>
    </w:p>
    <w:p w14:paraId="6AC98213" w14:textId="286D2644" w:rsidR="00CC1E0A" w:rsidRPr="002E4D39" w:rsidRDefault="00CC1E0A" w:rsidP="00E856AD">
      <w:pPr>
        <w:pStyle w:val="ListParagraph"/>
        <w:numPr>
          <w:ilvl w:val="0"/>
          <w:numId w:val="5"/>
        </w:numPr>
        <w:spacing w:after="160"/>
        <w:rPr>
          <w:b/>
        </w:rPr>
      </w:pPr>
      <w:del w:id="113" w:author="Brent Gardner" w:date="2025-12-13T13:49:00Z" w16du:dateUtc="2025-12-13T21:49:00Z">
        <w:r w:rsidRPr="002E4D39" w:rsidDel="00E22640">
          <w:delText>It is imperative that a</w:delText>
        </w:r>
      </w:del>
      <w:ins w:id="114" w:author="Brent Gardner" w:date="2025-12-13T13:49:00Z" w16du:dateUtc="2025-12-13T21:49:00Z">
        <w:r w:rsidR="00E22640">
          <w:t>A</w:t>
        </w:r>
      </w:ins>
      <w:r w:rsidRPr="002E4D39">
        <w:t xml:space="preserve">ll service requests for compactor pulls and repairs </w:t>
      </w:r>
      <w:ins w:id="115" w:author="Brent Gardner" w:date="2025-12-13T13:50:00Z" w16du:dateUtc="2025-12-13T21:50:00Z">
        <w:r w:rsidR="00E22640">
          <w:t xml:space="preserve">outside the Services scheduled </w:t>
        </w:r>
      </w:ins>
      <w:del w:id="116" w:author="Brent Gardner" w:date="2025-12-13T13:50:00Z" w16du:dateUtc="2025-12-13T21:50:00Z">
        <w:r w:rsidRPr="002E4D39" w:rsidDel="00E22640">
          <w:delText xml:space="preserve">are </w:delText>
        </w:r>
      </w:del>
      <w:ins w:id="117" w:author="Brent Gardner" w:date="2025-12-13T13:52:00Z" w16du:dateUtc="2025-12-13T21:52:00Z">
        <w:r w:rsidR="00D74976">
          <w:t xml:space="preserve">should be </w:t>
        </w:r>
      </w:ins>
      <w:r w:rsidRPr="002E4D39">
        <w:t>called in to</w:t>
      </w:r>
      <w:r>
        <w:t xml:space="preserve"> the </w:t>
      </w:r>
      <w:r w:rsidRPr="002E4D39">
        <w:t xml:space="preserve">24-hour </w:t>
      </w:r>
      <w:r>
        <w:rPr>
          <w:szCs w:val="24"/>
        </w:rPr>
        <w:t xml:space="preserve">toll-free </w:t>
      </w:r>
      <w:r w:rsidRPr="002E4D39">
        <w:t>number by the Shopping Center Agent.</w:t>
      </w:r>
      <w:r>
        <w:rPr>
          <w:szCs w:val="24"/>
        </w:rPr>
        <w:t xml:space="preserve"> </w:t>
      </w:r>
      <w:del w:id="118" w:author="Brent Gardner" w:date="2025-12-13T13:49:00Z" w16du:dateUtc="2025-12-13T21:49:00Z">
        <w:r w:rsidRPr="002E4D39" w:rsidDel="00E22640">
          <w:delText xml:space="preserve">In the event the Shopping Center </w:delText>
        </w:r>
        <w:r w:rsidDel="00E22640">
          <w:rPr>
            <w:szCs w:val="24"/>
          </w:rPr>
          <w:delText>Agents</w:delText>
        </w:r>
        <w:r w:rsidRPr="002E4D39" w:rsidDel="00E22640">
          <w:delText xml:space="preserve"> contacts anyone </w:delText>
        </w:r>
        <w:r w:rsidRPr="00E101CC" w:rsidDel="00E22640">
          <w:rPr>
            <w:highlight w:val="yellow"/>
          </w:rPr>
          <w:delText xml:space="preserve">other than </w:delText>
        </w:r>
        <w:r w:rsidRPr="00E101CC" w:rsidDel="00E22640">
          <w:rPr>
            <w:highlight w:val="yellow"/>
            <w:u w:val="single"/>
          </w:rPr>
          <w:tab/>
        </w:r>
        <w:r w:rsidRPr="00E101CC" w:rsidDel="00E22640">
          <w:rPr>
            <w:highlight w:val="yellow"/>
            <w:u w:val="single"/>
          </w:rPr>
          <w:tab/>
          <w:delText xml:space="preserve"> </w:delText>
        </w:r>
        <w:r w:rsidRPr="00E101CC" w:rsidDel="00E22640">
          <w:rPr>
            <w:highlight w:val="yellow"/>
          </w:rPr>
          <w:delText>for</w:delText>
        </w:r>
        <w:r w:rsidRPr="002E4D39" w:rsidDel="00E22640">
          <w:delText xml:space="preserve"> service requests, will not be responsible for </w:delText>
        </w:r>
        <w:r w:rsidDel="00E22640">
          <w:rPr>
            <w:szCs w:val="24"/>
          </w:rPr>
          <w:delText>payments</w:delText>
        </w:r>
        <w:r w:rsidRPr="002E4D39" w:rsidDel="00E22640">
          <w:delText xml:space="preserve"> of such service.</w:delText>
        </w:r>
      </w:del>
    </w:p>
    <w:p w14:paraId="4F900265" w14:textId="77777777" w:rsidR="00CC1E0A" w:rsidRPr="002E4D39" w:rsidRDefault="00CC1E0A" w:rsidP="00CC1E0A">
      <w:pPr>
        <w:pStyle w:val="ListParagraph"/>
        <w:ind w:left="1440"/>
        <w:rPr>
          <w:b/>
        </w:rPr>
      </w:pPr>
    </w:p>
    <w:p w14:paraId="62B8C151" w14:textId="77777777" w:rsidR="00CC1E0A" w:rsidRPr="002E4D39" w:rsidRDefault="00CC1E0A" w:rsidP="00E856AD">
      <w:pPr>
        <w:pStyle w:val="ListParagraph"/>
        <w:numPr>
          <w:ilvl w:val="0"/>
          <w:numId w:val="3"/>
        </w:numPr>
        <w:spacing w:after="160"/>
        <w:rPr>
          <w:b/>
        </w:rPr>
      </w:pPr>
      <w:r>
        <w:rPr>
          <w:b/>
          <w:szCs w:val="24"/>
        </w:rPr>
        <w:t>Equipment</w:t>
      </w:r>
      <w:r w:rsidRPr="002E4D39">
        <w:rPr>
          <w:b/>
        </w:rPr>
        <w:t xml:space="preserve"> PSI </w:t>
      </w:r>
      <w:r>
        <w:rPr>
          <w:b/>
          <w:szCs w:val="24"/>
        </w:rPr>
        <w:t>Readings</w:t>
      </w:r>
    </w:p>
    <w:p w14:paraId="64DD3E74" w14:textId="77777777" w:rsidR="00CC1E0A" w:rsidRDefault="00CC1E0A" w:rsidP="00CC1E0A">
      <w:pPr>
        <w:pStyle w:val="ListParagraph"/>
        <w:ind w:left="1440"/>
        <w:rPr>
          <w:bCs/>
        </w:rPr>
      </w:pPr>
    </w:p>
    <w:p w14:paraId="16B1D5EA" w14:textId="77777777" w:rsidR="00CC1E0A" w:rsidRPr="00CF6EA7" w:rsidRDefault="00CC1E0A" w:rsidP="00E856AD">
      <w:pPr>
        <w:pStyle w:val="ListParagraph"/>
        <w:numPr>
          <w:ilvl w:val="0"/>
          <w:numId w:val="13"/>
        </w:numPr>
        <w:rPr>
          <w:bCs/>
        </w:rPr>
      </w:pPr>
      <w:r w:rsidRPr="00CF6EA7">
        <w:rPr>
          <w:bCs/>
        </w:rPr>
        <w:t xml:space="preserve">The compactors </w:t>
      </w:r>
      <w:r w:rsidRPr="00CF6EA7">
        <w:rPr>
          <w:bCs/>
          <w:szCs w:val="24"/>
        </w:rPr>
        <w:t>shall be</w:t>
      </w:r>
      <w:r w:rsidRPr="00CF6EA7">
        <w:rPr>
          <w:bCs/>
        </w:rPr>
        <w:t xml:space="preserve"> equipped with a PSI gauge to assure operation efficiency.</w:t>
      </w:r>
    </w:p>
    <w:p w14:paraId="3F682975" w14:textId="4911B7C7" w:rsidR="00CC1E0A" w:rsidRPr="002E4D39" w:rsidDel="00D74976" w:rsidRDefault="00CC1E0A" w:rsidP="00E856AD">
      <w:pPr>
        <w:pStyle w:val="ListParagraph"/>
        <w:numPr>
          <w:ilvl w:val="0"/>
          <w:numId w:val="6"/>
        </w:numPr>
        <w:spacing w:after="160"/>
        <w:rPr>
          <w:del w:id="119" w:author="Brent Gardner" w:date="2025-12-13T13:53:00Z" w16du:dateUtc="2025-12-13T21:53:00Z"/>
          <w:b/>
        </w:rPr>
      </w:pPr>
      <w:del w:id="120" w:author="Brent Gardner" w:date="2025-12-13T13:53:00Z" w16du:dateUtc="2025-12-13T21:53:00Z">
        <w:r w:rsidRPr="002E4D39" w:rsidDel="00D74976">
          <w:delText xml:space="preserve">PSI gauges are to be read by the Shopping Center Agent daily (preferably at the same time). Then they should be </w:delText>
        </w:r>
        <w:r w:rsidDel="00D74976">
          <w:rPr>
            <w:szCs w:val="24"/>
          </w:rPr>
          <w:delText>e-mailed</w:delText>
        </w:r>
        <w:r w:rsidRPr="002E4D39" w:rsidDel="00D74976">
          <w:delText xml:space="preserve"> to the</w:delText>
        </w:r>
        <w:r w:rsidDel="00D74976">
          <w:delText xml:space="preserve"> Licensee.</w:delText>
        </w:r>
      </w:del>
    </w:p>
    <w:p w14:paraId="1A0B30DE" w14:textId="60201E0D" w:rsidR="00CC1E0A" w:rsidRPr="002E4D39" w:rsidRDefault="00CC1E0A" w:rsidP="00E856AD">
      <w:pPr>
        <w:pStyle w:val="ListParagraph"/>
        <w:numPr>
          <w:ilvl w:val="0"/>
          <w:numId w:val="6"/>
        </w:numPr>
        <w:spacing w:after="160"/>
      </w:pPr>
      <w:del w:id="121" w:author="Brent Gardner" w:date="2025-12-13T13:53:00Z" w16du:dateUtc="2025-12-13T21:53:00Z">
        <w:r w:rsidDel="00D74976">
          <w:rPr>
            <w:szCs w:val="24"/>
          </w:rPr>
          <w:delText>Providing</w:delText>
        </w:r>
        <w:r w:rsidRPr="002E4D39" w:rsidDel="00D74976">
          <w:delText xml:space="preserve"> us with the PSI gauge </w:delText>
        </w:r>
        <w:r w:rsidDel="00D74976">
          <w:rPr>
            <w:szCs w:val="24"/>
          </w:rPr>
          <w:delText>readings</w:delText>
        </w:r>
        <w:r w:rsidRPr="002E4D39" w:rsidDel="00D74976">
          <w:delText xml:space="preserve"> will make it possible for </w:delText>
        </w:r>
      </w:del>
      <w:r>
        <w:t>Licensee</w:t>
      </w:r>
      <w:r>
        <w:rPr>
          <w:szCs w:val="24"/>
        </w:rPr>
        <w:t xml:space="preserve">               </w:t>
      </w:r>
      <w:r w:rsidRPr="002E4D39">
        <w:t xml:space="preserve"> to track the program on a consistent basis</w:t>
      </w:r>
      <w:ins w:id="122" w:author="Brent Gardner" w:date="2025-12-13T13:53:00Z" w16du:dateUtc="2025-12-13T21:53:00Z">
        <w:r w:rsidR="00D74976">
          <w:t xml:space="preserve"> and as requested, provide Grantor with PSI readings from the compactors</w:t>
        </w:r>
      </w:ins>
      <w:r w:rsidRPr="002E4D39">
        <w:t>.</w:t>
      </w:r>
    </w:p>
    <w:p w14:paraId="3A5E7370" w14:textId="77777777" w:rsidR="00CC1E0A" w:rsidRDefault="00CC1E0A" w:rsidP="00CC1E0A">
      <w:pPr>
        <w:rPr>
          <w:szCs w:val="24"/>
        </w:rPr>
      </w:pPr>
      <w:r>
        <w:rPr>
          <w:szCs w:val="24"/>
        </w:rPr>
        <w:br w:type="page"/>
      </w:r>
    </w:p>
    <w:p w14:paraId="547F71C5" w14:textId="725CAA21" w:rsidR="00CC1E0A" w:rsidRPr="002E4D39" w:rsidRDefault="00D74976" w:rsidP="00E856AD">
      <w:pPr>
        <w:pStyle w:val="ListParagraph"/>
        <w:numPr>
          <w:ilvl w:val="0"/>
          <w:numId w:val="6"/>
        </w:numPr>
        <w:spacing w:after="160"/>
        <w:rPr>
          <w:b/>
        </w:rPr>
      </w:pPr>
      <w:ins w:id="123" w:author="Brent Gardner" w:date="2025-12-13T13:54:00Z" w16du:dateUtc="2025-12-13T21:54:00Z">
        <w:r>
          <w:lastRenderedPageBreak/>
          <w:t>Licensee will complete</w:t>
        </w:r>
      </w:ins>
      <w:del w:id="124" w:author="Brent Gardner" w:date="2025-12-13T13:54:00Z" w16du:dateUtc="2025-12-13T21:54:00Z">
        <w:r w:rsidR="00CC1E0A" w:rsidRPr="002E4D39" w:rsidDel="00D74976">
          <w:delText>A</w:delText>
        </w:r>
      </w:del>
      <w:ins w:id="125" w:author="Brent Gardner" w:date="2025-12-13T13:54:00Z" w16du:dateUtc="2025-12-13T21:54:00Z">
        <w:r>
          <w:t xml:space="preserve"> a</w:t>
        </w:r>
      </w:ins>
      <w:r w:rsidR="00CC1E0A" w:rsidRPr="002E4D39">
        <w:t xml:space="preserve"> routine check of the gauges </w:t>
      </w:r>
      <w:del w:id="126" w:author="Brent Gardner" w:date="2025-12-13T13:54:00Z" w16du:dateUtc="2025-12-13T21:54:00Z">
        <w:r w:rsidR="00CC1E0A" w:rsidRPr="002E4D39" w:rsidDel="00D74976">
          <w:delText xml:space="preserve">will be made </w:delText>
        </w:r>
      </w:del>
      <w:r w:rsidR="00CC1E0A" w:rsidRPr="002E4D39">
        <w:t xml:space="preserve">to assure maximum equipment </w:t>
      </w:r>
      <w:r w:rsidR="00CC1E0A">
        <w:rPr>
          <w:szCs w:val="24"/>
        </w:rPr>
        <w:t>performance</w:t>
      </w:r>
      <w:r w:rsidR="00CC1E0A" w:rsidRPr="002E4D39">
        <w:t>.</w:t>
      </w:r>
    </w:p>
    <w:p w14:paraId="383C637D" w14:textId="77777777" w:rsidR="00CC1E0A" w:rsidRPr="002E4D39" w:rsidRDefault="00CC1E0A" w:rsidP="00CC1E0A">
      <w:pPr>
        <w:pStyle w:val="ListParagraph"/>
        <w:ind w:left="1440"/>
        <w:rPr>
          <w:b/>
        </w:rPr>
      </w:pPr>
    </w:p>
    <w:p w14:paraId="7FC192D7" w14:textId="77777777" w:rsidR="00CC1E0A" w:rsidRPr="002E4D39" w:rsidRDefault="00CC1E0A" w:rsidP="00E856AD">
      <w:pPr>
        <w:pStyle w:val="ListParagraph"/>
        <w:numPr>
          <w:ilvl w:val="0"/>
          <w:numId w:val="3"/>
        </w:numPr>
        <w:spacing w:after="160"/>
        <w:rPr>
          <w:b/>
        </w:rPr>
      </w:pPr>
      <w:r w:rsidRPr="002E4D39">
        <w:rPr>
          <w:b/>
        </w:rPr>
        <w:t>Hazardous Waste</w:t>
      </w:r>
    </w:p>
    <w:p w14:paraId="402B398B" w14:textId="77777777" w:rsidR="00CC1E0A" w:rsidRPr="00CF6EA7" w:rsidRDefault="00CC1E0A" w:rsidP="00CC1E0A">
      <w:pPr>
        <w:pStyle w:val="ListParagraph"/>
        <w:spacing w:after="160"/>
        <w:ind w:left="1440"/>
        <w:rPr>
          <w:b/>
        </w:rPr>
      </w:pPr>
    </w:p>
    <w:p w14:paraId="554B51A7" w14:textId="77777777" w:rsidR="00CC1E0A" w:rsidRPr="002E4D39" w:rsidRDefault="00CC1E0A" w:rsidP="00E856AD">
      <w:pPr>
        <w:pStyle w:val="ListParagraph"/>
        <w:numPr>
          <w:ilvl w:val="0"/>
          <w:numId w:val="7"/>
        </w:numPr>
        <w:spacing w:after="160"/>
        <w:rPr>
          <w:b/>
        </w:rPr>
      </w:pPr>
      <w:r w:rsidRPr="002E4D39">
        <w:t xml:space="preserve">Neither Serviced Tenants, Shopping Center Agent, nor anyone else is allowed to deposit any item considered to be Hazardous Waste into a </w:t>
      </w:r>
      <w:r>
        <w:rPr>
          <w:szCs w:val="24"/>
        </w:rPr>
        <w:t>container</w:t>
      </w:r>
      <w:r w:rsidRPr="002E4D39">
        <w:t xml:space="preserve"> at the property.</w:t>
      </w:r>
      <w:r>
        <w:rPr>
          <w:szCs w:val="24"/>
        </w:rPr>
        <w:t xml:space="preserve"> This will be covered in detail during Tenant Training. </w:t>
      </w:r>
    </w:p>
    <w:p w14:paraId="45884A6F" w14:textId="2774E695" w:rsidR="00CC1E0A" w:rsidRPr="00FB2AF4" w:rsidRDefault="00CC1E0A" w:rsidP="00E856AD">
      <w:pPr>
        <w:pStyle w:val="ListParagraph"/>
        <w:numPr>
          <w:ilvl w:val="0"/>
          <w:numId w:val="7"/>
        </w:numPr>
        <w:spacing w:after="160"/>
        <w:rPr>
          <w:b/>
          <w:szCs w:val="24"/>
        </w:rPr>
      </w:pPr>
      <w:r>
        <w:rPr>
          <w:szCs w:val="24"/>
        </w:rPr>
        <w:t xml:space="preserve">Serviced Tenants may make special request for Licensee to arrange the handling of such types of waste, and Licensee will bill the tenants directly for such disposal cost. </w:t>
      </w:r>
      <w:del w:id="127" w:author="Brent Gardner" w:date="2025-12-13T13:54:00Z" w16du:dateUtc="2025-12-13T21:54:00Z">
        <w:r w:rsidDel="00D74976">
          <w:rPr>
            <w:szCs w:val="24"/>
          </w:rPr>
          <w:delText>It should be noted that will not directly handle hazardous waste of any kind at any time.</w:delText>
        </w:r>
      </w:del>
    </w:p>
    <w:p w14:paraId="189C6B34" w14:textId="77777777" w:rsidR="00CC1E0A" w:rsidRPr="002E4D39" w:rsidRDefault="00CC1E0A" w:rsidP="00CC1E0A">
      <w:pPr>
        <w:pStyle w:val="ListParagraph"/>
        <w:rPr>
          <w:b/>
        </w:rPr>
      </w:pPr>
    </w:p>
    <w:p w14:paraId="43C96C6D" w14:textId="77777777" w:rsidR="00CC1E0A" w:rsidRPr="002E4D39" w:rsidRDefault="00CC1E0A" w:rsidP="00E856AD">
      <w:pPr>
        <w:pStyle w:val="ListParagraph"/>
        <w:numPr>
          <w:ilvl w:val="0"/>
          <w:numId w:val="3"/>
        </w:numPr>
        <w:spacing w:after="160"/>
        <w:rPr>
          <w:b/>
        </w:rPr>
      </w:pPr>
      <w:r w:rsidRPr="002E4D39">
        <w:rPr>
          <w:b/>
        </w:rPr>
        <w:t>Debris or Waste Overflow</w:t>
      </w:r>
    </w:p>
    <w:p w14:paraId="215176D4" w14:textId="77777777" w:rsidR="00CC1E0A" w:rsidRDefault="00CC1E0A" w:rsidP="00CC1E0A">
      <w:pPr>
        <w:pStyle w:val="ListParagraph"/>
      </w:pPr>
    </w:p>
    <w:p w14:paraId="4D4865B4" w14:textId="40087FE5" w:rsidR="00CC1E0A" w:rsidRPr="002E4D39" w:rsidRDefault="00CC1E0A" w:rsidP="00E856AD">
      <w:pPr>
        <w:pStyle w:val="ListParagraph"/>
        <w:numPr>
          <w:ilvl w:val="0"/>
          <w:numId w:val="14"/>
        </w:numPr>
      </w:pPr>
      <w:del w:id="128" w:author="Brent Gardner" w:date="2025-12-13T13:56:00Z" w16du:dateUtc="2025-12-13T21:56:00Z">
        <w:r w:rsidRPr="002E4D39" w:rsidDel="00D74976">
          <w:delText>Call</w:delText>
        </w:r>
        <w:r w:rsidDel="00D74976">
          <w:delText xml:space="preserve"> or email Licensee </w:delText>
        </w:r>
        <w:r w:rsidRPr="002E4D39" w:rsidDel="00D74976">
          <w:delText>to report</w:delText>
        </w:r>
      </w:del>
      <w:ins w:id="129" w:author="Brent Gardner" w:date="2025-12-13T13:56:00Z" w16du:dateUtc="2025-12-13T21:56:00Z">
        <w:r w:rsidR="00D74976">
          <w:t>Should any</w:t>
        </w:r>
      </w:ins>
      <w:r w:rsidRPr="002E4D39">
        <w:t xml:space="preserve"> debris </w:t>
      </w:r>
      <w:ins w:id="130" w:author="Brent Gardner" w:date="2025-12-13T13:56:00Z" w16du:dateUtc="2025-12-13T21:56:00Z">
        <w:r w:rsidR="00D74976">
          <w:t xml:space="preserve">be </w:t>
        </w:r>
      </w:ins>
      <w:r w:rsidRPr="002E4D39">
        <w:t xml:space="preserve">found around the </w:t>
      </w:r>
      <w:r>
        <w:rPr>
          <w:szCs w:val="24"/>
        </w:rPr>
        <w:t>containers</w:t>
      </w:r>
      <w:ins w:id="131" w:author="Brent Gardner" w:date="2025-12-13T13:56:00Z" w16du:dateUtc="2025-12-13T21:56:00Z">
        <w:r w:rsidR="00D74976">
          <w:t xml:space="preserve">, </w:t>
        </w:r>
      </w:ins>
      <w:del w:id="132" w:author="Brent Gardner" w:date="2025-12-13T13:56:00Z" w16du:dateUtc="2025-12-13T21:56:00Z">
        <w:r w:rsidRPr="002E4D39" w:rsidDel="00D74976">
          <w:delText xml:space="preserve">. </w:delText>
        </w:r>
        <w:r w:rsidDel="00D74976">
          <w:delText xml:space="preserve"> W</w:delText>
        </w:r>
      </w:del>
      <w:ins w:id="133" w:author="Brent Gardner" w:date="2025-12-13T13:56:00Z" w16du:dateUtc="2025-12-13T21:56:00Z">
        <w:r w:rsidR="00D74976">
          <w:t>w</w:t>
        </w:r>
      </w:ins>
      <w:r>
        <w:t xml:space="preserve">here ascertainable, </w:t>
      </w:r>
      <w:del w:id="134" w:author="Brent Gardner" w:date="2025-12-13T13:56:00Z" w16du:dateUtc="2025-12-13T21:56:00Z">
        <w:r w:rsidRPr="002E4D39" w:rsidDel="00D74976">
          <w:delText>Shopping Center Agent</w:delText>
        </w:r>
      </w:del>
      <w:ins w:id="135" w:author="Brent Gardner" w:date="2025-12-13T13:56:00Z" w16du:dateUtc="2025-12-13T21:56:00Z">
        <w:r w:rsidR="00D74976">
          <w:t>Licensee</w:t>
        </w:r>
      </w:ins>
      <w:r w:rsidRPr="002E4D39">
        <w:t xml:space="preserve"> should record the name of the Serviced Tenant(s) that left the debris</w:t>
      </w:r>
      <w:ins w:id="136" w:author="Brent Gardner" w:date="2025-12-13T13:56:00Z" w16du:dateUtc="2025-12-13T21:56:00Z">
        <w:r w:rsidR="00D74976">
          <w:t>.</w:t>
        </w:r>
      </w:ins>
      <w:del w:id="137" w:author="Brent Gardner" w:date="2025-12-13T13:56:00Z" w16du:dateUtc="2025-12-13T21:56:00Z">
        <w:r w:rsidRPr="002E4D39" w:rsidDel="00D74976">
          <w:delText xml:space="preserve"> and report it to</w:delText>
        </w:r>
        <w:r w:rsidDel="00D74976">
          <w:delText xml:space="preserve"> Licensee</w:delText>
        </w:r>
      </w:del>
      <w:r>
        <w:t>. Licensee will</w:t>
      </w:r>
      <w:r>
        <w:rPr>
          <w:szCs w:val="24"/>
        </w:rPr>
        <w:t xml:space="preserve"> </w:t>
      </w:r>
      <w:r w:rsidRPr="002E4D39">
        <w:t xml:space="preserve">notify the Serviced Tenants who created the mess that they must clean it up. </w:t>
      </w:r>
      <w:r>
        <w:t xml:space="preserve"> </w:t>
      </w:r>
      <w:r w:rsidRPr="002E4D39">
        <w:t>A warning letter will be sent to the Serviced Tenant for the offense.</w:t>
      </w:r>
    </w:p>
    <w:p w14:paraId="6D727731" w14:textId="49C0BD76" w:rsidR="00CC1E0A" w:rsidRPr="00972570" w:rsidDel="00D74976" w:rsidRDefault="00CC1E0A" w:rsidP="00E856AD">
      <w:pPr>
        <w:pStyle w:val="ListParagraph"/>
        <w:numPr>
          <w:ilvl w:val="0"/>
          <w:numId w:val="8"/>
        </w:numPr>
        <w:spacing w:after="160"/>
        <w:rPr>
          <w:del w:id="138" w:author="Brent Gardner" w:date="2025-12-13T13:57:00Z" w16du:dateUtc="2025-12-13T21:57:00Z"/>
        </w:rPr>
      </w:pPr>
      <w:del w:id="139" w:author="Brent Gardner" w:date="2025-12-13T13:57:00Z" w16du:dateUtc="2025-12-13T21:57:00Z">
        <w:r w:rsidRPr="002E4D39" w:rsidDel="00D74976">
          <w:delText xml:space="preserve">Check the compactor to be sure it is operating properly. If it is not, make sure that the doors are properly closed and that the hydraulic hoses are connected. Check the power panels and disconnect box to ensure that the electricity from the mall is working properly. In addition, press the red stop button to reset the compactor. </w:delText>
        </w:r>
        <w:r w:rsidDel="00D74976">
          <w:rPr>
            <w:szCs w:val="24"/>
          </w:rPr>
          <w:delText>If the</w:delText>
        </w:r>
        <w:r w:rsidRPr="002E4D39" w:rsidDel="00D74976">
          <w:delText xml:space="preserve"> electricity is working, and the compactor is still not operating properly, call to </w:delText>
        </w:r>
        <w:r w:rsidRPr="00972570" w:rsidDel="00D74976">
          <w:delText>report it.</w:delText>
        </w:r>
      </w:del>
    </w:p>
    <w:p w14:paraId="5B53739B" w14:textId="1372EA1E" w:rsidR="00CC1E0A" w:rsidRPr="00972570" w:rsidRDefault="00CC1E0A" w:rsidP="00E856AD">
      <w:pPr>
        <w:pStyle w:val="ListParagraph"/>
        <w:numPr>
          <w:ilvl w:val="0"/>
          <w:numId w:val="8"/>
        </w:numPr>
        <w:spacing w:after="160"/>
      </w:pPr>
      <w:r w:rsidRPr="00972570">
        <w:t xml:space="preserve">The following materials are </w:t>
      </w:r>
      <w:r w:rsidRPr="00972570">
        <w:rPr>
          <w:b/>
        </w:rPr>
        <w:t xml:space="preserve">NOT ALLOWED </w:t>
      </w:r>
      <w:r w:rsidRPr="00972570">
        <w:t>to be placed into the compactors: fixtures, shopping carts, pallets,</w:t>
      </w:r>
      <w:r w:rsidR="00A91A6A" w:rsidRPr="00972570">
        <w:t>batteries,</w:t>
      </w:r>
      <w:r w:rsidRPr="00972570">
        <w:t xml:space="preserve">and demolition or construction debris. These items are to be placed in a </w:t>
      </w:r>
      <w:r w:rsidRPr="00972570">
        <w:rPr>
          <w:szCs w:val="24"/>
        </w:rPr>
        <w:t>designated</w:t>
      </w:r>
      <w:r w:rsidRPr="00972570">
        <w:t xml:space="preserve"> location or container as determined by Shopping Center Agent and Licensee.  Since these materials are not part of normal waste stream, the party/parties requiring the additional service must pay </w:t>
      </w:r>
      <w:r w:rsidRPr="00972570">
        <w:rPr>
          <w:szCs w:val="24"/>
        </w:rPr>
        <w:t>reasonable</w:t>
      </w:r>
      <w:r w:rsidRPr="00972570">
        <w:t>, additional fees for their removal.</w:t>
      </w:r>
    </w:p>
    <w:p w14:paraId="2B86F539" w14:textId="77777777" w:rsidR="00CC1E0A" w:rsidRPr="002E4D39" w:rsidRDefault="00CC1E0A" w:rsidP="00CC1E0A">
      <w:pPr>
        <w:pStyle w:val="ListParagraph"/>
      </w:pPr>
    </w:p>
    <w:p w14:paraId="737A6578" w14:textId="77777777" w:rsidR="00CC1E0A" w:rsidRPr="002E4D39" w:rsidRDefault="00CC1E0A" w:rsidP="00E856AD">
      <w:pPr>
        <w:pStyle w:val="ListParagraph"/>
        <w:numPr>
          <w:ilvl w:val="0"/>
          <w:numId w:val="3"/>
        </w:numPr>
        <w:spacing w:after="160"/>
        <w:rPr>
          <w:b/>
        </w:rPr>
      </w:pPr>
      <w:r w:rsidRPr="002E4D39">
        <w:rPr>
          <w:b/>
        </w:rPr>
        <w:t>Hauler Mess</w:t>
      </w:r>
    </w:p>
    <w:p w14:paraId="39939DA9" w14:textId="77777777" w:rsidR="00CC1E0A" w:rsidRPr="002E4D39" w:rsidRDefault="00CC1E0A" w:rsidP="00CC1E0A">
      <w:pPr>
        <w:pStyle w:val="ListParagraph"/>
      </w:pPr>
      <w:r>
        <w:rPr>
          <w:szCs w:val="24"/>
        </w:rPr>
        <w:t>In</w:t>
      </w:r>
      <w:r w:rsidRPr="002E4D39">
        <w:t xml:space="preserve"> non-</w:t>
      </w:r>
      <w:r>
        <w:rPr>
          <w:szCs w:val="24"/>
        </w:rPr>
        <w:t>franchised</w:t>
      </w:r>
      <w:r w:rsidRPr="002E4D39">
        <w:t xml:space="preserve"> areas, the waste </w:t>
      </w:r>
      <w:r>
        <w:rPr>
          <w:szCs w:val="24"/>
        </w:rPr>
        <w:t>hauler’s</w:t>
      </w:r>
      <w:r w:rsidRPr="002E4D39">
        <w:t xml:space="preserve"> contract specifies that the hauler is to pick up waste and debris from around the compactor. Should the hauler leave a mess, please call</w:t>
      </w:r>
      <w:r>
        <w:t xml:space="preserve"> or e-mail Licensee </w:t>
      </w:r>
      <w:r>
        <w:rPr>
          <w:szCs w:val="24"/>
        </w:rPr>
        <w:t>I</w:t>
      </w:r>
      <w:r w:rsidRPr="00037F76">
        <w:rPr>
          <w:szCs w:val="24"/>
        </w:rPr>
        <w:t>MMEDIATELY</w:t>
      </w:r>
      <w:r w:rsidRPr="002E4D39">
        <w:t>.</w:t>
      </w:r>
    </w:p>
    <w:p w14:paraId="6F1439FA" w14:textId="77777777" w:rsidR="00CC1E0A" w:rsidRPr="002E4D39" w:rsidRDefault="00CC1E0A" w:rsidP="00CC1E0A">
      <w:pPr>
        <w:pStyle w:val="ListParagraph"/>
      </w:pPr>
    </w:p>
    <w:p w14:paraId="76012700" w14:textId="77777777" w:rsidR="00CC1E0A" w:rsidRPr="002E4D39" w:rsidRDefault="00CC1E0A" w:rsidP="00E856AD">
      <w:pPr>
        <w:pStyle w:val="ListParagraph"/>
        <w:numPr>
          <w:ilvl w:val="0"/>
          <w:numId w:val="3"/>
        </w:numPr>
        <w:spacing w:after="160"/>
        <w:rPr>
          <w:b/>
        </w:rPr>
      </w:pPr>
      <w:r w:rsidRPr="002E4D39">
        <w:rPr>
          <w:b/>
        </w:rPr>
        <w:t>Construction Waste</w:t>
      </w:r>
    </w:p>
    <w:p w14:paraId="25421C85" w14:textId="00D80515" w:rsidR="00CC1E0A" w:rsidRPr="002E4D39" w:rsidRDefault="00CC1E0A" w:rsidP="00CC1E0A">
      <w:pPr>
        <w:pStyle w:val="ListParagraph"/>
      </w:pPr>
      <w:r w:rsidRPr="002E4D39">
        <w:t xml:space="preserve">Contractors who deposit their construction material </w:t>
      </w:r>
      <w:r w:rsidRPr="007F09EC">
        <w:rPr>
          <w:szCs w:val="24"/>
        </w:rPr>
        <w:t>into</w:t>
      </w:r>
      <w:r w:rsidRPr="002E4D39">
        <w:t xml:space="preserve"> waste disposal containers </w:t>
      </w:r>
      <w:del w:id="140" w:author="Brent Gardner" w:date="2025-12-13T14:00:00Z" w16du:dateUtc="2025-12-13T22:00:00Z">
        <w:r w:rsidRPr="002E4D39" w:rsidDel="00D74976">
          <w:delText xml:space="preserve">will </w:delText>
        </w:r>
      </w:del>
      <w:ins w:id="141" w:author="Brent Gardner" w:date="2025-12-13T14:00:00Z" w16du:dateUtc="2025-12-13T22:00:00Z">
        <w:r w:rsidR="00D74976">
          <w:t xml:space="preserve">may </w:t>
        </w:r>
      </w:ins>
      <w:r w:rsidRPr="002E4D39">
        <w:t>be subject to a fine of up to $1,000.00 per occurrence</w:t>
      </w:r>
      <w:r>
        <w:rPr>
          <w:szCs w:val="24"/>
        </w:rPr>
        <w:t xml:space="preserve"> plus</w:t>
      </w:r>
      <w:r w:rsidRPr="002E4D39">
        <w:t xml:space="preserve"> the cost of any compactor repairs made necessary by damage from the debris. </w:t>
      </w:r>
      <w:r>
        <w:t xml:space="preserve"> </w:t>
      </w:r>
      <w:del w:id="142" w:author="Brent Gardner" w:date="2025-12-13T13:59:00Z" w16du:dateUtc="2025-12-13T21:59:00Z">
        <w:r w:rsidRPr="002E4D39" w:rsidDel="00D74976">
          <w:delText xml:space="preserve">Any </w:delText>
        </w:r>
      </w:del>
      <w:ins w:id="143" w:author="Brent Gardner" w:date="2025-12-13T13:59:00Z" w16du:dateUtc="2025-12-13T21:59:00Z">
        <w:r w:rsidR="00D74976">
          <w:t>If</w:t>
        </w:r>
        <w:r w:rsidR="00D74976" w:rsidRPr="002E4D39">
          <w:t xml:space="preserve"> </w:t>
        </w:r>
      </w:ins>
      <w:r w:rsidRPr="002E4D39">
        <w:t xml:space="preserve">Shopping Center Agent </w:t>
      </w:r>
      <w:del w:id="144" w:author="Brent Gardner" w:date="2025-12-13T13:59:00Z" w16du:dateUtc="2025-12-13T21:59:00Z">
        <w:r w:rsidRPr="002E4D39" w:rsidDel="00D74976">
          <w:delText xml:space="preserve">or Serviced </w:delText>
        </w:r>
        <w:r w:rsidDel="00D74976">
          <w:rPr>
            <w:szCs w:val="24"/>
          </w:rPr>
          <w:lastRenderedPageBreak/>
          <w:delText>Tenants</w:delText>
        </w:r>
        <w:r w:rsidRPr="002E4D39" w:rsidDel="00D74976">
          <w:delText xml:space="preserve"> who </w:delText>
        </w:r>
      </w:del>
      <w:r w:rsidRPr="002E4D39">
        <w:t>notice</w:t>
      </w:r>
      <w:ins w:id="145" w:author="Brent Gardner" w:date="2025-12-13T13:59:00Z" w16du:dateUtc="2025-12-13T21:59:00Z">
        <w:r w:rsidR="00D74976">
          <w:t>s</w:t>
        </w:r>
      </w:ins>
      <w:r w:rsidRPr="002E4D39">
        <w:t xml:space="preserve"> construction waste in</w:t>
      </w:r>
      <w:r>
        <w:t xml:space="preserve"> Licensee’s </w:t>
      </w:r>
      <w:r w:rsidRPr="002E4D39">
        <w:t>units</w:t>
      </w:r>
      <w:ins w:id="146" w:author="Brent Gardner" w:date="2025-12-13T14:00:00Z" w16du:dateUtc="2025-12-13T22:00:00Z">
        <w:r w:rsidR="00D74976">
          <w:t>, Shopping Center Agent will</w:t>
        </w:r>
      </w:ins>
      <w:del w:id="147" w:author="Brent Gardner" w:date="2025-12-13T14:00:00Z" w16du:dateUtc="2025-12-13T22:00:00Z">
        <w:r w:rsidRPr="002E4D39" w:rsidDel="00D74976">
          <w:delText xml:space="preserve"> should </w:delText>
        </w:r>
      </w:del>
      <w:r w:rsidRPr="002E4D39">
        <w:t>notify</w:t>
      </w:r>
      <w:r>
        <w:t xml:space="preserve"> Licensee </w:t>
      </w:r>
      <w:r w:rsidRPr="002E4D39">
        <w:t>immediately.</w:t>
      </w:r>
    </w:p>
    <w:p w14:paraId="744CD4FB" w14:textId="77777777" w:rsidR="00CC1E0A" w:rsidRPr="00804101" w:rsidRDefault="00CC1E0A" w:rsidP="00CC1E0A">
      <w:pPr>
        <w:pStyle w:val="ListParagraph"/>
      </w:pPr>
    </w:p>
    <w:p w14:paraId="4293AA01" w14:textId="77777777" w:rsidR="00CC1E0A" w:rsidRPr="00972570" w:rsidRDefault="00CC1E0A" w:rsidP="00E856AD">
      <w:pPr>
        <w:pStyle w:val="ListParagraph"/>
        <w:numPr>
          <w:ilvl w:val="0"/>
          <w:numId w:val="3"/>
        </w:numPr>
        <w:spacing w:after="160"/>
        <w:rPr>
          <w:b/>
        </w:rPr>
      </w:pPr>
      <w:r w:rsidRPr="00972570">
        <w:rPr>
          <w:b/>
        </w:rPr>
        <w:t>Recycling</w:t>
      </w:r>
    </w:p>
    <w:p w14:paraId="35EDB5EA" w14:textId="77777777" w:rsidR="00CC1E0A" w:rsidRPr="00972570" w:rsidRDefault="00CC1E0A" w:rsidP="00CC1E0A">
      <w:pPr>
        <w:pStyle w:val="ListParagraph"/>
        <w:ind w:left="1440"/>
      </w:pPr>
    </w:p>
    <w:p w14:paraId="7B68ABC5" w14:textId="05643C82" w:rsidR="00CC1E0A" w:rsidRPr="00972570" w:rsidRDefault="00CC1E0A" w:rsidP="00E856AD">
      <w:pPr>
        <w:pStyle w:val="ListParagraph"/>
        <w:numPr>
          <w:ilvl w:val="0"/>
          <w:numId w:val="15"/>
        </w:numPr>
      </w:pPr>
      <w:r w:rsidRPr="00972570">
        <w:t>Shopping Center Agent is to notify all Serviced Tenants that they must follow</w:t>
      </w:r>
      <w:r w:rsidRPr="00972570">
        <w:rPr>
          <w:szCs w:val="24"/>
        </w:rPr>
        <w:t xml:space="preserve"> </w:t>
      </w:r>
      <w:r w:rsidRPr="00972570">
        <w:t xml:space="preserve">the recycling program as directed by Licensee.  </w:t>
      </w:r>
      <w:del w:id="148" w:author="Brent Gardner" w:date="2025-12-13T14:01:00Z" w16du:dateUtc="2025-12-13T22:01:00Z">
        <w:r w:rsidRPr="00972570" w:rsidDel="00D74976">
          <w:delText xml:space="preserve">Please notify </w:delText>
        </w:r>
        <w:r w:rsidR="005F111C" w:rsidRPr="00972570" w:rsidDel="00D74976">
          <w:delText xml:space="preserve">Licensee </w:delText>
        </w:r>
        <w:r w:rsidRPr="00972570" w:rsidDel="00D74976">
          <w:delText>immediately</w:delText>
        </w:r>
        <w:r w:rsidRPr="00972570" w:rsidDel="00D74976">
          <w:rPr>
            <w:b/>
          </w:rPr>
          <w:delText xml:space="preserve"> </w:delText>
        </w:r>
        <w:r w:rsidRPr="00972570" w:rsidDel="00D74976">
          <w:delText>of anyone violating this rule.</w:delText>
        </w:r>
      </w:del>
    </w:p>
    <w:p w14:paraId="799295A1" w14:textId="0AC95D1C" w:rsidR="00CC1E0A" w:rsidRPr="00972570" w:rsidRDefault="00CC1E0A" w:rsidP="00E856AD">
      <w:pPr>
        <w:pStyle w:val="ListParagraph"/>
        <w:numPr>
          <w:ilvl w:val="0"/>
          <w:numId w:val="9"/>
        </w:numPr>
        <w:spacing w:after="160"/>
        <w:rPr>
          <w:szCs w:val="24"/>
        </w:rPr>
      </w:pPr>
      <w:r w:rsidRPr="00972570">
        <w:rPr>
          <w:szCs w:val="24"/>
        </w:rPr>
        <w:t>All services shall meet or exceed the present guidelines as managed or determined by local government agencies.  A copy of said regulations/guidelines to be provided to all Serviced Tenants as well as Shopping Center Agent.</w:t>
      </w:r>
    </w:p>
    <w:p w14:paraId="07834571" w14:textId="10EC2710" w:rsidR="00CC1E0A" w:rsidRPr="00972570" w:rsidDel="00AA2C21" w:rsidRDefault="00CC1E0A" w:rsidP="00E856AD">
      <w:pPr>
        <w:pStyle w:val="ListParagraph"/>
        <w:numPr>
          <w:ilvl w:val="0"/>
          <w:numId w:val="9"/>
        </w:numPr>
        <w:spacing w:after="160"/>
        <w:rPr>
          <w:del w:id="149" w:author="Brent Gardner" w:date="2025-12-13T14:01:00Z" w16du:dateUtc="2025-12-13T22:01:00Z"/>
        </w:rPr>
      </w:pPr>
      <w:del w:id="150" w:author="Brent Gardner" w:date="2025-12-13T14:01:00Z" w16du:dateUtc="2025-12-13T22:01:00Z">
        <w:r w:rsidRPr="00972570" w:rsidDel="00AA2C21">
          <w:delText xml:space="preserve">Serviced Tenants must break down </w:delText>
        </w:r>
        <w:r w:rsidRPr="00972570" w:rsidDel="00AA2C21">
          <w:rPr>
            <w:szCs w:val="24"/>
          </w:rPr>
          <w:delText>all</w:delText>
        </w:r>
        <w:r w:rsidRPr="00972570" w:rsidDel="00AA2C21">
          <w:delText xml:space="preserve"> cardboard flat and deposit it into the containers designated for Cardboard Only. </w:delText>
        </w:r>
        <w:r w:rsidRPr="00972570" w:rsidDel="00AA2C21">
          <w:rPr>
            <w:b/>
            <w:bCs/>
          </w:rPr>
          <w:delText>Trash must never be placed in a cardboard container.</w:delText>
        </w:r>
        <w:r w:rsidRPr="00972570" w:rsidDel="00AA2C21">
          <w:rPr>
            <w:b/>
            <w:bCs/>
            <w:szCs w:val="24"/>
          </w:rPr>
          <w:delText xml:space="preserve"> </w:delText>
        </w:r>
        <w:r w:rsidRPr="00972570" w:rsidDel="00AA2C21">
          <w:delText>Mixing trash in with the</w:delText>
        </w:r>
        <w:r w:rsidRPr="00972570" w:rsidDel="00AA2C21">
          <w:rPr>
            <w:szCs w:val="24"/>
          </w:rPr>
          <w:delText xml:space="preserve"> cardboard contaminates the entire load and creates additional disposal costs which the responsible parties will be obligated to reimburse Licensee for.</w:delText>
        </w:r>
      </w:del>
    </w:p>
    <w:p w14:paraId="520BAE95" w14:textId="77777777" w:rsidR="00CC1E0A" w:rsidRPr="00972570" w:rsidRDefault="00CC1E0A" w:rsidP="00E856AD">
      <w:pPr>
        <w:pStyle w:val="ListParagraph"/>
        <w:numPr>
          <w:ilvl w:val="0"/>
          <w:numId w:val="9"/>
        </w:numPr>
        <w:spacing w:after="160"/>
      </w:pPr>
      <w:r w:rsidRPr="00972570">
        <w:rPr>
          <w:noProof/>
          <w:szCs w:val="24"/>
        </w:rPr>
        <w:t>Licensee</w:t>
      </w:r>
      <w:r w:rsidRPr="00972570">
        <w:rPr>
          <w:szCs w:val="24"/>
        </w:rPr>
        <w:t xml:space="preserve"> </w:t>
      </w:r>
      <w:r w:rsidRPr="00972570">
        <w:t xml:space="preserve">will instruct Shopping Center Agent and Serviced Tenants in recycling </w:t>
      </w:r>
      <w:r w:rsidRPr="00972570">
        <w:rPr>
          <w:szCs w:val="24"/>
        </w:rPr>
        <w:t>procedures</w:t>
      </w:r>
      <w:r w:rsidRPr="00972570">
        <w:t xml:space="preserve"> and compactor operation either during regularly scheduled </w:t>
      </w:r>
      <w:r w:rsidRPr="00972570">
        <w:rPr>
          <w:szCs w:val="24"/>
        </w:rPr>
        <w:t>Serviced Tenants’</w:t>
      </w:r>
      <w:r w:rsidRPr="00972570">
        <w:t xml:space="preserve"> training or upon special request.</w:t>
      </w:r>
    </w:p>
    <w:p w14:paraId="25355C41" w14:textId="77777777" w:rsidR="00CC1E0A" w:rsidRPr="00972570" w:rsidRDefault="00CC1E0A" w:rsidP="00CC1E0A">
      <w:pPr>
        <w:pStyle w:val="ListParagraph"/>
        <w:spacing w:after="160"/>
        <w:ind w:left="1440"/>
      </w:pPr>
    </w:p>
    <w:p w14:paraId="0B20E017" w14:textId="77777777" w:rsidR="00CC1E0A" w:rsidRPr="00972570" w:rsidRDefault="00CC1E0A" w:rsidP="00E856AD">
      <w:pPr>
        <w:pStyle w:val="ListParagraph"/>
        <w:numPr>
          <w:ilvl w:val="0"/>
          <w:numId w:val="3"/>
        </w:numPr>
        <w:spacing w:after="160"/>
        <w:rPr>
          <w:b/>
        </w:rPr>
      </w:pPr>
      <w:r w:rsidRPr="00972570">
        <w:rPr>
          <w:b/>
        </w:rPr>
        <w:t>Collection Procedures</w:t>
      </w:r>
    </w:p>
    <w:p w14:paraId="074187DC" w14:textId="77777777" w:rsidR="00CC1E0A" w:rsidRPr="00CF6EA7" w:rsidRDefault="00CC1E0A" w:rsidP="00CC1E0A">
      <w:pPr>
        <w:ind w:left="720"/>
      </w:pPr>
      <w:r w:rsidRPr="00CF6EA7">
        <w:t>The Licensee has established standard procedures for</w:t>
      </w:r>
      <w:r>
        <w:t xml:space="preserve"> timely</w:t>
      </w:r>
      <w:r w:rsidRPr="00CF6EA7">
        <w:t xml:space="preserve"> billing Serviced Tenants for </w:t>
      </w:r>
      <w:r>
        <w:t>the Services</w:t>
      </w:r>
      <w:r w:rsidRPr="00CF6EA7">
        <w:t xml:space="preserve">.   Licensee will bill Serviced Tenants monthly for waste removal and recycling services.  </w:t>
      </w:r>
      <w:r>
        <w:t>Notwithstanding any agreement with a Serviced Tenant to the contrary, charges for Services must be billed within 90 days of performance of the Services.  Licensee</w:t>
      </w:r>
      <w:r w:rsidRPr="00CF6EA7">
        <w:t xml:space="preserve"> hereby waives the right to </w:t>
      </w:r>
      <w:r>
        <w:t xml:space="preserve">bill or invoice for any Services performed at the Project that Licensee has </w:t>
      </w:r>
      <w:r w:rsidRPr="00CF6EA7">
        <w:t xml:space="preserve">not invoiced </w:t>
      </w:r>
      <w:r>
        <w:t xml:space="preserve">for </w:t>
      </w:r>
      <w:r w:rsidRPr="00CF6EA7">
        <w:t xml:space="preserve">in writing within ninety (90) days of the date when </w:t>
      </w:r>
      <w:r>
        <w:t>Services were performed</w:t>
      </w:r>
      <w:r w:rsidRPr="00DF113F">
        <w:rPr>
          <w:highlight w:val="green"/>
        </w:rPr>
        <w:t xml:space="preserve">. </w:t>
      </w:r>
      <w:commentRangeStart w:id="151"/>
      <w:r w:rsidRPr="00DF113F">
        <w:rPr>
          <w:highlight w:val="green"/>
        </w:rPr>
        <w:t>Grantor shall have no obligation to assist Licensee in collecting of charges from Serviced Tenants.</w:t>
      </w:r>
      <w:commentRangeEnd w:id="151"/>
      <w:r w:rsidR="00E050FA" w:rsidRPr="00CF6EA7">
        <w:rPr>
          <w:rStyle w:val="CommentReference"/>
          <w:sz w:val="24"/>
          <w:szCs w:val="20"/>
        </w:rPr>
        <w:commentReference w:id="151"/>
      </w:r>
    </w:p>
    <w:p w14:paraId="7805AA8E" w14:textId="77777777" w:rsidR="00CC1E0A" w:rsidRPr="002E4D39" w:rsidRDefault="00CC1E0A" w:rsidP="00E856AD">
      <w:pPr>
        <w:pStyle w:val="ListParagraph"/>
        <w:numPr>
          <w:ilvl w:val="0"/>
          <w:numId w:val="3"/>
        </w:numPr>
        <w:spacing w:after="160"/>
        <w:rPr>
          <w:b/>
        </w:rPr>
      </w:pPr>
      <w:r w:rsidRPr="002E4D39">
        <w:rPr>
          <w:b/>
        </w:rPr>
        <w:t>Store Openings, Closings, Transfers and Expansions</w:t>
      </w:r>
    </w:p>
    <w:p w14:paraId="0C6D0D2A" w14:textId="77777777" w:rsidR="00CC1E0A" w:rsidRPr="00CC1E0A" w:rsidRDefault="00CC1E0A" w:rsidP="00CC1E0A">
      <w:pPr>
        <w:pStyle w:val="ListParagraph"/>
        <w:spacing w:after="160"/>
        <w:ind w:left="1440"/>
        <w:rPr>
          <w:b/>
        </w:rPr>
      </w:pPr>
    </w:p>
    <w:p w14:paraId="4E9EB63C" w14:textId="77777777" w:rsidR="00CC1E0A" w:rsidRPr="002E4D39" w:rsidRDefault="00CC1E0A" w:rsidP="00E856AD">
      <w:pPr>
        <w:pStyle w:val="ListParagraph"/>
        <w:numPr>
          <w:ilvl w:val="0"/>
          <w:numId w:val="10"/>
        </w:numPr>
        <w:spacing w:after="160"/>
        <w:rPr>
          <w:b/>
        </w:rPr>
      </w:pPr>
      <w:r>
        <w:rPr>
          <w:szCs w:val="24"/>
        </w:rPr>
        <w:t>Grantor will</w:t>
      </w:r>
      <w:r w:rsidRPr="002E4D39">
        <w:t xml:space="preserve"> provide Shopping Center Agent with Opening, Closing, Transfer and Expansion </w:t>
      </w:r>
      <w:r>
        <w:t>notices</w:t>
      </w:r>
      <w:r w:rsidRPr="002E4D39">
        <w:t xml:space="preserve">. </w:t>
      </w:r>
    </w:p>
    <w:p w14:paraId="39C1FB8E" w14:textId="77777777" w:rsidR="00CC1E0A" w:rsidRPr="002E4D39" w:rsidRDefault="00CC1E0A" w:rsidP="00E856AD">
      <w:pPr>
        <w:pStyle w:val="ListParagraph"/>
        <w:numPr>
          <w:ilvl w:val="0"/>
          <w:numId w:val="10"/>
        </w:numPr>
        <w:spacing w:after="160"/>
        <w:rPr>
          <w:b/>
        </w:rPr>
      </w:pPr>
      <w:r w:rsidRPr="002E4D39">
        <w:t xml:space="preserve">Store Opening: Shopping Center </w:t>
      </w:r>
      <w:r w:rsidRPr="00CF6EA7">
        <w:t>Agent will notify Licensee the store to open, and will advise the Serviced Tenant to contact Licensee</w:t>
      </w:r>
      <w:r>
        <w:rPr>
          <w:szCs w:val="24"/>
        </w:rPr>
        <w:t xml:space="preserve"> </w:t>
      </w:r>
      <w:r w:rsidRPr="00CF6EA7">
        <w:t>before opening</w:t>
      </w:r>
      <w:r>
        <w:rPr>
          <w:u w:val="single"/>
        </w:rPr>
        <w:t xml:space="preserve"> </w:t>
      </w:r>
      <w:r>
        <w:rPr>
          <w:szCs w:val="24"/>
        </w:rPr>
        <w:t>coordinate Licensee’s Services and any special waste needs associated with any construction and the store opening,</w:t>
      </w:r>
      <w:r w:rsidRPr="002E4D39">
        <w:t xml:space="preserve"> and </w:t>
      </w:r>
      <w:r>
        <w:t xml:space="preserve">Licensee </w:t>
      </w:r>
      <w:r w:rsidRPr="002E4D39">
        <w:t xml:space="preserve">will bill the store or contractor directly for </w:t>
      </w:r>
      <w:r>
        <w:rPr>
          <w:szCs w:val="24"/>
        </w:rPr>
        <w:t>the</w:t>
      </w:r>
      <w:r w:rsidRPr="002E4D39">
        <w:t xml:space="preserve"> service.</w:t>
      </w:r>
    </w:p>
    <w:p w14:paraId="61DC55AB" w14:textId="77777777" w:rsidR="00CC1E0A" w:rsidRDefault="00CC1E0A" w:rsidP="00E856AD">
      <w:pPr>
        <w:pStyle w:val="ListParagraph"/>
        <w:numPr>
          <w:ilvl w:val="0"/>
          <w:numId w:val="10"/>
        </w:numPr>
        <w:spacing w:after="160"/>
      </w:pPr>
      <w:r w:rsidRPr="002E4D39">
        <w:t>Store Closing: Shopping Center Agent staff will notify</w:t>
      </w:r>
      <w:r>
        <w:t xml:space="preserve"> Licensee </w:t>
      </w:r>
      <w:r w:rsidRPr="002E4D39">
        <w:t xml:space="preserve">that a store </w:t>
      </w:r>
      <w:r>
        <w:rPr>
          <w:szCs w:val="24"/>
        </w:rPr>
        <w:t>is</w:t>
      </w:r>
      <w:r w:rsidRPr="002E4D39">
        <w:t xml:space="preserve"> going to close so that</w:t>
      </w:r>
      <w:r>
        <w:t xml:space="preserve"> Licensee can</w:t>
      </w:r>
      <w:r w:rsidRPr="002E4D39">
        <w:t xml:space="preserve"> arrange special waste disposal for the closing waste, </w:t>
      </w:r>
      <w:r w:rsidRPr="002E4D39">
        <w:lastRenderedPageBreak/>
        <w:t>disposal of fixtures, etc</w:t>
      </w:r>
      <w:r>
        <w:t xml:space="preserve">.  Licensee </w:t>
      </w:r>
      <w:r w:rsidRPr="002E4D39">
        <w:t>will bill the Serviced Tenant directly for this service.</w:t>
      </w:r>
    </w:p>
    <w:p w14:paraId="5CCF6E37" w14:textId="77777777" w:rsidR="00CC1E0A" w:rsidRPr="00CC1E0A" w:rsidRDefault="00CC1E0A" w:rsidP="00E856AD">
      <w:pPr>
        <w:pStyle w:val="ListParagraph"/>
        <w:numPr>
          <w:ilvl w:val="0"/>
          <w:numId w:val="10"/>
        </w:numPr>
        <w:spacing w:after="160"/>
      </w:pPr>
      <w:r w:rsidRPr="00CC1E0A">
        <w:rPr>
          <w:szCs w:val="24"/>
        </w:rPr>
        <w:t>Transfer</w:t>
      </w:r>
      <w:r w:rsidRPr="002E4D39">
        <w:t xml:space="preserve"> and expansions: Shopping Center Agent is to notify</w:t>
      </w:r>
      <w:r>
        <w:t xml:space="preserve"> Licensee </w:t>
      </w:r>
      <w:r w:rsidRPr="002E4D39">
        <w:t>of any Serviced Tenant expansions or location changes, so can coordinate any special waste disposal needs</w:t>
      </w:r>
      <w:r>
        <w:t xml:space="preserve"> with the Serviced Tenant</w:t>
      </w:r>
      <w:r w:rsidRPr="002E4D39">
        <w:t>.</w:t>
      </w:r>
    </w:p>
    <w:p w14:paraId="1CC41FCE" w14:textId="77777777" w:rsidR="00CC1E0A" w:rsidRPr="001108ED" w:rsidRDefault="00CC1E0A" w:rsidP="00CC1E0A">
      <w:r w:rsidRPr="001108ED">
        <w:t xml:space="preserve">If Shopping Center Agent has </w:t>
      </w:r>
      <w:r w:rsidRPr="001108ED">
        <w:rPr>
          <w:szCs w:val="24"/>
        </w:rPr>
        <w:t>Questions</w:t>
      </w:r>
      <w:r w:rsidRPr="001108ED">
        <w:t xml:space="preserve">, comments or concerns, please contact </w:t>
      </w:r>
      <w:r w:rsidRPr="001108ED">
        <w:rPr>
          <w:szCs w:val="24"/>
        </w:rPr>
        <w:t>Licensee</w:t>
      </w:r>
      <w:r w:rsidRPr="001108ED">
        <w:t xml:space="preserve"> at:</w:t>
      </w:r>
    </w:p>
    <w:p w14:paraId="2B04E3ED" w14:textId="77777777" w:rsidR="00CC1E0A" w:rsidRPr="001108ED" w:rsidRDefault="00CC1E0A" w:rsidP="00CC1E0A">
      <w:pPr>
        <w:spacing w:after="0"/>
        <w:ind w:left="720"/>
      </w:pPr>
      <w:r w:rsidRPr="001108ED">
        <w:t xml:space="preserve">CONTACT NAME </w:t>
      </w:r>
    </w:p>
    <w:p w14:paraId="75A8B683" w14:textId="77777777" w:rsidR="00CC1E0A" w:rsidRPr="001108ED" w:rsidRDefault="00CC1E0A" w:rsidP="00CC1E0A">
      <w:pPr>
        <w:spacing w:after="0"/>
        <w:ind w:left="720"/>
      </w:pPr>
      <w:r w:rsidRPr="001108ED">
        <w:t>PHONE NUMBER</w:t>
      </w:r>
    </w:p>
    <w:p w14:paraId="646EC15D" w14:textId="77777777" w:rsidR="00CC1E0A" w:rsidRPr="003538FF" w:rsidRDefault="00CC1E0A" w:rsidP="00CC1E0A">
      <w:pPr>
        <w:spacing w:after="0"/>
        <w:ind w:left="720"/>
        <w:rPr>
          <w:szCs w:val="24"/>
        </w:rPr>
      </w:pPr>
      <w:r w:rsidRPr="001108ED">
        <w:t>EMAIL</w:t>
      </w:r>
    </w:p>
    <w:p w14:paraId="07FCFDB5" w14:textId="77777777" w:rsidR="00CC1E0A" w:rsidRPr="0013588F" w:rsidRDefault="00CC1E0A" w:rsidP="00CC1E0A">
      <w:pPr>
        <w:rPr>
          <w:szCs w:val="24"/>
        </w:rPr>
      </w:pPr>
    </w:p>
    <w:p w14:paraId="0F9DB1F8" w14:textId="77777777" w:rsidR="00CC1E0A" w:rsidRDefault="00CC1E0A" w:rsidP="00CC1E0A">
      <w:pPr>
        <w:pStyle w:val="Title"/>
        <w:spacing w:after="120"/>
        <w:rPr>
          <w:rFonts w:ascii="Times New Roman Bold" w:hAnsi="Times New Roman Bold" w:cs="Times New Roman"/>
          <w:caps/>
          <w:sz w:val="24"/>
          <w:szCs w:val="24"/>
        </w:rPr>
      </w:pPr>
    </w:p>
    <w:p w14:paraId="2FC126D3" w14:textId="77777777" w:rsidR="00CC1E0A" w:rsidRDefault="00CC1E0A" w:rsidP="00CC1E0A">
      <w:pPr>
        <w:pStyle w:val="Title"/>
        <w:spacing w:after="120"/>
        <w:rPr>
          <w:rFonts w:ascii="Times New Roman Bold" w:hAnsi="Times New Roman Bold" w:cs="Times New Roman"/>
          <w:caps/>
          <w:sz w:val="24"/>
          <w:szCs w:val="24"/>
        </w:rPr>
      </w:pPr>
    </w:p>
    <w:p w14:paraId="1FFB3B2E" w14:textId="77777777" w:rsidR="00CC1E0A" w:rsidRDefault="00CC1E0A" w:rsidP="00CC1E0A">
      <w:pPr>
        <w:pStyle w:val="Title"/>
        <w:spacing w:after="120"/>
        <w:rPr>
          <w:rFonts w:ascii="Times New Roman Bold" w:hAnsi="Times New Roman Bold"/>
          <w:b w:val="0"/>
          <w:bCs w:val="0"/>
          <w:caps/>
          <w:sz w:val="24"/>
          <w:szCs w:val="24"/>
        </w:rPr>
      </w:pPr>
      <w:r w:rsidRPr="00F0521D">
        <w:rPr>
          <w:rFonts w:ascii="Times New Roman Bold" w:hAnsi="Times New Roman Bold"/>
          <w:b w:val="0"/>
          <w:bCs w:val="0"/>
          <w:caps/>
          <w:sz w:val="24"/>
          <w:szCs w:val="24"/>
        </w:rPr>
        <w:t xml:space="preserve"> </w:t>
      </w:r>
    </w:p>
    <w:p w14:paraId="041A14FA" w14:textId="77777777" w:rsidR="00CC1E0A" w:rsidRDefault="00CC1E0A" w:rsidP="00CC1E0A">
      <w:pPr>
        <w:rPr>
          <w:rFonts w:ascii="Times New Roman Bold" w:hAnsi="Times New Roman Bold" w:cs="Arial"/>
          <w:caps/>
          <w:szCs w:val="24"/>
        </w:rPr>
      </w:pPr>
      <w:r>
        <w:rPr>
          <w:rFonts w:ascii="Times New Roman Bold" w:hAnsi="Times New Roman Bold"/>
          <w:b/>
          <w:bCs/>
          <w:caps/>
          <w:szCs w:val="24"/>
        </w:rPr>
        <w:br w:type="page"/>
      </w:r>
    </w:p>
    <w:p w14:paraId="18E9DF48" w14:textId="7EDD2543" w:rsidR="00104F55" w:rsidRPr="00C0723B" w:rsidRDefault="00F0521D" w:rsidP="00E101CC">
      <w:pPr>
        <w:spacing w:after="0"/>
        <w:jc w:val="center"/>
        <w:rPr>
          <w:b/>
          <w:bCs/>
        </w:rPr>
      </w:pPr>
      <w:r w:rsidRPr="00C0723B">
        <w:rPr>
          <w:b/>
          <w:bCs/>
        </w:rPr>
        <w:lastRenderedPageBreak/>
        <w:t>EXHIBIT C</w:t>
      </w:r>
    </w:p>
    <w:p w14:paraId="59152168" w14:textId="4E3C0D5A" w:rsidR="004F2D69" w:rsidRPr="00C0723B" w:rsidRDefault="00C0723B" w:rsidP="00C0723B">
      <w:pPr>
        <w:jc w:val="center"/>
        <w:rPr>
          <w:b/>
          <w:bCs/>
        </w:rPr>
      </w:pPr>
      <w:r w:rsidRPr="00C0723B">
        <w:rPr>
          <w:b/>
          <w:bCs/>
        </w:rPr>
        <w:t>Equipment</w:t>
      </w:r>
    </w:p>
    <w:p w14:paraId="1AAF850D" w14:textId="600E1111" w:rsidR="004F2D69" w:rsidRPr="00C0723B" w:rsidRDefault="004F2D69" w:rsidP="00C0723B">
      <w:r w:rsidRPr="00C0723B">
        <w:br w:type="page"/>
      </w:r>
    </w:p>
    <w:p w14:paraId="5FAB4D63" w14:textId="77777777" w:rsidR="002C6B64" w:rsidRDefault="002C6B64" w:rsidP="00E101CC">
      <w:pPr>
        <w:spacing w:after="0"/>
        <w:jc w:val="center"/>
        <w:rPr>
          <w:b/>
        </w:rPr>
      </w:pPr>
      <w:r>
        <w:rPr>
          <w:b/>
        </w:rPr>
        <w:lastRenderedPageBreak/>
        <w:t>EXHIBIT D</w:t>
      </w:r>
    </w:p>
    <w:p w14:paraId="4CAA9DCD" w14:textId="77777777" w:rsidR="002C6B64" w:rsidRDefault="002C6B64" w:rsidP="002C6B64">
      <w:pPr>
        <w:jc w:val="center"/>
        <w:rPr>
          <w:b/>
        </w:rPr>
      </w:pPr>
      <w:r>
        <w:rPr>
          <w:b/>
        </w:rPr>
        <w:t>Serviced Tenants</w:t>
      </w:r>
    </w:p>
    <w:p w14:paraId="3A6BF546" w14:textId="77777777" w:rsidR="002C6B64" w:rsidRDefault="002C6B64">
      <w:pPr>
        <w:spacing w:after="0" w:line="240" w:lineRule="auto"/>
        <w:jc w:val="left"/>
        <w:rPr>
          <w:b/>
        </w:rPr>
      </w:pPr>
      <w:r>
        <w:rPr>
          <w:b/>
        </w:rPr>
        <w:br w:type="page"/>
      </w:r>
    </w:p>
    <w:p w14:paraId="29D5461F" w14:textId="2E3D8621" w:rsidR="00F0521D" w:rsidRPr="00972570" w:rsidRDefault="004F2D69" w:rsidP="00692E92">
      <w:pPr>
        <w:pStyle w:val="Title"/>
        <w:spacing w:after="120"/>
        <w:rPr>
          <w:rFonts w:ascii="Times New Roman Bold" w:hAnsi="Times New Roman Bold" w:cs="Times New Roman"/>
          <w:caps/>
          <w:sz w:val="24"/>
          <w:szCs w:val="24"/>
        </w:rPr>
      </w:pPr>
      <w:r w:rsidRPr="00972570">
        <w:rPr>
          <w:rFonts w:ascii="Times New Roman Bold" w:hAnsi="Times New Roman Bold" w:cs="Times New Roman"/>
          <w:caps/>
          <w:sz w:val="24"/>
          <w:szCs w:val="24"/>
        </w:rPr>
        <w:lastRenderedPageBreak/>
        <w:t>Exhibit E</w:t>
      </w:r>
    </w:p>
    <w:p w14:paraId="3F2D61C6" w14:textId="5235D1CD" w:rsidR="0022606F" w:rsidRDefault="0022606F" w:rsidP="00692E92">
      <w:pPr>
        <w:pStyle w:val="Title"/>
        <w:spacing w:after="120"/>
        <w:rPr>
          <w:rFonts w:ascii="Times New Roman Bold" w:hAnsi="Times New Roman Bold" w:cs="Times New Roman"/>
          <w:caps/>
          <w:sz w:val="24"/>
          <w:szCs w:val="24"/>
        </w:rPr>
      </w:pPr>
      <w:r w:rsidRPr="00972570">
        <w:rPr>
          <w:rFonts w:ascii="Times New Roman Bold" w:hAnsi="Times New Roman Bold" w:cs="Times New Roman"/>
          <w:caps/>
          <w:sz w:val="24"/>
          <w:szCs w:val="24"/>
        </w:rPr>
        <w:t>Additional Insured required per Section 1</w:t>
      </w:r>
      <w:r w:rsidR="002B2A87" w:rsidRPr="00972570">
        <w:rPr>
          <w:rFonts w:ascii="Times New Roman Bold" w:hAnsi="Times New Roman Bold" w:cs="Times New Roman"/>
          <w:caps/>
          <w:sz w:val="24"/>
          <w:szCs w:val="24"/>
        </w:rPr>
        <w:t>0</w:t>
      </w:r>
      <w:r>
        <w:rPr>
          <w:rFonts w:ascii="Times New Roman Bold" w:hAnsi="Times New Roman Bold" w:cs="Times New Roman"/>
          <w:caps/>
          <w:sz w:val="24"/>
          <w:szCs w:val="24"/>
        </w:rPr>
        <w:t xml:space="preserve"> </w:t>
      </w:r>
    </w:p>
    <w:p w14:paraId="7B018651" w14:textId="77777777" w:rsidR="004F2D69" w:rsidRDefault="001E6941" w:rsidP="007654DA">
      <w:pPr>
        <w:rPr>
          <w:b/>
        </w:rPr>
      </w:pPr>
      <w:r w:rsidRPr="00BB5C25">
        <w:rPr>
          <w:b/>
        </w:rPr>
        <w:t xml:space="preserve">Following are the </w:t>
      </w:r>
      <w:r w:rsidR="00CC1E0A">
        <w:rPr>
          <w:b/>
        </w:rPr>
        <w:t>owner/grantor</w:t>
      </w:r>
      <w:r w:rsidRPr="00BB5C25">
        <w:rPr>
          <w:b/>
        </w:rPr>
        <w:t xml:space="preserve"> signatories</w:t>
      </w:r>
      <w:r>
        <w:rPr>
          <w:b/>
        </w:rPr>
        <w:t xml:space="preserve"> </w:t>
      </w:r>
      <w:r w:rsidRPr="00BB5C25">
        <w:rPr>
          <w:b/>
        </w:rPr>
        <w:t xml:space="preserve">for Federal Realty properties.  All properties that bear the same/identical </w:t>
      </w:r>
      <w:r w:rsidR="00CC1E0A">
        <w:rPr>
          <w:b/>
        </w:rPr>
        <w:t>owner/grantor</w:t>
      </w:r>
      <w:r w:rsidRPr="00BB5C25">
        <w:rPr>
          <w:b/>
        </w:rPr>
        <w:t xml:space="preserve"> signatory are listed collectively within that signatory box.</w:t>
      </w:r>
    </w:p>
    <w:tbl>
      <w:tblPr>
        <w:tblStyle w:val="TableGrid"/>
        <w:tblW w:w="0" w:type="auto"/>
        <w:tblLook w:val="04A0" w:firstRow="1" w:lastRow="0" w:firstColumn="1" w:lastColumn="0" w:noHBand="0" w:noVBand="1"/>
      </w:tblPr>
      <w:tblGrid>
        <w:gridCol w:w="9350"/>
      </w:tblGrid>
      <w:tr w:rsidR="00E101CC" w:rsidRPr="00C6015D" w14:paraId="5A7941EB" w14:textId="77777777" w:rsidTr="00E101CC">
        <w:tc>
          <w:tcPr>
            <w:tcW w:w="9350" w:type="dxa"/>
            <w:tcBorders>
              <w:top w:val="single" w:sz="4" w:space="0" w:color="auto"/>
              <w:left w:val="single" w:sz="4" w:space="0" w:color="auto"/>
              <w:bottom w:val="single" w:sz="4" w:space="0" w:color="auto"/>
              <w:right w:val="single" w:sz="4" w:space="0" w:color="auto"/>
            </w:tcBorders>
          </w:tcPr>
          <w:p w14:paraId="24166488" w14:textId="77777777" w:rsidR="00E101CC" w:rsidRPr="007654DA" w:rsidRDefault="00E101CC" w:rsidP="007654DA">
            <w:pPr>
              <w:rPr>
                <w:b/>
                <w:i/>
                <w:u w:val="single"/>
              </w:rPr>
            </w:pPr>
            <w:r w:rsidRPr="007654DA">
              <w:rPr>
                <w:b/>
                <w:i/>
                <w:u w:val="single"/>
              </w:rPr>
              <w:t>Properties</w:t>
            </w:r>
          </w:p>
          <w:p w14:paraId="0A1B758C" w14:textId="77777777" w:rsidR="00E101CC" w:rsidRPr="00E101CC" w:rsidRDefault="00E101CC" w:rsidP="00E101CC">
            <w:pPr>
              <w:rPr>
                <w:b/>
                <w:u w:val="single"/>
              </w:rPr>
            </w:pPr>
            <w:r w:rsidRPr="007654DA">
              <w:t>7770 Richmond Highway ; Bala Cynwyd on City Ave; Barcroft Plaza Adjacent, Barracks Road Shopping Center; Birch &amp; Broad; Brick Plaza; Bristol Plaza; Chelsea Commons I &amp; II Shopping Center (Phase II); Chelsea Commons III Shopping Center; Chelsea Commons IV Shopping Center; Crossroads Shopping Center; Dedham Plaza; Ellisburg Circle Shopping Center; Federal Plaza; Finley Square Shopping Center; Flourtown Shopping Center; Gaithersburg Square Shopping Center/Office; Garden Market Shopping Center; Graham Park Plaza; Gratiot Plaza, Hauppauge Shopping Center; Huntington Shopping Center; Idylwood Plaza; Lancaster Shopping Center; Langhorne Square Shopping Center; Laurel Shopping Center; Lawrence Park Shopping Center; Melville Mall Shopping Center; Mercer on One; Northeast Shopping Center; North Dartmouth Shopping Center; Old Keene Mill Shopping Center; Pan Am Shopping Center; Pike &amp; Rose; Riverpoint; Queen Anne Plaza; Quince Orchard Shopping Center/Office; The Shops at Willow Lawn; The Shops at Pembroke Gardens; Tower Shopping Center; Troy Hills Shopping Center; Tysons Station Shopping Center; Virginia Gateway</w:t>
            </w:r>
            <w:r>
              <w:t xml:space="preserve"> (all properties);</w:t>
            </w:r>
            <w:r w:rsidRPr="007654DA">
              <w:t>, Wildwood Shopping Center; Willow Grove Shopping Center; Wynnewood Shopping Center; Headquarters/Corporate</w:t>
            </w:r>
          </w:p>
        </w:tc>
      </w:tr>
    </w:tbl>
    <w:p w14:paraId="74031DB5"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FC8E0BA" w14:textId="77777777" w:rsidTr="007654DA">
        <w:tc>
          <w:tcPr>
            <w:tcW w:w="8930" w:type="dxa"/>
          </w:tcPr>
          <w:p w14:paraId="36979F84" w14:textId="77777777" w:rsidR="007654DA" w:rsidRPr="007654DA" w:rsidRDefault="007654DA" w:rsidP="007654DA">
            <w:pPr>
              <w:rPr>
                <w:b/>
              </w:rPr>
            </w:pPr>
            <w:r w:rsidRPr="007654DA">
              <w:rPr>
                <w:b/>
              </w:rPr>
              <w:t>Street Retail, LLC, a Maryland limited liability company</w:t>
            </w:r>
          </w:p>
          <w:p w14:paraId="71CF610B" w14:textId="77777777" w:rsidR="007654DA" w:rsidRPr="007654DA" w:rsidRDefault="007654DA" w:rsidP="007654DA">
            <w:pPr>
              <w:rPr>
                <w:b/>
                <w:i/>
                <w:u w:val="single"/>
              </w:rPr>
            </w:pPr>
            <w:r w:rsidRPr="007654DA">
              <w:rPr>
                <w:b/>
                <w:i/>
                <w:u w:val="single"/>
              </w:rPr>
              <w:t>Properties</w:t>
            </w:r>
          </w:p>
          <w:p w14:paraId="3BCAD7E3" w14:textId="77777777" w:rsidR="007654DA" w:rsidRDefault="007654DA" w:rsidP="007654DA">
            <w:r w:rsidRPr="007654DA">
              <w:t>Bethesda Row; Fresh Meadows; Friendship Center; Westpost (Pentagon Row); The Village at Shirlington; Greenwich Avenue</w:t>
            </w:r>
          </w:p>
        </w:tc>
      </w:tr>
    </w:tbl>
    <w:p w14:paraId="0862216E"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7616F161" w14:textId="77777777" w:rsidTr="007654DA">
        <w:tc>
          <w:tcPr>
            <w:tcW w:w="8930" w:type="dxa"/>
          </w:tcPr>
          <w:p w14:paraId="37A93521" w14:textId="77777777" w:rsidR="007654DA" w:rsidRPr="007654DA" w:rsidRDefault="007654DA" w:rsidP="007654DA">
            <w:pPr>
              <w:rPr>
                <w:b/>
                <w:i/>
                <w:u w:val="single"/>
              </w:rPr>
            </w:pPr>
            <w:r w:rsidRPr="007654DA">
              <w:rPr>
                <w:b/>
                <w:bCs/>
              </w:rPr>
              <w:t>FRIT FLORIDA, LLC, a Delaware limited liability company</w:t>
            </w:r>
            <w:r w:rsidRPr="007654DA">
              <w:rPr>
                <w:b/>
                <w:i/>
                <w:u w:val="single"/>
              </w:rPr>
              <w:t xml:space="preserve"> </w:t>
            </w:r>
          </w:p>
          <w:p w14:paraId="7168075B" w14:textId="77777777" w:rsidR="007654DA" w:rsidRPr="007654DA" w:rsidRDefault="007654DA" w:rsidP="007654DA">
            <w:pPr>
              <w:rPr>
                <w:b/>
                <w:i/>
                <w:u w:val="single"/>
              </w:rPr>
            </w:pPr>
            <w:r w:rsidRPr="007654DA">
              <w:rPr>
                <w:b/>
                <w:i/>
                <w:u w:val="single"/>
              </w:rPr>
              <w:t>Properties</w:t>
            </w:r>
          </w:p>
          <w:p w14:paraId="3EEF1C21" w14:textId="77777777" w:rsidR="007654DA" w:rsidRDefault="007654DA" w:rsidP="007654DA">
            <w:r w:rsidRPr="007654DA">
              <w:t>7015 Beracasa Way (Office Bld); 7035 Beracasa Way (Pad/Office); 7045 Beracasa Way; Del Mar Village; Tower Shops</w:t>
            </w:r>
          </w:p>
        </w:tc>
      </w:tr>
    </w:tbl>
    <w:p w14:paraId="69371CCF" w14:textId="77777777" w:rsidR="007654DA" w:rsidRPr="007654DA" w:rsidRDefault="007654DA" w:rsidP="007654DA"/>
    <w:p w14:paraId="025913BC" w14:textId="77777777" w:rsidR="007654DA" w:rsidRPr="007654DA" w:rsidRDefault="007654DA" w:rsidP="007654DA">
      <w:pPr>
        <w:rPr>
          <w:b/>
          <w:u w:val="single"/>
        </w:rPr>
      </w:pPr>
    </w:p>
    <w:p w14:paraId="2E56C14E"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0579D2D9" w14:textId="77777777" w:rsidTr="007654DA">
        <w:tc>
          <w:tcPr>
            <w:tcW w:w="8930" w:type="dxa"/>
          </w:tcPr>
          <w:p w14:paraId="5142950B" w14:textId="77777777" w:rsidR="007654DA" w:rsidRPr="007654DA" w:rsidRDefault="007654DA" w:rsidP="007654DA">
            <w:pPr>
              <w:rPr>
                <w:b/>
                <w:u w:val="single"/>
              </w:rPr>
            </w:pPr>
            <w:r w:rsidRPr="007654DA">
              <w:rPr>
                <w:b/>
                <w:u w:val="single"/>
              </w:rPr>
              <w:t>29</w:t>
            </w:r>
            <w:r w:rsidRPr="007654DA">
              <w:rPr>
                <w:b/>
                <w:u w:val="single"/>
                <w:vertAlign w:val="superscript"/>
              </w:rPr>
              <w:t>th</w:t>
            </w:r>
            <w:r w:rsidRPr="007654DA">
              <w:rPr>
                <w:b/>
                <w:u w:val="single"/>
              </w:rPr>
              <w:t xml:space="preserve"> Place</w:t>
            </w:r>
          </w:p>
          <w:p w14:paraId="025CB153" w14:textId="77777777" w:rsidR="007654DA" w:rsidRPr="007654DA" w:rsidRDefault="007654DA" w:rsidP="007654DA">
            <w:pPr>
              <w:rPr>
                <w:bCs/>
              </w:rPr>
            </w:pPr>
            <w:r w:rsidRPr="007654DA">
              <w:rPr>
                <w:bCs/>
              </w:rPr>
              <w:t>FR Shoppers World, LLC</w:t>
            </w:r>
          </w:p>
          <w:p w14:paraId="390B66F7" w14:textId="77777777" w:rsidR="007654DA" w:rsidRDefault="007654DA" w:rsidP="007654DA">
            <w:pPr>
              <w:rPr>
                <w:b/>
                <w:u w:val="single"/>
              </w:rPr>
            </w:pPr>
            <w:r w:rsidRPr="007654DA">
              <w:rPr>
                <w:bCs/>
              </w:rPr>
              <w:t>Federal Realty OP LP, its sole member</w:t>
            </w:r>
          </w:p>
        </w:tc>
      </w:tr>
    </w:tbl>
    <w:p w14:paraId="2D9A9365"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B13ED5F" w14:textId="77777777" w:rsidTr="007654DA">
        <w:tc>
          <w:tcPr>
            <w:tcW w:w="9756" w:type="dxa"/>
            <w:tcBorders>
              <w:top w:val="single" w:sz="4" w:space="0" w:color="auto"/>
              <w:left w:val="single" w:sz="4" w:space="0" w:color="auto"/>
              <w:bottom w:val="single" w:sz="4" w:space="0" w:color="auto"/>
              <w:right w:val="single" w:sz="4" w:space="0" w:color="auto"/>
            </w:tcBorders>
          </w:tcPr>
          <w:p w14:paraId="1E1544E3" w14:textId="77777777" w:rsidR="007654DA" w:rsidRPr="007654DA" w:rsidRDefault="007654DA" w:rsidP="007654DA">
            <w:pPr>
              <w:rPr>
                <w:b/>
                <w:u w:val="single"/>
              </w:rPr>
            </w:pPr>
            <w:r w:rsidRPr="007654DA">
              <w:rPr>
                <w:b/>
                <w:u w:val="single"/>
              </w:rPr>
              <w:t>Andorra Shopping Center</w:t>
            </w:r>
          </w:p>
          <w:p w14:paraId="31007EF9" w14:textId="77777777" w:rsidR="007654DA" w:rsidRPr="007654DA" w:rsidRDefault="007654DA" w:rsidP="007654DA">
            <w:pPr>
              <w:rPr>
                <w:u w:val="single"/>
              </w:rPr>
            </w:pPr>
            <w:r w:rsidRPr="007654DA">
              <w:rPr>
                <w:bCs/>
              </w:rPr>
              <w:t>ANDORRA ASSOCIATES, a Pennsylvania limited partnership</w:t>
            </w:r>
          </w:p>
        </w:tc>
      </w:tr>
    </w:tbl>
    <w:p w14:paraId="46864A53"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EA95A4B" w14:textId="77777777" w:rsidTr="007654DA">
        <w:trPr>
          <w:trHeight w:val="1703"/>
        </w:trPr>
        <w:tc>
          <w:tcPr>
            <w:tcW w:w="8930" w:type="dxa"/>
            <w:tcBorders>
              <w:top w:val="single" w:sz="4" w:space="0" w:color="auto"/>
              <w:left w:val="single" w:sz="4" w:space="0" w:color="auto"/>
              <w:bottom w:val="single" w:sz="4" w:space="0" w:color="auto"/>
              <w:right w:val="single" w:sz="4" w:space="0" w:color="auto"/>
            </w:tcBorders>
          </w:tcPr>
          <w:p w14:paraId="28DE32E3" w14:textId="77777777" w:rsidR="007654DA" w:rsidRPr="007654DA" w:rsidRDefault="007654DA" w:rsidP="007654DA">
            <w:pPr>
              <w:rPr>
                <w:b/>
                <w:u w:val="single"/>
              </w:rPr>
            </w:pPr>
            <w:r w:rsidRPr="007654DA">
              <w:rPr>
                <w:b/>
                <w:u w:val="single"/>
              </w:rPr>
              <w:t>Assembly Row</w:t>
            </w:r>
            <w:r w:rsidRPr="007654DA">
              <w:t xml:space="preserve"> </w:t>
            </w:r>
          </w:p>
          <w:p w14:paraId="6F52F50B" w14:textId="77777777" w:rsidR="007654DA" w:rsidRPr="007654DA" w:rsidRDefault="007654DA" w:rsidP="007654DA">
            <w:r w:rsidRPr="007654DA">
              <w:t xml:space="preserve">Street Retail, LLC, a Maryland limited liability company </w:t>
            </w:r>
          </w:p>
          <w:p w14:paraId="5C8FAB3E" w14:textId="77777777" w:rsidR="007654DA" w:rsidRPr="007654DA" w:rsidRDefault="007654DA" w:rsidP="007654DA">
            <w:pPr>
              <w:spacing w:after="0"/>
            </w:pPr>
            <w:r w:rsidRPr="007654DA">
              <w:t>Federal Re</w:t>
            </w:r>
            <w:r>
              <w:t>a</w:t>
            </w:r>
            <w:r w:rsidRPr="007654DA">
              <w:t>lty OP LP, a Delaware limited partnership</w:t>
            </w:r>
          </w:p>
        </w:tc>
      </w:tr>
    </w:tbl>
    <w:p w14:paraId="11F9B0E3"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1002789" w14:textId="77777777" w:rsidTr="007654DA">
        <w:tc>
          <w:tcPr>
            <w:tcW w:w="9756" w:type="dxa"/>
            <w:tcBorders>
              <w:top w:val="single" w:sz="4" w:space="0" w:color="auto"/>
              <w:left w:val="single" w:sz="4" w:space="0" w:color="auto"/>
              <w:bottom w:val="single" w:sz="4" w:space="0" w:color="auto"/>
              <w:right w:val="single" w:sz="4" w:space="0" w:color="auto"/>
            </w:tcBorders>
          </w:tcPr>
          <w:p w14:paraId="3303AC70" w14:textId="77777777" w:rsidR="007654DA" w:rsidRPr="007654DA" w:rsidRDefault="007654DA" w:rsidP="007654DA">
            <w:pPr>
              <w:rPr>
                <w:b/>
                <w:u w:val="single"/>
              </w:rPr>
            </w:pPr>
            <w:r w:rsidRPr="007654DA">
              <w:rPr>
                <w:b/>
                <w:u w:val="single"/>
              </w:rPr>
              <w:t>Assembly Square Mall</w:t>
            </w:r>
          </w:p>
          <w:p w14:paraId="2EFB1277" w14:textId="77777777" w:rsidR="007654DA" w:rsidRPr="007654DA" w:rsidRDefault="007654DA" w:rsidP="007654DA">
            <w:pPr>
              <w:rPr>
                <w:u w:val="single"/>
              </w:rPr>
            </w:pPr>
            <w:r w:rsidRPr="007654DA">
              <w:rPr>
                <w:bCs/>
              </w:rPr>
              <w:t>FR ASSEMBLY SQUARE, LLC, a Delaware limited liability company</w:t>
            </w:r>
          </w:p>
        </w:tc>
      </w:tr>
    </w:tbl>
    <w:p w14:paraId="2DF99779"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09996DC" w14:textId="77777777" w:rsidTr="007654DA">
        <w:tc>
          <w:tcPr>
            <w:tcW w:w="8930" w:type="dxa"/>
          </w:tcPr>
          <w:p w14:paraId="5B34DB97" w14:textId="77777777" w:rsidR="007654DA" w:rsidRPr="007654DA" w:rsidRDefault="007654DA" w:rsidP="007654DA">
            <w:pPr>
              <w:rPr>
                <w:b/>
                <w:u w:val="single"/>
              </w:rPr>
            </w:pPr>
            <w:r w:rsidRPr="007654DA">
              <w:rPr>
                <w:b/>
                <w:u w:val="single"/>
              </w:rPr>
              <w:t>Barcro</w:t>
            </w:r>
            <w:r>
              <w:rPr>
                <w:b/>
                <w:u w:val="single"/>
              </w:rPr>
              <w:t>f</w:t>
            </w:r>
            <w:r w:rsidRPr="007654DA">
              <w:rPr>
                <w:b/>
                <w:u w:val="single"/>
              </w:rPr>
              <w:t>t Plaza &amp; Lake Barcroft Shopping Center</w:t>
            </w:r>
          </w:p>
          <w:p w14:paraId="15D91982" w14:textId="77777777" w:rsidR="007654DA" w:rsidRPr="007654DA" w:rsidRDefault="007654DA" w:rsidP="007654DA">
            <w:pPr>
              <w:rPr>
                <w:bCs/>
              </w:rPr>
            </w:pPr>
            <w:r w:rsidRPr="007654DA">
              <w:rPr>
                <w:bCs/>
              </w:rPr>
              <w:t>FLV Barcroft Plaza LP</w:t>
            </w:r>
          </w:p>
          <w:p w14:paraId="44B4480C" w14:textId="77777777" w:rsidR="007654DA" w:rsidRPr="007654DA" w:rsidRDefault="007654DA" w:rsidP="007654DA">
            <w:pPr>
              <w:rPr>
                <w:bCs/>
              </w:rPr>
            </w:pPr>
            <w:r w:rsidRPr="007654DA">
              <w:rPr>
                <w:bCs/>
              </w:rPr>
              <w:t>FLV Barcroft Plaza GP, LLC, its sole general partner</w:t>
            </w:r>
          </w:p>
          <w:p w14:paraId="533CDA90" w14:textId="77777777" w:rsidR="007654DA" w:rsidRDefault="007654DA" w:rsidP="007654DA">
            <w:pPr>
              <w:rPr>
                <w:b/>
                <w:u w:val="single"/>
              </w:rPr>
            </w:pPr>
            <w:r w:rsidRPr="007654DA">
              <w:rPr>
                <w:bCs/>
              </w:rPr>
              <w:t>Federal Realty OP LP, a Delaware limited partnership, its sole member</w:t>
            </w:r>
          </w:p>
        </w:tc>
      </w:tr>
    </w:tbl>
    <w:p w14:paraId="7F3D59DF"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8BEE2DF" w14:textId="77777777" w:rsidTr="007654DA">
        <w:tc>
          <w:tcPr>
            <w:tcW w:w="8930" w:type="dxa"/>
            <w:tcBorders>
              <w:top w:val="single" w:sz="4" w:space="0" w:color="auto"/>
              <w:left w:val="single" w:sz="4" w:space="0" w:color="auto"/>
              <w:bottom w:val="single" w:sz="4" w:space="0" w:color="auto"/>
              <w:right w:val="single" w:sz="4" w:space="0" w:color="auto"/>
            </w:tcBorders>
          </w:tcPr>
          <w:p w14:paraId="6FADCC0D" w14:textId="77777777" w:rsidR="007654DA" w:rsidRPr="007654DA" w:rsidRDefault="007654DA" w:rsidP="007654DA">
            <w:pPr>
              <w:rPr>
                <w:b/>
                <w:u w:val="single"/>
              </w:rPr>
            </w:pPr>
            <w:r w:rsidRPr="007654DA">
              <w:rPr>
                <w:b/>
                <w:u w:val="single"/>
              </w:rPr>
              <w:t>Byron Stat</w:t>
            </w:r>
            <w:r>
              <w:rPr>
                <w:b/>
                <w:u w:val="single"/>
              </w:rPr>
              <w:t>i</w:t>
            </w:r>
            <w:r w:rsidRPr="007654DA">
              <w:rPr>
                <w:b/>
                <w:u w:val="single"/>
              </w:rPr>
              <w:t xml:space="preserve">on Shopping Center  </w:t>
            </w:r>
          </w:p>
          <w:p w14:paraId="7979FB4A" w14:textId="77777777" w:rsidR="007654DA" w:rsidRPr="007654DA" w:rsidRDefault="007654DA" w:rsidP="007654DA">
            <w:r w:rsidRPr="007654DA">
              <w:t xml:space="preserve">BYRON STATION LIMITED PARTNERSHIP, LLLP, a Maryland limited liability limited partnership </w:t>
            </w:r>
          </w:p>
          <w:p w14:paraId="57AA4DBA" w14:textId="77777777" w:rsidR="007654DA" w:rsidRPr="007654DA" w:rsidRDefault="007654DA" w:rsidP="007654DA">
            <w:r w:rsidRPr="007654DA">
              <w:lastRenderedPageBreak/>
              <w:t>BYRON STATION, LLC, a Maryland limited liability company</w:t>
            </w:r>
          </w:p>
          <w:p w14:paraId="3B74BE8C" w14:textId="77777777" w:rsidR="007654DA" w:rsidRPr="007654DA" w:rsidRDefault="007654DA" w:rsidP="007654DA">
            <w:pPr>
              <w:rPr>
                <w:u w:val="single"/>
              </w:rPr>
            </w:pPr>
            <w:r w:rsidRPr="007654DA">
              <w:t>FR White Marsh, LLC, a Maryland limited liability company</w:t>
            </w:r>
          </w:p>
        </w:tc>
      </w:tr>
    </w:tbl>
    <w:p w14:paraId="1E12289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2FCA490" w14:textId="77777777" w:rsidTr="007654DA">
        <w:tc>
          <w:tcPr>
            <w:tcW w:w="9756" w:type="dxa"/>
            <w:tcBorders>
              <w:top w:val="single" w:sz="4" w:space="0" w:color="auto"/>
              <w:left w:val="single" w:sz="4" w:space="0" w:color="auto"/>
              <w:bottom w:val="single" w:sz="4" w:space="0" w:color="auto"/>
              <w:right w:val="single" w:sz="4" w:space="0" w:color="auto"/>
            </w:tcBorders>
          </w:tcPr>
          <w:p w14:paraId="39AC8080" w14:textId="77777777" w:rsidR="007654DA" w:rsidRPr="00805026" w:rsidRDefault="007654DA" w:rsidP="007654DA">
            <w:pPr>
              <w:rPr>
                <w:b/>
                <w:u w:val="single"/>
                <w:lang w:val="es-ES"/>
              </w:rPr>
            </w:pPr>
            <w:r w:rsidRPr="00805026">
              <w:rPr>
                <w:b/>
                <w:u w:val="single"/>
                <w:lang w:val="es-ES"/>
              </w:rPr>
              <w:t>Campus Plaza</w:t>
            </w:r>
          </w:p>
          <w:p w14:paraId="29CA7F33" w14:textId="77777777" w:rsidR="007654DA" w:rsidRPr="00805026" w:rsidRDefault="007654DA" w:rsidP="007654DA">
            <w:pPr>
              <w:rPr>
                <w:bCs/>
                <w:lang w:val="es-ES"/>
              </w:rPr>
            </w:pPr>
            <w:r w:rsidRPr="00805026">
              <w:rPr>
                <w:bCs/>
                <w:lang w:val="es-ES"/>
              </w:rPr>
              <w:t>FLV Campus Plaza LP</w:t>
            </w:r>
          </w:p>
          <w:p w14:paraId="587E930E" w14:textId="77777777" w:rsidR="007654DA" w:rsidRPr="007654DA" w:rsidRDefault="007654DA" w:rsidP="007654DA">
            <w:pPr>
              <w:rPr>
                <w:bCs/>
              </w:rPr>
            </w:pPr>
            <w:r w:rsidRPr="007654DA">
              <w:rPr>
                <w:bCs/>
              </w:rPr>
              <w:t>FLV Campus Plaza GP, LLC, its sole general partner</w:t>
            </w:r>
          </w:p>
          <w:p w14:paraId="0ADC5D86" w14:textId="77777777" w:rsidR="007654DA" w:rsidRPr="007654DA" w:rsidRDefault="007654DA" w:rsidP="007654DA">
            <w:pPr>
              <w:rPr>
                <w:bCs/>
              </w:rPr>
            </w:pPr>
            <w:r w:rsidRPr="007654DA">
              <w:rPr>
                <w:bCs/>
              </w:rPr>
              <w:t>Federal Realty OP LP, a Delaware limited partnership, its sole member</w:t>
            </w:r>
          </w:p>
        </w:tc>
      </w:tr>
    </w:tbl>
    <w:p w14:paraId="7141FBB4"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6C6D67CD" w14:textId="77777777" w:rsidTr="007654DA">
        <w:tc>
          <w:tcPr>
            <w:tcW w:w="8930" w:type="dxa"/>
          </w:tcPr>
          <w:p w14:paraId="0B622EF7" w14:textId="77777777" w:rsidR="007654DA" w:rsidRPr="007654DA" w:rsidRDefault="007654DA" w:rsidP="007654DA">
            <w:pPr>
              <w:rPr>
                <w:b/>
                <w:u w:val="single"/>
              </w:rPr>
            </w:pPr>
            <w:r w:rsidRPr="007654DA">
              <w:rPr>
                <w:b/>
                <w:u w:val="single"/>
              </w:rPr>
              <w:t>Chesterbrook Shopping Center</w:t>
            </w:r>
          </w:p>
          <w:p w14:paraId="50B075E6" w14:textId="77777777" w:rsidR="007654DA" w:rsidRPr="007654DA" w:rsidRDefault="007654DA" w:rsidP="007654DA">
            <w:r w:rsidRPr="007654DA">
              <w:t>FR CHESTERBROOK JV, LLC, a Delaware limited liability company</w:t>
            </w:r>
          </w:p>
          <w:p w14:paraId="1CA7CCED" w14:textId="77777777" w:rsidR="007654DA" w:rsidRDefault="007654DA" w:rsidP="007654DA">
            <w:r w:rsidRPr="007654DA">
              <w:rPr>
                <w:bCs/>
              </w:rPr>
              <w:t>Federal Realty OP LP, a Delaware limited partnership</w:t>
            </w:r>
            <w:r w:rsidRPr="007654DA">
              <w:t>, its Managing Member</w:t>
            </w:r>
          </w:p>
        </w:tc>
      </w:tr>
    </w:tbl>
    <w:p w14:paraId="3C341D28"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23B8D457" w14:textId="77777777" w:rsidTr="007654DA">
        <w:tc>
          <w:tcPr>
            <w:tcW w:w="8930" w:type="dxa"/>
          </w:tcPr>
          <w:p w14:paraId="364F60C6" w14:textId="77777777" w:rsidR="007654DA" w:rsidRPr="007654DA" w:rsidRDefault="007654DA" w:rsidP="007654DA">
            <w:pPr>
              <w:rPr>
                <w:b/>
                <w:u w:val="single"/>
              </w:rPr>
            </w:pPr>
            <w:r w:rsidRPr="007654DA">
              <w:rPr>
                <w:b/>
                <w:u w:val="single"/>
              </w:rPr>
              <w:t>Congressional Plaza</w:t>
            </w:r>
          </w:p>
          <w:p w14:paraId="1E404C38" w14:textId="77777777" w:rsidR="007654DA" w:rsidRDefault="007654DA" w:rsidP="007654DA">
            <w:r w:rsidRPr="007654DA">
              <w:rPr>
                <w:bCs/>
              </w:rPr>
              <w:t>CONGRESSIONAL PLAZA ASSOCIATES, LLC, a Maryland limited liability company</w:t>
            </w:r>
          </w:p>
        </w:tc>
      </w:tr>
    </w:tbl>
    <w:p w14:paraId="04B6D8D6" w14:textId="77777777" w:rsidR="007654DA" w:rsidRDefault="007654DA" w:rsidP="007654DA"/>
    <w:tbl>
      <w:tblPr>
        <w:tblStyle w:val="TableGrid"/>
        <w:tblW w:w="0" w:type="auto"/>
        <w:tblLook w:val="04A0" w:firstRow="1" w:lastRow="0" w:firstColumn="1" w:lastColumn="0" w:noHBand="0" w:noVBand="1"/>
      </w:tblPr>
      <w:tblGrid>
        <w:gridCol w:w="8930"/>
      </w:tblGrid>
      <w:tr w:rsidR="007654DA" w14:paraId="6A65B96F" w14:textId="77777777" w:rsidTr="007654DA">
        <w:tc>
          <w:tcPr>
            <w:tcW w:w="8930" w:type="dxa"/>
          </w:tcPr>
          <w:p w14:paraId="75A94B4D" w14:textId="77777777" w:rsidR="007654DA" w:rsidRPr="007654DA" w:rsidRDefault="007654DA" w:rsidP="007654DA">
            <w:r w:rsidRPr="007654DA">
              <w:rPr>
                <w:b/>
                <w:u w:val="single"/>
              </w:rPr>
              <w:t>Courthouse Center</w:t>
            </w:r>
          </w:p>
          <w:p w14:paraId="7ABAC6B3" w14:textId="77777777" w:rsidR="007654DA" w:rsidRDefault="007654DA" w:rsidP="007654DA">
            <w:r w:rsidRPr="007654DA">
              <w:rPr>
                <w:bCs/>
              </w:rPr>
              <w:t>FEDERAL REALTY PARTNERS LP, a Delaware limited liability company</w:t>
            </w:r>
          </w:p>
        </w:tc>
      </w:tr>
    </w:tbl>
    <w:p w14:paraId="5B87D3A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CFA9EB2" w14:textId="77777777" w:rsidTr="007654DA">
        <w:tc>
          <w:tcPr>
            <w:tcW w:w="9756" w:type="dxa"/>
            <w:tcBorders>
              <w:top w:val="single" w:sz="4" w:space="0" w:color="auto"/>
              <w:left w:val="single" w:sz="4" w:space="0" w:color="auto"/>
              <w:bottom w:val="single" w:sz="4" w:space="0" w:color="auto"/>
              <w:right w:val="single" w:sz="4" w:space="0" w:color="auto"/>
            </w:tcBorders>
          </w:tcPr>
          <w:p w14:paraId="04CEAE72" w14:textId="77777777" w:rsidR="007654DA" w:rsidRPr="007654DA" w:rsidRDefault="007654DA" w:rsidP="007654DA">
            <w:pPr>
              <w:rPr>
                <w:b/>
                <w:u w:val="single"/>
              </w:rPr>
            </w:pPr>
            <w:r w:rsidRPr="007654DA">
              <w:rPr>
                <w:b/>
                <w:u w:val="single"/>
              </w:rPr>
              <w:t>Darien Commons</w:t>
            </w:r>
          </w:p>
          <w:p w14:paraId="0806EE8F" w14:textId="77777777" w:rsidR="007654DA" w:rsidRPr="007654DA" w:rsidRDefault="007654DA" w:rsidP="007654DA">
            <w:pPr>
              <w:rPr>
                <w:u w:val="single"/>
              </w:rPr>
            </w:pPr>
            <w:r w:rsidRPr="007654DA">
              <w:t xml:space="preserve">FR DARIEN, LLC, a Delaware limited liability company, </w:t>
            </w:r>
          </w:p>
        </w:tc>
      </w:tr>
    </w:tbl>
    <w:p w14:paraId="05A6D5B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0666AB5" w14:textId="77777777" w:rsidTr="007654DA">
        <w:tc>
          <w:tcPr>
            <w:tcW w:w="9756" w:type="dxa"/>
            <w:tcBorders>
              <w:top w:val="single" w:sz="4" w:space="0" w:color="auto"/>
              <w:left w:val="single" w:sz="4" w:space="0" w:color="auto"/>
              <w:bottom w:val="single" w:sz="4" w:space="0" w:color="auto"/>
              <w:right w:val="single" w:sz="4" w:space="0" w:color="auto"/>
            </w:tcBorders>
          </w:tcPr>
          <w:p w14:paraId="6C6209D9" w14:textId="77777777" w:rsidR="007654DA" w:rsidRPr="007654DA" w:rsidRDefault="007654DA" w:rsidP="007654DA">
            <w:pPr>
              <w:rPr>
                <w:b/>
                <w:u w:val="single"/>
              </w:rPr>
            </w:pPr>
            <w:r w:rsidRPr="007654DA">
              <w:rPr>
                <w:b/>
                <w:u w:val="single"/>
              </w:rPr>
              <w:t>Fairfax Junction</w:t>
            </w:r>
          </w:p>
          <w:p w14:paraId="0820BC67" w14:textId="77777777" w:rsidR="007654DA" w:rsidRPr="007654DA" w:rsidRDefault="007654DA" w:rsidP="007654DA">
            <w:r w:rsidRPr="007654DA">
              <w:t>FR Fairfax Junction, LLC</w:t>
            </w:r>
          </w:p>
          <w:p w14:paraId="6AE8648D" w14:textId="77777777" w:rsidR="007654DA" w:rsidRPr="007654DA" w:rsidRDefault="007654DA" w:rsidP="007654DA">
            <w:r w:rsidRPr="007654DA">
              <w:lastRenderedPageBreak/>
              <w:t>Federal Realty Partners, LP, a Delaware limited partnership</w:t>
            </w:r>
          </w:p>
        </w:tc>
      </w:tr>
    </w:tbl>
    <w:p w14:paraId="24189AC4" w14:textId="77777777" w:rsidR="007654DA" w:rsidRPr="007654DA" w:rsidRDefault="007654DA" w:rsidP="007654DA"/>
    <w:p w14:paraId="5EF6122A"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39B5A77F" w14:textId="77777777" w:rsidTr="007654DA">
        <w:tc>
          <w:tcPr>
            <w:tcW w:w="9756" w:type="dxa"/>
            <w:tcBorders>
              <w:top w:val="single" w:sz="4" w:space="0" w:color="auto"/>
              <w:left w:val="single" w:sz="4" w:space="0" w:color="auto"/>
              <w:bottom w:val="single" w:sz="4" w:space="0" w:color="auto"/>
              <w:right w:val="single" w:sz="4" w:space="0" w:color="auto"/>
            </w:tcBorders>
          </w:tcPr>
          <w:p w14:paraId="2123C19B" w14:textId="77777777" w:rsidR="007654DA" w:rsidRPr="007654DA" w:rsidRDefault="007654DA" w:rsidP="007654DA">
            <w:pPr>
              <w:rPr>
                <w:b/>
                <w:u w:val="single"/>
              </w:rPr>
            </w:pPr>
            <w:r w:rsidRPr="007654DA">
              <w:rPr>
                <w:b/>
                <w:u w:val="single"/>
              </w:rPr>
              <w:t>Georgetowne Shopping Center</w:t>
            </w:r>
          </w:p>
          <w:p w14:paraId="73C723CF" w14:textId="77777777" w:rsidR="007654DA" w:rsidRPr="007654DA" w:rsidRDefault="007654DA" w:rsidP="007654DA">
            <w:r w:rsidRPr="007654DA">
              <w:t>FR Georgetowne, LLC, a Delaware limited liability company</w:t>
            </w:r>
          </w:p>
        </w:tc>
      </w:tr>
    </w:tbl>
    <w:p w14:paraId="08E7912D"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B95D7D7" w14:textId="77777777" w:rsidTr="007654DA">
        <w:tc>
          <w:tcPr>
            <w:tcW w:w="9756" w:type="dxa"/>
            <w:tcBorders>
              <w:top w:val="single" w:sz="4" w:space="0" w:color="auto"/>
              <w:left w:val="single" w:sz="4" w:space="0" w:color="auto"/>
              <w:bottom w:val="single" w:sz="4" w:space="0" w:color="auto"/>
              <w:right w:val="single" w:sz="4" w:space="0" w:color="auto"/>
            </w:tcBorders>
          </w:tcPr>
          <w:p w14:paraId="36B91D40" w14:textId="77777777" w:rsidR="007654DA" w:rsidRPr="007654DA" w:rsidRDefault="007654DA" w:rsidP="007654DA">
            <w:pPr>
              <w:rPr>
                <w:b/>
                <w:u w:val="single"/>
              </w:rPr>
            </w:pPr>
            <w:r w:rsidRPr="007654DA">
              <w:rPr>
                <w:b/>
                <w:u w:val="single"/>
              </w:rPr>
              <w:t>Governor Plaza</w:t>
            </w:r>
          </w:p>
          <w:p w14:paraId="76A3F909" w14:textId="77777777" w:rsidR="007654DA" w:rsidRPr="007654DA" w:rsidRDefault="007654DA" w:rsidP="007654DA">
            <w:pPr>
              <w:rPr>
                <w:u w:val="single"/>
              </w:rPr>
            </w:pPr>
            <w:r w:rsidRPr="007654DA">
              <w:rPr>
                <w:bCs/>
              </w:rPr>
              <w:t>GOVERNOR PLAZA ASSOCIATES, a Pennsylvania general partnership</w:t>
            </w:r>
          </w:p>
        </w:tc>
      </w:tr>
    </w:tbl>
    <w:p w14:paraId="0E861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F355572" w14:textId="77777777" w:rsidTr="007654DA">
        <w:tc>
          <w:tcPr>
            <w:tcW w:w="9756" w:type="dxa"/>
            <w:tcBorders>
              <w:top w:val="single" w:sz="4" w:space="0" w:color="auto"/>
              <w:left w:val="single" w:sz="4" w:space="0" w:color="auto"/>
              <w:bottom w:val="single" w:sz="4" w:space="0" w:color="auto"/>
              <w:right w:val="single" w:sz="4" w:space="0" w:color="auto"/>
            </w:tcBorders>
          </w:tcPr>
          <w:p w14:paraId="498BB336" w14:textId="77777777" w:rsidR="007654DA" w:rsidRPr="007654DA" w:rsidRDefault="007654DA" w:rsidP="007654DA">
            <w:pPr>
              <w:rPr>
                <w:b/>
                <w:u w:val="single"/>
              </w:rPr>
            </w:pPr>
            <w:r w:rsidRPr="007654DA">
              <w:rPr>
                <w:b/>
                <w:u w:val="single"/>
              </w:rPr>
              <w:t>Greenlawn Plaza</w:t>
            </w:r>
          </w:p>
          <w:p w14:paraId="0F66F550" w14:textId="77777777" w:rsidR="007654DA" w:rsidRPr="007654DA" w:rsidRDefault="007654DA" w:rsidP="007654DA">
            <w:pPr>
              <w:rPr>
                <w:bCs/>
              </w:rPr>
            </w:pPr>
            <w:r w:rsidRPr="007654DA">
              <w:rPr>
                <w:bCs/>
              </w:rPr>
              <w:t>FLV Greenlawn Plaza LP</w:t>
            </w:r>
          </w:p>
          <w:p w14:paraId="7BDDB79B" w14:textId="77777777" w:rsidR="007654DA" w:rsidRPr="007654DA" w:rsidRDefault="007654DA" w:rsidP="007654DA">
            <w:pPr>
              <w:rPr>
                <w:bCs/>
              </w:rPr>
            </w:pPr>
            <w:r w:rsidRPr="007654DA">
              <w:rPr>
                <w:bCs/>
              </w:rPr>
              <w:t>FLV Greenlawn Plaza GP, LLC, its sole general partner</w:t>
            </w:r>
          </w:p>
          <w:p w14:paraId="03D9A255" w14:textId="77777777" w:rsidR="007654DA" w:rsidRPr="007654DA" w:rsidRDefault="007654DA" w:rsidP="007654DA">
            <w:pPr>
              <w:rPr>
                <w:bCs/>
              </w:rPr>
            </w:pPr>
            <w:r w:rsidRPr="007654DA">
              <w:rPr>
                <w:bCs/>
              </w:rPr>
              <w:t>Federal Realty OP LP, a Delaware limited partnership, its sole member</w:t>
            </w:r>
          </w:p>
        </w:tc>
      </w:tr>
    </w:tbl>
    <w:p w14:paraId="4C1BC39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54454D7A" w14:textId="77777777" w:rsidTr="007654DA">
        <w:tc>
          <w:tcPr>
            <w:tcW w:w="9756" w:type="dxa"/>
            <w:tcBorders>
              <w:top w:val="single" w:sz="4" w:space="0" w:color="auto"/>
              <w:left w:val="single" w:sz="4" w:space="0" w:color="auto"/>
              <w:bottom w:val="single" w:sz="4" w:space="0" w:color="auto"/>
              <w:right w:val="single" w:sz="4" w:space="0" w:color="auto"/>
            </w:tcBorders>
          </w:tcPr>
          <w:p w14:paraId="602B5524" w14:textId="77777777" w:rsidR="007654DA" w:rsidRPr="007654DA" w:rsidRDefault="007654DA" w:rsidP="007654DA">
            <w:pPr>
              <w:rPr>
                <w:b/>
                <w:u w:val="single"/>
              </w:rPr>
            </w:pPr>
            <w:r w:rsidRPr="007654DA">
              <w:rPr>
                <w:b/>
                <w:u w:val="single"/>
              </w:rPr>
              <w:t xml:space="preserve">Huntington Square  </w:t>
            </w:r>
          </w:p>
          <w:p w14:paraId="796E2562" w14:textId="77777777" w:rsidR="007654DA" w:rsidRPr="007654DA" w:rsidRDefault="007654DA" w:rsidP="007654DA">
            <w:r w:rsidRPr="007654DA">
              <w:rPr>
                <w:b/>
                <w:bCs/>
              </w:rPr>
              <w:t>FR HUNTINGTON SQUARE, LLC</w:t>
            </w:r>
            <w:r w:rsidRPr="007654DA">
              <w:t>, a Delaware limited liability company</w:t>
            </w:r>
          </w:p>
          <w:p w14:paraId="119D229B" w14:textId="77777777" w:rsidR="007654DA" w:rsidRPr="007654DA" w:rsidRDefault="007654DA" w:rsidP="007654DA">
            <w:pPr>
              <w:rPr>
                <w:u w:val="single"/>
              </w:rPr>
            </w:pPr>
          </w:p>
        </w:tc>
      </w:tr>
    </w:tbl>
    <w:p w14:paraId="01BA31DE"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A25CFD7" w14:textId="77777777" w:rsidTr="007654DA">
        <w:tc>
          <w:tcPr>
            <w:tcW w:w="9756" w:type="dxa"/>
            <w:tcBorders>
              <w:top w:val="single" w:sz="4" w:space="0" w:color="auto"/>
              <w:left w:val="single" w:sz="4" w:space="0" w:color="auto"/>
              <w:bottom w:val="single" w:sz="4" w:space="0" w:color="auto"/>
              <w:right w:val="single" w:sz="4" w:space="0" w:color="auto"/>
            </w:tcBorders>
          </w:tcPr>
          <w:p w14:paraId="5F17BE61" w14:textId="77777777" w:rsidR="007654DA" w:rsidRPr="007654DA" w:rsidRDefault="007654DA" w:rsidP="007654DA">
            <w:pPr>
              <w:rPr>
                <w:b/>
                <w:u w:val="single"/>
              </w:rPr>
            </w:pPr>
            <w:r w:rsidRPr="007654DA">
              <w:rPr>
                <w:b/>
                <w:u w:val="single"/>
              </w:rPr>
              <w:t>Linden Square Shopping Center</w:t>
            </w:r>
          </w:p>
          <w:p w14:paraId="2CEF79F1" w14:textId="77777777" w:rsidR="007654DA" w:rsidRPr="007654DA" w:rsidRDefault="007654DA" w:rsidP="007654DA">
            <w:pPr>
              <w:rPr>
                <w:u w:val="single"/>
              </w:rPr>
            </w:pPr>
            <w:r w:rsidRPr="007654DA">
              <w:t>FR Linden Square, LLC</w:t>
            </w:r>
            <w:r w:rsidRPr="007654DA">
              <w:rPr>
                <w:bCs/>
              </w:rPr>
              <w:t>., a Delaware limited liability company</w:t>
            </w:r>
          </w:p>
        </w:tc>
      </w:tr>
    </w:tbl>
    <w:p w14:paraId="17A35B4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4ACC6AA4" w14:textId="77777777" w:rsidTr="007654DA">
        <w:tc>
          <w:tcPr>
            <w:tcW w:w="8930" w:type="dxa"/>
          </w:tcPr>
          <w:p w14:paraId="70F1631E" w14:textId="77777777" w:rsidR="007654DA" w:rsidRPr="007654DA" w:rsidRDefault="007654DA" w:rsidP="007654DA">
            <w:pPr>
              <w:rPr>
                <w:b/>
                <w:u w:val="single"/>
              </w:rPr>
            </w:pPr>
            <w:r w:rsidRPr="007654DA">
              <w:rPr>
                <w:b/>
                <w:u w:val="single"/>
              </w:rPr>
              <w:t>Montrose Crossing</w:t>
            </w:r>
          </w:p>
          <w:p w14:paraId="77747C2B" w14:textId="77777777" w:rsidR="007654DA" w:rsidRPr="007654DA" w:rsidRDefault="007654DA" w:rsidP="007654DA">
            <w:pPr>
              <w:rPr>
                <w:bCs/>
              </w:rPr>
            </w:pPr>
            <w:r w:rsidRPr="007654DA">
              <w:rPr>
                <w:bCs/>
              </w:rPr>
              <w:t xml:space="preserve">FR Montrose Crossing, LLC </w:t>
            </w:r>
          </w:p>
        </w:tc>
      </w:tr>
    </w:tbl>
    <w:p w14:paraId="1F23FA82" w14:textId="77777777" w:rsidR="007654DA" w:rsidRDefault="007654DA" w:rsidP="007654DA">
      <w:pPr>
        <w:rPr>
          <w:b/>
        </w:rPr>
      </w:pPr>
    </w:p>
    <w:p w14:paraId="424E1A6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3772708F" w14:textId="77777777" w:rsidTr="007654DA">
        <w:tc>
          <w:tcPr>
            <w:tcW w:w="8930" w:type="dxa"/>
          </w:tcPr>
          <w:p w14:paraId="4957BEB4" w14:textId="77777777" w:rsidR="007654DA" w:rsidRPr="007654DA" w:rsidRDefault="007654DA" w:rsidP="007654DA">
            <w:pPr>
              <w:rPr>
                <w:b/>
                <w:u w:val="single"/>
              </w:rPr>
            </w:pPr>
            <w:r w:rsidRPr="007654DA">
              <w:rPr>
                <w:b/>
                <w:u w:val="single"/>
              </w:rPr>
              <w:t>Mount Vernon Plaza; South Valley Shopping Center; Kingstowne Town</w:t>
            </w:r>
            <w:r>
              <w:rPr>
                <w:b/>
                <w:u w:val="single"/>
              </w:rPr>
              <w:t>e</w:t>
            </w:r>
            <w:r w:rsidRPr="007654DA">
              <w:rPr>
                <w:b/>
                <w:u w:val="single"/>
              </w:rPr>
              <w:t xml:space="preserve"> Center; Kingstowne Shopping Center</w:t>
            </w:r>
          </w:p>
          <w:p w14:paraId="463BDEB3" w14:textId="77777777" w:rsidR="007654DA" w:rsidRPr="007654DA" w:rsidRDefault="007654DA" w:rsidP="007654DA">
            <w:r w:rsidRPr="007654DA">
              <w:t>FEDERAL REALTY PARTNERS LP, d/b/a Federal Realty Partners Limited Partnership, a Delaware limited partnership</w:t>
            </w:r>
          </w:p>
          <w:p w14:paraId="01DB54AB" w14:textId="77777777" w:rsidR="007654DA" w:rsidRPr="007654DA" w:rsidRDefault="007654DA" w:rsidP="007654DA">
            <w:r w:rsidRPr="007654DA">
              <w:t>Federal Realty Partners, LLC, a Delaware limited liability company</w:t>
            </w:r>
          </w:p>
          <w:p w14:paraId="564BDD37" w14:textId="77777777" w:rsidR="007654DA" w:rsidRDefault="007654DA" w:rsidP="007654DA">
            <w:pPr>
              <w:rPr>
                <w:b/>
              </w:rPr>
            </w:pPr>
          </w:p>
        </w:tc>
      </w:tr>
    </w:tbl>
    <w:p w14:paraId="3C54E5CE" w14:textId="77777777" w:rsidR="007654DA" w:rsidRPr="007654DA" w:rsidRDefault="007654DA" w:rsidP="007654DA">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8DAF80E" w14:textId="77777777" w:rsidTr="007654DA">
        <w:tc>
          <w:tcPr>
            <w:tcW w:w="8930" w:type="dxa"/>
            <w:tcBorders>
              <w:top w:val="single" w:sz="4" w:space="0" w:color="auto"/>
              <w:left w:val="single" w:sz="4" w:space="0" w:color="auto"/>
              <w:bottom w:val="single" w:sz="4" w:space="0" w:color="auto"/>
              <w:right w:val="single" w:sz="4" w:space="0" w:color="auto"/>
            </w:tcBorders>
          </w:tcPr>
          <w:p w14:paraId="2000F118" w14:textId="77777777" w:rsidR="007654DA" w:rsidRPr="007654DA" w:rsidRDefault="007654DA" w:rsidP="007654DA">
            <w:pPr>
              <w:rPr>
                <w:b/>
                <w:u w:val="single"/>
              </w:rPr>
            </w:pPr>
            <w:r w:rsidRPr="007654DA">
              <w:rPr>
                <w:b/>
                <w:u w:val="single"/>
              </w:rPr>
              <w:t xml:space="preserve">The Shoppes at Nottingham Square I  </w:t>
            </w:r>
          </w:p>
          <w:p w14:paraId="5F2DF6B7" w14:textId="77777777" w:rsidR="007654DA" w:rsidRPr="007654DA" w:rsidRDefault="007654DA" w:rsidP="007654DA">
            <w:r w:rsidRPr="007654DA">
              <w:t xml:space="preserve">SHOPPES AT NOTTINGHAM SQUARE BUSINESS TRUST, a Maryland business trust </w:t>
            </w:r>
          </w:p>
          <w:p w14:paraId="015EB1E3" w14:textId="77777777" w:rsidR="007654DA" w:rsidRPr="007654DA" w:rsidRDefault="007654DA" w:rsidP="007654DA">
            <w:pPr>
              <w:rPr>
                <w:u w:val="single"/>
              </w:rPr>
            </w:pPr>
            <w:r w:rsidRPr="007654DA">
              <w:t>FR White Marsh, LLC, a Maryland limited liability company</w:t>
            </w:r>
          </w:p>
        </w:tc>
      </w:tr>
    </w:tbl>
    <w:p w14:paraId="736AF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4F85462C" w14:textId="77777777" w:rsidTr="007654DA">
        <w:tc>
          <w:tcPr>
            <w:tcW w:w="8930" w:type="dxa"/>
            <w:tcBorders>
              <w:top w:val="single" w:sz="4" w:space="0" w:color="auto"/>
              <w:left w:val="single" w:sz="4" w:space="0" w:color="auto"/>
              <w:bottom w:val="single" w:sz="4" w:space="0" w:color="auto"/>
              <w:right w:val="single" w:sz="4" w:space="0" w:color="auto"/>
            </w:tcBorders>
          </w:tcPr>
          <w:p w14:paraId="69F14167" w14:textId="77777777" w:rsidR="007654DA" w:rsidRPr="007654DA" w:rsidRDefault="007654DA" w:rsidP="007654DA">
            <w:pPr>
              <w:rPr>
                <w:b/>
                <w:u w:val="single"/>
              </w:rPr>
            </w:pPr>
            <w:r w:rsidRPr="007654DA">
              <w:rPr>
                <w:b/>
                <w:u w:val="single"/>
              </w:rPr>
              <w:t xml:space="preserve">The Shoppes at Nottingham Square II  </w:t>
            </w:r>
          </w:p>
          <w:p w14:paraId="6766F5B1" w14:textId="77777777" w:rsidR="007654DA" w:rsidRPr="007654DA" w:rsidRDefault="007654DA" w:rsidP="007654DA">
            <w:r w:rsidRPr="007654DA">
              <w:t xml:space="preserve">CAMPBELL-PHILADELPHIA BUSINESS TRUST, a Maryland business trust </w:t>
            </w:r>
          </w:p>
          <w:p w14:paraId="73EC6901" w14:textId="77777777" w:rsidR="007654DA" w:rsidRPr="007654DA" w:rsidRDefault="007654DA" w:rsidP="007654DA">
            <w:pPr>
              <w:rPr>
                <w:u w:val="single"/>
              </w:rPr>
            </w:pPr>
            <w:r w:rsidRPr="007654DA">
              <w:t>FR White Marsh, LLC, a Maryland limited liability company</w:t>
            </w:r>
          </w:p>
        </w:tc>
      </w:tr>
    </w:tbl>
    <w:p w14:paraId="46E1D4BC"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263E14B7" w14:textId="77777777" w:rsidTr="007654DA">
        <w:tc>
          <w:tcPr>
            <w:tcW w:w="9756" w:type="dxa"/>
            <w:tcBorders>
              <w:top w:val="single" w:sz="4" w:space="0" w:color="auto"/>
              <w:left w:val="single" w:sz="4" w:space="0" w:color="auto"/>
              <w:bottom w:val="single" w:sz="4" w:space="0" w:color="auto"/>
              <w:right w:val="single" w:sz="4" w:space="0" w:color="auto"/>
            </w:tcBorders>
          </w:tcPr>
          <w:p w14:paraId="60AB0676" w14:textId="77777777" w:rsidR="007654DA" w:rsidRPr="007654DA" w:rsidRDefault="007654DA" w:rsidP="007654DA">
            <w:pPr>
              <w:rPr>
                <w:b/>
                <w:u w:val="single"/>
              </w:rPr>
            </w:pPr>
            <w:r w:rsidRPr="007654DA">
              <w:rPr>
                <w:b/>
                <w:u w:val="single"/>
              </w:rPr>
              <w:t>Perring Plaza</w:t>
            </w:r>
          </w:p>
          <w:p w14:paraId="1C23D8BA" w14:textId="77777777" w:rsidR="007654DA" w:rsidRPr="007654DA" w:rsidRDefault="007654DA" w:rsidP="007654DA">
            <w:pPr>
              <w:rPr>
                <w:u w:val="single"/>
              </w:rPr>
            </w:pPr>
            <w:r w:rsidRPr="007654DA">
              <w:rPr>
                <w:bCs/>
              </w:rPr>
              <w:t xml:space="preserve">SHOPPING CENTER ASSOCIATES, d/b/a PENNSYLVANIA SHOPPING CENTER ASSOCIATES LIMITED PARTNERSHIP, a Pennsylvania limited partnership, </w:t>
            </w:r>
          </w:p>
        </w:tc>
      </w:tr>
    </w:tbl>
    <w:p w14:paraId="36AD6C59"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2DF9AE19" w14:textId="77777777" w:rsidTr="007654DA">
        <w:tc>
          <w:tcPr>
            <w:tcW w:w="8930" w:type="dxa"/>
          </w:tcPr>
          <w:p w14:paraId="36227131" w14:textId="77777777" w:rsidR="007654DA" w:rsidRPr="007654DA" w:rsidRDefault="007654DA" w:rsidP="007654DA">
            <w:pPr>
              <w:rPr>
                <w:b/>
                <w:u w:val="single"/>
              </w:rPr>
            </w:pPr>
            <w:r w:rsidRPr="007654DA">
              <w:rPr>
                <w:b/>
                <w:u w:val="single"/>
              </w:rPr>
              <w:t>Pike 7</w:t>
            </w:r>
          </w:p>
          <w:p w14:paraId="625D3CFD" w14:textId="77777777" w:rsidR="007654DA" w:rsidRDefault="007654DA" w:rsidP="007654DA">
            <w:pPr>
              <w:rPr>
                <w:b/>
                <w:u w:val="single"/>
              </w:rPr>
            </w:pPr>
            <w:r w:rsidRPr="007654DA">
              <w:t>FR PIKE 7 LIMITED PARTNERSHIP, a Delaware limited partnership</w:t>
            </w:r>
          </w:p>
        </w:tc>
      </w:tr>
    </w:tbl>
    <w:p w14:paraId="5E98B60B"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5492108D" w14:textId="77777777" w:rsidTr="007654DA">
        <w:tc>
          <w:tcPr>
            <w:tcW w:w="8930" w:type="dxa"/>
          </w:tcPr>
          <w:p w14:paraId="238CB058" w14:textId="77777777" w:rsidR="007654DA" w:rsidRPr="00805026" w:rsidRDefault="007654DA" w:rsidP="007654DA">
            <w:pPr>
              <w:rPr>
                <w:b/>
                <w:u w:val="single"/>
                <w:lang w:val="es-ES"/>
              </w:rPr>
            </w:pPr>
            <w:r w:rsidRPr="00805026">
              <w:rPr>
                <w:b/>
                <w:u w:val="single"/>
                <w:lang w:val="es-ES"/>
              </w:rPr>
              <w:t>Plaza del Mercado</w:t>
            </w:r>
          </w:p>
          <w:p w14:paraId="6755EC78" w14:textId="77777777" w:rsidR="007654DA" w:rsidRPr="00805026" w:rsidRDefault="007654DA" w:rsidP="007654DA">
            <w:pPr>
              <w:rPr>
                <w:bCs/>
                <w:lang w:val="es-ES"/>
              </w:rPr>
            </w:pPr>
            <w:r w:rsidRPr="00805026">
              <w:rPr>
                <w:bCs/>
                <w:lang w:val="es-ES"/>
              </w:rPr>
              <w:t>FLV Plaza del Mercado LP</w:t>
            </w:r>
          </w:p>
          <w:p w14:paraId="665DA2E4" w14:textId="77777777" w:rsidR="007654DA" w:rsidRPr="00805026" w:rsidRDefault="007654DA" w:rsidP="007654DA">
            <w:pPr>
              <w:rPr>
                <w:bCs/>
                <w:lang w:val="es-ES"/>
              </w:rPr>
            </w:pPr>
            <w:r w:rsidRPr="00805026">
              <w:rPr>
                <w:bCs/>
                <w:lang w:val="es-ES"/>
              </w:rPr>
              <w:lastRenderedPageBreak/>
              <w:t>FLV Plaza del Mercado, LLC, its sole general partner</w:t>
            </w:r>
          </w:p>
          <w:p w14:paraId="313EE2DD" w14:textId="77777777" w:rsidR="007654DA" w:rsidRDefault="007654DA" w:rsidP="007654DA">
            <w:pPr>
              <w:rPr>
                <w:b/>
                <w:u w:val="single"/>
              </w:rPr>
            </w:pPr>
            <w:r w:rsidRPr="007654DA">
              <w:rPr>
                <w:bCs/>
              </w:rPr>
              <w:t>Federal Realty OP LP, a Delaware limited partnership, its sole member</w:t>
            </w:r>
          </w:p>
        </w:tc>
      </w:tr>
    </w:tbl>
    <w:p w14:paraId="0291CA04"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40"/>
      </w:tblGrid>
      <w:tr w:rsidR="007654DA" w:rsidRPr="007654DA" w14:paraId="72B537E3" w14:textId="77777777" w:rsidTr="007654DA">
        <w:tc>
          <w:tcPr>
            <w:tcW w:w="8940" w:type="dxa"/>
          </w:tcPr>
          <w:p w14:paraId="2DFFB84C" w14:textId="77777777" w:rsidR="007654DA" w:rsidRPr="007654DA" w:rsidRDefault="007654DA" w:rsidP="007654DA">
            <w:pPr>
              <w:rPr>
                <w:b/>
                <w:u w:val="single"/>
              </w:rPr>
            </w:pPr>
            <w:r w:rsidRPr="007654DA">
              <w:rPr>
                <w:b/>
                <w:u w:val="single"/>
              </w:rPr>
              <w:t>Twinbrooke Shopping Center</w:t>
            </w:r>
          </w:p>
          <w:p w14:paraId="464E01F8" w14:textId="77777777" w:rsidR="007654DA" w:rsidRPr="007654DA" w:rsidRDefault="007654DA" w:rsidP="007654DA">
            <w:r w:rsidRPr="007654DA">
              <w:t>FEDERAL REALTY PARTNERS LP, d/b/a Federal Realty Partners Limited Partnership, a</w:t>
            </w:r>
            <w:r>
              <w:t xml:space="preserve"> </w:t>
            </w:r>
            <w:r w:rsidRPr="007654DA">
              <w:t>Delaware limited partnership</w:t>
            </w:r>
          </w:p>
          <w:p w14:paraId="39AE6714" w14:textId="77777777" w:rsidR="007654DA" w:rsidRPr="007654DA" w:rsidRDefault="007654DA" w:rsidP="007654DA">
            <w:r w:rsidRPr="007654DA">
              <w:t>Federal Realty Partners, LLC, a Delaware limited liability company</w:t>
            </w:r>
          </w:p>
        </w:tc>
      </w:tr>
    </w:tbl>
    <w:p w14:paraId="2D2E0690"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3550FCF2" w14:textId="77777777" w:rsidTr="007654DA">
        <w:tc>
          <w:tcPr>
            <w:tcW w:w="8930" w:type="dxa"/>
          </w:tcPr>
          <w:p w14:paraId="59BE88F8" w14:textId="77777777" w:rsidR="007654DA" w:rsidRPr="007654DA" w:rsidRDefault="007654DA" w:rsidP="007654DA">
            <w:pPr>
              <w:rPr>
                <w:b/>
                <w:u w:val="single"/>
              </w:rPr>
            </w:pPr>
            <w:r w:rsidRPr="007654DA">
              <w:rPr>
                <w:b/>
                <w:u w:val="single"/>
              </w:rPr>
              <w:t>THE AVENUE at White Marsh</w:t>
            </w:r>
          </w:p>
          <w:p w14:paraId="7D9976F2" w14:textId="77777777" w:rsidR="007654DA" w:rsidRPr="007654DA" w:rsidRDefault="007654DA" w:rsidP="007654DA">
            <w:r>
              <w:t>N</w:t>
            </w:r>
            <w:r w:rsidRPr="007654DA">
              <w:t xml:space="preserve">VI-AVENUE, LLC, a Maryland limited liability company </w:t>
            </w:r>
          </w:p>
          <w:p w14:paraId="03750E7D" w14:textId="77777777" w:rsidR="007654DA" w:rsidRPr="007654DA" w:rsidRDefault="007654DA" w:rsidP="007654DA">
            <w:r w:rsidRPr="007654DA">
              <w:t>THE AVENUE AT WHITE MARSH BUSINESS TRUST, a Maryland business trust</w:t>
            </w:r>
          </w:p>
          <w:p w14:paraId="3CB98C87" w14:textId="77777777" w:rsidR="007654DA" w:rsidRPr="007654DA" w:rsidRDefault="007654DA" w:rsidP="007654DA">
            <w:r w:rsidRPr="007654DA">
              <w:t xml:space="preserve">FR White Marsh, LLC, a Maryland limited liability company </w:t>
            </w:r>
          </w:p>
        </w:tc>
      </w:tr>
    </w:tbl>
    <w:p w14:paraId="7F04AAF3"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0C1176F" w14:textId="77777777" w:rsidTr="007654DA">
        <w:tc>
          <w:tcPr>
            <w:tcW w:w="8930" w:type="dxa"/>
            <w:tcBorders>
              <w:top w:val="single" w:sz="4" w:space="0" w:color="auto"/>
              <w:left w:val="single" w:sz="4" w:space="0" w:color="auto"/>
              <w:bottom w:val="single" w:sz="4" w:space="0" w:color="auto"/>
              <w:right w:val="single" w:sz="4" w:space="0" w:color="auto"/>
            </w:tcBorders>
          </w:tcPr>
          <w:p w14:paraId="711F20B7" w14:textId="77777777" w:rsidR="007654DA" w:rsidRPr="007654DA" w:rsidRDefault="007654DA" w:rsidP="007654DA">
            <w:pPr>
              <w:rPr>
                <w:b/>
                <w:u w:val="single"/>
              </w:rPr>
            </w:pPr>
            <w:r w:rsidRPr="007654DA">
              <w:rPr>
                <w:b/>
                <w:u w:val="single"/>
              </w:rPr>
              <w:t xml:space="preserve">White Marsh Plaza   </w:t>
            </w:r>
          </w:p>
          <w:p w14:paraId="5236F0CF" w14:textId="77777777" w:rsidR="007654DA" w:rsidRPr="007654DA" w:rsidRDefault="007654DA" w:rsidP="007654DA">
            <w:pPr>
              <w:rPr>
                <w:u w:val="single"/>
              </w:rPr>
            </w:pPr>
            <w:bookmarkStart w:id="152" w:name="_Hlk92872731"/>
            <w:r w:rsidRPr="007654DA">
              <w:t xml:space="preserve">FR White Marsh, LLC, a Maryland limited liability company </w:t>
            </w:r>
            <w:bookmarkEnd w:id="152"/>
          </w:p>
        </w:tc>
      </w:tr>
    </w:tbl>
    <w:p w14:paraId="2AACB5D2"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346269E" w14:textId="77777777" w:rsidTr="007654DA">
        <w:tc>
          <w:tcPr>
            <w:tcW w:w="8930" w:type="dxa"/>
            <w:tcBorders>
              <w:top w:val="single" w:sz="4" w:space="0" w:color="auto"/>
              <w:left w:val="single" w:sz="4" w:space="0" w:color="auto"/>
              <w:bottom w:val="single" w:sz="4" w:space="0" w:color="auto"/>
              <w:right w:val="single" w:sz="4" w:space="0" w:color="auto"/>
            </w:tcBorders>
          </w:tcPr>
          <w:p w14:paraId="3EC8117B" w14:textId="77777777" w:rsidR="007654DA" w:rsidRPr="007654DA" w:rsidRDefault="007654DA" w:rsidP="007654DA">
            <w:pPr>
              <w:rPr>
                <w:b/>
                <w:u w:val="single"/>
              </w:rPr>
            </w:pPr>
            <w:r w:rsidRPr="007654DA">
              <w:rPr>
                <w:b/>
                <w:u w:val="single"/>
              </w:rPr>
              <w:t>The Grove At Shrewsbury</w:t>
            </w:r>
          </w:p>
          <w:p w14:paraId="1C536D82" w14:textId="77777777" w:rsidR="007654DA" w:rsidRPr="007654DA" w:rsidRDefault="007654DA" w:rsidP="007654DA">
            <w:r w:rsidRPr="007654DA">
              <w:t xml:space="preserve">ROUTE 35 SHREWSBURY LIMITED PARTNERSHIP, a New Jersey limited partnership, in its </w:t>
            </w:r>
          </w:p>
          <w:p w14:paraId="479CD530" w14:textId="77777777" w:rsidR="007654DA" w:rsidRPr="007654DA" w:rsidRDefault="007654DA" w:rsidP="007654DA">
            <w:r w:rsidRPr="007654DA">
              <w:t xml:space="preserve">individual capacity and under power of attorney on behalf of SHREWSBURY MALL </w:t>
            </w:r>
          </w:p>
          <w:p w14:paraId="66AB7EC8" w14:textId="77777777" w:rsidR="007654DA" w:rsidRPr="007654DA" w:rsidRDefault="007654DA" w:rsidP="007654DA">
            <w:r w:rsidRPr="007654DA">
              <w:t>ASSOCIATES, LLC, a New Jersey limited liability company</w:t>
            </w:r>
          </w:p>
          <w:p w14:paraId="5C2BB185" w14:textId="77777777" w:rsidR="007654DA" w:rsidRPr="007654DA" w:rsidRDefault="007654DA" w:rsidP="007654DA">
            <w:r w:rsidRPr="007654DA">
              <w:t>Federal Realty Partners, LLC, a Delaware limited liability company, its sole general partner</w:t>
            </w:r>
          </w:p>
        </w:tc>
      </w:tr>
    </w:tbl>
    <w:p w14:paraId="05443313" w14:textId="77777777" w:rsidR="007654DA" w:rsidRDefault="007654DA" w:rsidP="007654DA"/>
    <w:p w14:paraId="246811CE" w14:textId="77777777" w:rsidR="007654DA" w:rsidRDefault="007654DA" w:rsidP="007654DA"/>
    <w:p w14:paraId="477FE4A0" w14:textId="77777777" w:rsidR="007654DA" w:rsidRDefault="007654DA" w:rsidP="007654DA"/>
    <w:p w14:paraId="1072B155"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E6CF97A" w14:textId="77777777" w:rsidTr="007654DA">
        <w:tc>
          <w:tcPr>
            <w:tcW w:w="9756" w:type="dxa"/>
            <w:tcBorders>
              <w:top w:val="single" w:sz="4" w:space="0" w:color="auto"/>
              <w:left w:val="single" w:sz="4" w:space="0" w:color="auto"/>
              <w:bottom w:val="single" w:sz="4" w:space="0" w:color="auto"/>
              <w:right w:val="single" w:sz="4" w:space="0" w:color="auto"/>
            </w:tcBorders>
          </w:tcPr>
          <w:p w14:paraId="1B09D03D" w14:textId="77777777" w:rsidR="007654DA" w:rsidRPr="007654DA" w:rsidRDefault="007654DA" w:rsidP="007654DA">
            <w:pPr>
              <w:rPr>
                <w:b/>
                <w:u w:val="single"/>
              </w:rPr>
            </w:pPr>
            <w:r w:rsidRPr="007654DA">
              <w:rPr>
                <w:b/>
                <w:u w:val="single"/>
              </w:rPr>
              <w:t>The Grove West Shopping Center</w:t>
            </w:r>
          </w:p>
          <w:p w14:paraId="62867D23" w14:textId="77777777" w:rsidR="007654DA" w:rsidRPr="007654DA" w:rsidRDefault="007654DA" w:rsidP="007654DA">
            <w:r w:rsidRPr="007654DA">
              <w:t>SHREWSBURY COMMONS LP, a Washington limited partnership</w:t>
            </w:r>
          </w:p>
          <w:p w14:paraId="5C7BA4C5" w14:textId="77777777" w:rsidR="007654DA" w:rsidRPr="007654DA" w:rsidRDefault="007654DA" w:rsidP="007654DA">
            <w:r w:rsidRPr="007654DA">
              <w:t>Federal Realty Partners, LLC, a Delaware limited liability company, its sole general partner</w:t>
            </w:r>
          </w:p>
        </w:tc>
      </w:tr>
    </w:tbl>
    <w:p w14:paraId="05AB83F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C04D7B4" w14:textId="77777777" w:rsidTr="007654DA">
        <w:tc>
          <w:tcPr>
            <w:tcW w:w="9756" w:type="dxa"/>
            <w:tcBorders>
              <w:top w:val="single" w:sz="4" w:space="0" w:color="auto"/>
              <w:left w:val="single" w:sz="4" w:space="0" w:color="auto"/>
              <w:bottom w:val="single" w:sz="4" w:space="0" w:color="auto"/>
              <w:right w:val="single" w:sz="4" w:space="0" w:color="auto"/>
            </w:tcBorders>
          </w:tcPr>
          <w:p w14:paraId="1FF2F2AD" w14:textId="77777777" w:rsidR="007654DA" w:rsidRPr="007654DA" w:rsidRDefault="007654DA" w:rsidP="007654DA">
            <w:pPr>
              <w:rPr>
                <w:b/>
                <w:u w:val="single"/>
              </w:rPr>
            </w:pPr>
            <w:r w:rsidRPr="007654DA">
              <w:rPr>
                <w:b/>
                <w:u w:val="single"/>
              </w:rPr>
              <w:t>Brook 35 Plaza</w:t>
            </w:r>
          </w:p>
          <w:p w14:paraId="46549D0E" w14:textId="77777777" w:rsidR="007654DA" w:rsidRPr="007654DA" w:rsidRDefault="007654DA" w:rsidP="007654DA">
            <w:r w:rsidRPr="007654DA">
              <w:t xml:space="preserve">SEA GIRT LIMITED PARTNERSHIP, a Washington limited partnership, </w:t>
            </w:r>
          </w:p>
          <w:p w14:paraId="371A037E" w14:textId="77777777" w:rsidR="007654DA" w:rsidRPr="007654DA" w:rsidRDefault="007654DA" w:rsidP="007654DA">
            <w:r w:rsidRPr="007654DA">
              <w:t>Federal Realty Partners, LLC, a Delaware limited liability company, its sole general partner</w:t>
            </w:r>
          </w:p>
        </w:tc>
      </w:tr>
    </w:tbl>
    <w:p w14:paraId="60D419E9"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DF6A264" w14:textId="77777777" w:rsidTr="007654DA">
        <w:tc>
          <w:tcPr>
            <w:tcW w:w="9756" w:type="dxa"/>
            <w:tcBorders>
              <w:top w:val="single" w:sz="4" w:space="0" w:color="auto"/>
              <w:left w:val="single" w:sz="4" w:space="0" w:color="auto"/>
              <w:bottom w:val="single" w:sz="4" w:space="0" w:color="auto"/>
              <w:right w:val="single" w:sz="4" w:space="0" w:color="auto"/>
            </w:tcBorders>
          </w:tcPr>
          <w:p w14:paraId="43F2F3DC" w14:textId="77777777" w:rsidR="007654DA" w:rsidRPr="007654DA" w:rsidRDefault="007654DA" w:rsidP="007654DA">
            <w:pPr>
              <w:rPr>
                <w:b/>
                <w:u w:val="single"/>
              </w:rPr>
            </w:pPr>
            <w:r w:rsidRPr="007654DA">
              <w:rPr>
                <w:b/>
                <w:u w:val="single"/>
              </w:rPr>
              <w:t>Brook 35 West Shopping Center</w:t>
            </w:r>
          </w:p>
          <w:p w14:paraId="5A820E32" w14:textId="77777777" w:rsidR="007654DA" w:rsidRPr="007654DA" w:rsidRDefault="007654DA" w:rsidP="007654DA">
            <w:r w:rsidRPr="007654DA">
              <w:t>35 WEST, LLC, a Washington limited liability company</w:t>
            </w:r>
          </w:p>
          <w:p w14:paraId="4A6774BF" w14:textId="77777777" w:rsidR="007654DA" w:rsidRPr="007654DA" w:rsidRDefault="007654DA" w:rsidP="007654DA">
            <w:r w:rsidRPr="007654DA">
              <w:t>Federal Realty Partners, LLC, a Delaware limited liability company, its sole general partner</w:t>
            </w:r>
          </w:p>
        </w:tc>
      </w:tr>
    </w:tbl>
    <w:p w14:paraId="79C0E2D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BD05759" w14:textId="77777777" w:rsidTr="007654DA">
        <w:tc>
          <w:tcPr>
            <w:tcW w:w="8930" w:type="dxa"/>
            <w:tcBorders>
              <w:top w:val="single" w:sz="4" w:space="0" w:color="auto"/>
              <w:left w:val="single" w:sz="4" w:space="0" w:color="auto"/>
              <w:bottom w:val="single" w:sz="4" w:space="0" w:color="auto"/>
              <w:right w:val="single" w:sz="4" w:space="0" w:color="auto"/>
            </w:tcBorders>
          </w:tcPr>
          <w:p w14:paraId="77CA5BF1" w14:textId="77777777" w:rsidR="007654DA" w:rsidRPr="007654DA" w:rsidRDefault="007654DA" w:rsidP="007654DA">
            <w:pPr>
              <w:rPr>
                <w:b/>
                <w:u w:val="single"/>
              </w:rPr>
            </w:pPr>
            <w:r w:rsidRPr="007654DA">
              <w:rPr>
                <w:b/>
                <w:u w:val="single"/>
              </w:rPr>
              <w:t xml:space="preserve">Chelsea Commons I Shopping Center (Phase 1) </w:t>
            </w:r>
          </w:p>
          <w:p w14:paraId="29361BAC" w14:textId="77777777" w:rsidR="007654DA" w:rsidRPr="007654DA" w:rsidRDefault="007654DA" w:rsidP="007654DA">
            <w:bookmarkStart w:id="153" w:name="_Hlk89957029"/>
            <w:r w:rsidRPr="007654DA">
              <w:t>FR Chelsea Commons Member, LLC, a Delaware limited liability company</w:t>
            </w:r>
            <w:bookmarkEnd w:id="153"/>
          </w:p>
        </w:tc>
      </w:tr>
    </w:tbl>
    <w:p w14:paraId="22B3BE36" w14:textId="77777777" w:rsidR="007654DA" w:rsidRPr="007654DA" w:rsidRDefault="007654DA" w:rsidP="007654DA"/>
    <w:p w14:paraId="0EF4696B" w14:textId="77777777" w:rsidR="007654DA" w:rsidRPr="007654DA" w:rsidRDefault="007654DA" w:rsidP="007654DA"/>
    <w:sectPr w:rsidR="007654DA" w:rsidRPr="007654DA" w:rsidSect="00892B7B">
      <w:footerReference w:type="default" r:id="rId12"/>
      <w:headerReference w:type="first" r:id="rId13"/>
      <w:footerReference w:type="first" r:id="rId14"/>
      <w:pgSz w:w="12240" w:h="15840"/>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oni Lucio" w:date="2025-12-22T05:30:00Z" w:initials="TL">
    <w:p w14:paraId="57E0AC7B" w14:textId="77777777" w:rsidR="00931C8A" w:rsidRDefault="004438A1" w:rsidP="00931C8A">
      <w:pPr>
        <w:pStyle w:val="CommentText"/>
        <w:jc w:val="left"/>
      </w:pPr>
      <w:r>
        <w:rPr>
          <w:rStyle w:val="CommentReference"/>
        </w:rPr>
        <w:annotationRef/>
      </w:r>
      <w:r w:rsidR="00931C8A">
        <w:t>Replace with:</w:t>
      </w:r>
    </w:p>
    <w:p w14:paraId="6145D84D" w14:textId="77777777" w:rsidR="00931C8A" w:rsidRDefault="00931C8A" w:rsidP="00931C8A">
      <w:pPr>
        <w:pStyle w:val="CommentText"/>
        <w:jc w:val="left"/>
      </w:pPr>
    </w:p>
    <w:p w14:paraId="4F87F835" w14:textId="77777777" w:rsidR="00931C8A" w:rsidRDefault="00931C8A" w:rsidP="00931C8A">
      <w:pPr>
        <w:pStyle w:val="CommentText"/>
        <w:jc w:val="left"/>
      </w:pPr>
      <w:r>
        <w:t xml:space="preserve">Licensee may terminate this Agreement only after expiration of the Initial Term upon one hundred twenty (120) days’ prior written notice. </w:t>
      </w:r>
    </w:p>
    <w:p w14:paraId="2E49FB39" w14:textId="77777777" w:rsidR="00931C8A" w:rsidRDefault="00931C8A" w:rsidP="00931C8A">
      <w:pPr>
        <w:pStyle w:val="CommentText"/>
        <w:jc w:val="left"/>
      </w:pPr>
    </w:p>
    <w:p w14:paraId="368B4CD6" w14:textId="77777777" w:rsidR="00931C8A" w:rsidRDefault="00931C8A" w:rsidP="00931C8A">
      <w:pPr>
        <w:pStyle w:val="CommentText"/>
        <w:jc w:val="left"/>
      </w:pPr>
      <w:r>
        <w:t>Grantor may terminate this Agreement at any time upon thirty (30) days’ prior written notice.</w:t>
      </w:r>
    </w:p>
  </w:comment>
  <w:comment w:id="6" w:author="Toni Lucio" w:date="2025-12-18T11:34:00Z" w:initials="TL">
    <w:p w14:paraId="2AB236AE" w14:textId="1810F9A1" w:rsidR="00754EAB" w:rsidRDefault="00754EAB" w:rsidP="00754EAB">
      <w:pPr>
        <w:pStyle w:val="CommentText"/>
        <w:jc w:val="left"/>
      </w:pPr>
      <w:r>
        <w:rPr>
          <w:rStyle w:val="CommentReference"/>
        </w:rPr>
        <w:annotationRef/>
      </w:r>
      <w:r>
        <w:rPr>
          <w:b/>
          <w:bCs/>
        </w:rPr>
        <w:t>4. PAD LICENSE FEE</w:t>
      </w:r>
    </w:p>
    <w:p w14:paraId="0E119061" w14:textId="77777777" w:rsidR="00754EAB" w:rsidRDefault="00754EAB" w:rsidP="00754EAB">
      <w:pPr>
        <w:pStyle w:val="CommentText"/>
        <w:jc w:val="left"/>
      </w:pPr>
      <w:r>
        <w:rPr>
          <w:b/>
          <w:bCs/>
        </w:rPr>
        <w:t>Reduce 5% to 3%</w:t>
      </w:r>
    </w:p>
  </w:comment>
  <w:comment w:id="14" w:author="Toni Lucio" w:date="2025-12-22T05:37:00Z" w:initials="TL">
    <w:p w14:paraId="0B6D6718" w14:textId="77777777" w:rsidR="00B1240D" w:rsidRDefault="00B1240D" w:rsidP="00B1240D">
      <w:pPr>
        <w:pStyle w:val="CommentText"/>
        <w:jc w:val="left"/>
      </w:pPr>
      <w:r>
        <w:rPr>
          <w:rStyle w:val="CommentReference"/>
        </w:rPr>
        <w:annotationRef/>
      </w:r>
      <w:r>
        <w:t>ADD:</w:t>
      </w:r>
    </w:p>
    <w:p w14:paraId="7F18B0F9" w14:textId="77777777" w:rsidR="00B1240D" w:rsidRDefault="00B1240D" w:rsidP="00B1240D">
      <w:pPr>
        <w:pStyle w:val="CommentText"/>
        <w:jc w:val="left"/>
      </w:pPr>
    </w:p>
    <w:p w14:paraId="714A3591" w14:textId="77777777" w:rsidR="00B1240D" w:rsidRDefault="00B1240D" w:rsidP="00B1240D">
      <w:pPr>
        <w:pStyle w:val="CommentText"/>
        <w:jc w:val="left"/>
      </w:pPr>
      <w:r>
        <w:t>Licensee’s reporting obligations shall be limited to providing waste and recycling data reasonably available to Licensee, including compactor tonnage and cardboard or recycling tonnage as reported by the applicable hauling service providers. Licensee shall not be responsible for generating, estimating, or certifying tonnage data not provided by the hauler or otherwise outside Licensee’s control.</w:t>
      </w:r>
    </w:p>
    <w:p w14:paraId="46F5F848" w14:textId="77777777" w:rsidR="00B1240D" w:rsidRDefault="00B1240D" w:rsidP="00B1240D">
      <w:pPr>
        <w:pStyle w:val="CommentText"/>
        <w:jc w:val="left"/>
      </w:pPr>
    </w:p>
    <w:p w14:paraId="27175C7B" w14:textId="77777777" w:rsidR="00B1240D" w:rsidRDefault="00B1240D" w:rsidP="00B1240D">
      <w:pPr>
        <w:pStyle w:val="CommentText"/>
        <w:jc w:val="left"/>
      </w:pPr>
      <w:r>
        <w:t>Licensee acknowledges that Jurisdiction Mandated Reporting is typically completed by the licensed waste hauler(s) servicing the Licensed Premises. Licensee’s obligation shall be limited to cooperating in good faith and disclosing any data collection reports in Licensee’s possession if requested by the Grantor or the applicable hauler.</w:t>
      </w:r>
    </w:p>
  </w:comment>
  <w:comment w:id="15" w:author="Toni Lucio" w:date="2025-12-22T05:36:00Z" w:initials="TL">
    <w:p w14:paraId="7AD39A6E" w14:textId="55F9C383" w:rsidR="00B1240D" w:rsidRDefault="00B1240D" w:rsidP="00B1240D">
      <w:pPr>
        <w:pStyle w:val="CommentText"/>
        <w:jc w:val="left"/>
      </w:pPr>
      <w:r>
        <w:rPr>
          <w:rStyle w:val="CommentReference"/>
        </w:rPr>
        <w:annotationRef/>
      </w:r>
      <w:r>
        <w:t>ADD:</w:t>
      </w:r>
    </w:p>
    <w:p w14:paraId="22D8554A" w14:textId="77777777" w:rsidR="00B1240D" w:rsidRDefault="00B1240D" w:rsidP="00B1240D">
      <w:pPr>
        <w:pStyle w:val="CommentText"/>
        <w:jc w:val="left"/>
      </w:pPr>
    </w:p>
    <w:p w14:paraId="79B67C95" w14:textId="77777777" w:rsidR="00B1240D" w:rsidRDefault="00B1240D" w:rsidP="00B1240D">
      <w:pPr>
        <w:pStyle w:val="CommentText"/>
        <w:jc w:val="left"/>
      </w:pPr>
      <w:r>
        <w:t xml:space="preserve">In the event Grantor terminates this Agreement for convenience prior to the expiration of the Initial Term, Grantor shall reimburse Licensee, within thirty (30) days of termination, for all unrecovered, documented Project-related costs incurred by Licensee, including equipment, installation, removal, setup, and service costs. </w:t>
      </w:r>
    </w:p>
  </w:comment>
  <w:comment w:id="16" w:author="Toni Lucio" w:date="2025-12-18T12:24:00Z" w:initials="TL">
    <w:p w14:paraId="3470C49D" w14:textId="77777777" w:rsidR="00B1240D" w:rsidRDefault="00A51430" w:rsidP="00B1240D">
      <w:pPr>
        <w:pStyle w:val="CommentText"/>
        <w:jc w:val="left"/>
      </w:pPr>
      <w:r>
        <w:rPr>
          <w:rStyle w:val="CommentReference"/>
        </w:rPr>
        <w:annotationRef/>
      </w:r>
      <w:r w:rsidR="00B1240D">
        <w:t>ADD:</w:t>
      </w:r>
    </w:p>
    <w:p w14:paraId="6533904D" w14:textId="77777777" w:rsidR="00B1240D" w:rsidRDefault="00B1240D" w:rsidP="00B1240D">
      <w:pPr>
        <w:pStyle w:val="CommentText"/>
        <w:jc w:val="left"/>
      </w:pPr>
    </w:p>
    <w:p w14:paraId="5E1265A3" w14:textId="77777777" w:rsidR="00B1240D" w:rsidRDefault="00B1240D" w:rsidP="00B1240D">
      <w:pPr>
        <w:pStyle w:val="CommentText"/>
        <w:jc w:val="left"/>
      </w:pPr>
      <w:r>
        <w:t xml:space="preserve">Licensee shall be responsible for modifications required to initially install and operate the Equipment in accordance with the approved scope of work. </w:t>
      </w:r>
    </w:p>
  </w:comment>
  <w:comment w:id="17" w:author="Toni Lucio" w:date="2025-12-18T12:43:00Z" w:initials="TL">
    <w:p w14:paraId="79B69976" w14:textId="77777777" w:rsidR="004435E3" w:rsidRDefault="001D58AC" w:rsidP="004435E3">
      <w:pPr>
        <w:pStyle w:val="CommentText"/>
        <w:jc w:val="left"/>
      </w:pPr>
      <w:r>
        <w:rPr>
          <w:rStyle w:val="CommentReference"/>
        </w:rPr>
        <w:annotationRef/>
      </w:r>
      <w:r w:rsidR="004435E3">
        <w:t>ADD:</w:t>
      </w:r>
    </w:p>
    <w:p w14:paraId="6D2A4AE3" w14:textId="77777777" w:rsidR="004435E3" w:rsidRDefault="004435E3" w:rsidP="004435E3">
      <w:pPr>
        <w:pStyle w:val="CommentText"/>
        <w:jc w:val="left"/>
      </w:pPr>
    </w:p>
    <w:p w14:paraId="0A87CC98" w14:textId="77777777" w:rsidR="004435E3" w:rsidRDefault="004435E3" w:rsidP="004435E3">
      <w:pPr>
        <w:pStyle w:val="CommentText"/>
        <w:jc w:val="left"/>
      </w:pPr>
      <w:r>
        <w:t xml:space="preserve">Grantor’s remedies under this Section shall apply only upon a material default by Licensee remaining uncured for thirty (30) days after written notice; provided that termination on forty-eight (48) hours’ notice shall be limited to defaults posing an immediate threat to health, safety, or the environment. </w:t>
      </w:r>
    </w:p>
    <w:p w14:paraId="16C0ACE0" w14:textId="77777777" w:rsidR="004435E3" w:rsidRDefault="004435E3" w:rsidP="004435E3">
      <w:pPr>
        <w:pStyle w:val="CommentText"/>
        <w:jc w:val="left"/>
      </w:pPr>
    </w:p>
    <w:p w14:paraId="11CE26F2" w14:textId="77777777" w:rsidR="004435E3" w:rsidRDefault="004435E3" w:rsidP="004435E3">
      <w:pPr>
        <w:pStyle w:val="CommentText"/>
        <w:jc w:val="left"/>
      </w:pPr>
      <w:r>
        <w:t xml:space="preserve">Grantor shall not take possession of Licensee-owned equipment, and any cure performed by Grantor shall be limited to reasonable, documented costs incurred after failure to cure. </w:t>
      </w:r>
    </w:p>
  </w:comment>
  <w:comment w:id="18" w:author="Toni Lucio" w:date="2025-12-18T13:26:00Z" w:initials="TL">
    <w:p w14:paraId="3D70DB31" w14:textId="77777777" w:rsidR="00E06D6E" w:rsidRDefault="003C056D" w:rsidP="00E06D6E">
      <w:pPr>
        <w:pStyle w:val="CommentText"/>
        <w:jc w:val="left"/>
      </w:pPr>
      <w:r>
        <w:rPr>
          <w:rStyle w:val="CommentReference"/>
        </w:rPr>
        <w:annotationRef/>
      </w:r>
      <w:r w:rsidR="00E06D6E">
        <w:t>ADD:</w:t>
      </w:r>
    </w:p>
    <w:p w14:paraId="2D95C297" w14:textId="77777777" w:rsidR="00E06D6E" w:rsidRDefault="00E06D6E" w:rsidP="00E06D6E">
      <w:pPr>
        <w:pStyle w:val="CommentText"/>
        <w:jc w:val="left"/>
      </w:pPr>
    </w:p>
    <w:p w14:paraId="420B9A7E" w14:textId="77777777" w:rsidR="00E06D6E" w:rsidRDefault="00E06D6E" w:rsidP="00E06D6E">
      <w:pPr>
        <w:pStyle w:val="CommentText"/>
        <w:jc w:val="left"/>
      </w:pPr>
      <w:r>
        <w:t xml:space="preserve">Licensee’s obligation to defend, indemnify, and hold harmless the indemnified parties shall apply only to the extent caused by the negligence or willful misconduct of Licensee, its employees, agents, or contractors, and shall not apply to claims arising from the negligence, willful misconduct, or violation of law of Grantor, any Serviced Tenant, or other indemnified party, whether sole or concurrent, or from pre-existing conditions of the Licensed Premises not caused by Licensee. </w:t>
      </w:r>
    </w:p>
  </w:comment>
  <w:comment w:id="19" w:author="Toni Lucio" w:date="2025-12-18T14:21:00Z" w:initials="TL">
    <w:p w14:paraId="2CA0FF01" w14:textId="77777777" w:rsidR="00E06D6E" w:rsidRDefault="00A849A7" w:rsidP="00E06D6E">
      <w:pPr>
        <w:pStyle w:val="CommentText"/>
        <w:jc w:val="left"/>
      </w:pPr>
      <w:r>
        <w:rPr>
          <w:rStyle w:val="CommentReference"/>
        </w:rPr>
        <w:annotationRef/>
      </w:r>
      <w:r w:rsidR="00E06D6E">
        <w:t>ADD:</w:t>
      </w:r>
    </w:p>
    <w:p w14:paraId="37638FB9" w14:textId="77777777" w:rsidR="00E06D6E" w:rsidRDefault="00E06D6E" w:rsidP="00E06D6E">
      <w:pPr>
        <w:pStyle w:val="CommentText"/>
        <w:jc w:val="left"/>
      </w:pPr>
    </w:p>
    <w:p w14:paraId="0B2C0D3F" w14:textId="77777777" w:rsidR="00E06D6E" w:rsidRDefault="00E06D6E" w:rsidP="00E06D6E">
      <w:pPr>
        <w:pStyle w:val="CommentText"/>
        <w:jc w:val="left"/>
      </w:pPr>
      <w:r>
        <w:t xml:space="preserve">Licensee’s maintenance obligations shall be limited to the Equipment and those portions of the Licensed Premises directly used or altered by Licensee in connection with the Services. Licensee shall have no responsibility for structural elements, base building systems, utilities, or other portions of the Licensed Premises not caused by Licensee. Any maintenance performed by Grantor on Licensee’s behalf shall be limited to reasonable, documented costs incurred after Licensee’s failure to cure following notice. </w:t>
      </w:r>
    </w:p>
  </w:comment>
  <w:comment w:id="20" w:author="Toni Lucio" w:date="2025-12-18T14:22:00Z" w:initials="TL">
    <w:p w14:paraId="42727891" w14:textId="77777777" w:rsidR="00A3095B" w:rsidRDefault="00A849A7" w:rsidP="00A3095B">
      <w:pPr>
        <w:pStyle w:val="CommentText"/>
        <w:jc w:val="left"/>
      </w:pPr>
      <w:r>
        <w:rPr>
          <w:rStyle w:val="CommentReference"/>
        </w:rPr>
        <w:annotationRef/>
      </w:r>
      <w:r w:rsidR="00A3095B">
        <w:t>ADD:</w:t>
      </w:r>
    </w:p>
    <w:p w14:paraId="3C8826E5" w14:textId="77777777" w:rsidR="00A3095B" w:rsidRDefault="00A3095B" w:rsidP="00A3095B">
      <w:pPr>
        <w:pStyle w:val="CommentText"/>
        <w:jc w:val="left"/>
      </w:pPr>
    </w:p>
    <w:p w14:paraId="510D72D5" w14:textId="77777777" w:rsidR="00A3095B" w:rsidRDefault="00A3095B" w:rsidP="00A3095B">
      <w:pPr>
        <w:pStyle w:val="CommentText"/>
        <w:jc w:val="left"/>
      </w:pPr>
      <w:r>
        <w:t xml:space="preserve">In the event Grantor terminates this Agreement prior to the expiration of the Initial Term, Licensee shall be afforded a reasonable period of time, following coordination with Grantor, to remove its equipment and personal property. No Licensee-owned equipment or personal property shall be deemed abandoned without prior written notice and a reasonable opportunity for removal. Any removal and restoration obligations shall be subject to the reimbursement provisions set forth herein. </w:t>
      </w:r>
    </w:p>
  </w:comment>
  <w:comment w:id="30" w:author="Toni Lucio" w:date="2025-12-19T07:43:00Z" w:initials="TL">
    <w:p w14:paraId="57980E1B" w14:textId="77777777" w:rsidR="00A65438" w:rsidRDefault="00A65438" w:rsidP="00A65438">
      <w:pPr>
        <w:pStyle w:val="CommentText"/>
        <w:jc w:val="left"/>
      </w:pPr>
      <w:r>
        <w:rPr>
          <w:rStyle w:val="CommentReference"/>
        </w:rPr>
        <w:annotationRef/>
      </w:r>
      <w:r>
        <w:t>ADD:</w:t>
      </w:r>
    </w:p>
    <w:p w14:paraId="7F61FBA5" w14:textId="77777777" w:rsidR="00A65438" w:rsidRDefault="00A65438" w:rsidP="00A65438">
      <w:pPr>
        <w:pStyle w:val="CommentText"/>
        <w:jc w:val="left"/>
      </w:pPr>
    </w:p>
    <w:p w14:paraId="6CFFE0F9" w14:textId="77777777" w:rsidR="00A65438" w:rsidRDefault="00A65438" w:rsidP="00A65438">
      <w:pPr>
        <w:pStyle w:val="CommentText"/>
        <w:jc w:val="left"/>
      </w:pPr>
      <w:r>
        <w:t xml:space="preserve">Licensee’s written request and after Licensee has made commercially reasonable efforts to collect from a non-compliant Serviced Tenant, Grantor shall reasonably cooperate with Licensee, as appropriate, to support compliance with the waste service program, including tenant communications or enforcement through Grantor’s existing tenant management processes. </w:t>
      </w:r>
    </w:p>
    <w:p w14:paraId="4B25F083" w14:textId="77777777" w:rsidR="00A65438" w:rsidRDefault="00A65438" w:rsidP="00A65438">
      <w:pPr>
        <w:pStyle w:val="CommentText"/>
        <w:jc w:val="left"/>
      </w:pPr>
    </w:p>
  </w:comment>
  <w:comment w:id="151" w:author="Ingrid Elias" w:date="2025-12-17T14:57:00Z" w:initials="IE">
    <w:p w14:paraId="34E4D6A7" w14:textId="138F8247" w:rsidR="00E050FA" w:rsidRDefault="00E050FA" w:rsidP="00E050FA">
      <w:pPr>
        <w:pStyle w:val="CommentText"/>
        <w:jc w:val="left"/>
      </w:pPr>
      <w:r>
        <w:rPr>
          <w:rStyle w:val="CommentReference"/>
        </w:rPr>
        <w:annotationRef/>
      </w:r>
      <w:r>
        <w:rPr>
          <w:b/>
          <w:bCs/>
        </w:rPr>
        <w:t xml:space="preserve">ADD ON*** In the event any Serviced Tenant fails to remit payment for waste and/or recycling services, all unrecovered costs advanced or paid by Licensee on behalf of such Serviced Tenant(s) shall be reconciled and credited back to Licensee as part of the annual reconciliation process, so as to fairly reimburse Licensee for such unpaid amounts.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8B4CD6" w15:done="0"/>
  <w15:commentEx w15:paraId="0E119061" w15:done="0"/>
  <w15:commentEx w15:paraId="27175C7B" w15:done="0"/>
  <w15:commentEx w15:paraId="79B67C95" w15:done="0"/>
  <w15:commentEx w15:paraId="5E1265A3" w15:done="0"/>
  <w15:commentEx w15:paraId="11CE26F2" w15:done="0"/>
  <w15:commentEx w15:paraId="420B9A7E" w15:done="0"/>
  <w15:commentEx w15:paraId="0B2C0D3F" w15:done="0"/>
  <w15:commentEx w15:paraId="510D72D5" w15:done="0"/>
  <w15:commentEx w15:paraId="4B25F083" w15:done="0"/>
  <w15:commentEx w15:paraId="34E4D6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CC796" w16cex:dateUtc="2025-12-22T13:30:00Z"/>
  <w16cex:commentExtensible w16cex:durableId="2F6AE6E2" w16cex:dateUtc="2025-12-18T19:34:00Z"/>
  <w16cex:commentExtensible w16cex:durableId="731C40D5" w16cex:dateUtc="2025-12-22T13:37:00Z"/>
  <w16cex:commentExtensible w16cex:durableId="6C088052" w16cex:dateUtc="2025-12-22T13:36:00Z"/>
  <w16cex:commentExtensible w16cex:durableId="68567130" w16cex:dateUtc="2025-12-18T20:24:00Z"/>
  <w16cex:commentExtensible w16cex:durableId="32343E88" w16cex:dateUtc="2025-12-18T20:43:00Z"/>
  <w16cex:commentExtensible w16cex:durableId="606F9C0E" w16cex:dateUtc="2025-12-18T21:26:00Z"/>
  <w16cex:commentExtensible w16cex:durableId="1B1D93F2" w16cex:dateUtc="2025-12-18T22:21:00Z"/>
  <w16cex:commentExtensible w16cex:durableId="3D8DEBCC" w16cex:dateUtc="2025-12-18T22:22:00Z"/>
  <w16cex:commentExtensible w16cex:durableId="4F6A294C" w16cex:dateUtc="2025-12-19T15:43:00Z"/>
  <w16cex:commentExtensible w16cex:durableId="344C2AF2" w16cex:dateUtc="2025-12-17T22:57:00Z">
    <w16cex:extLst>
      <w16:ext w16:uri="{CE6994B0-6A32-4C9F-8C6B-6E91EDA988CE}">
        <cr:reactions xmlns:cr="http://schemas.microsoft.com/office/comments/2020/reactions">
          <cr:reaction reactionType="1">
            <cr:reactionInfo dateUtc="2025-12-19T16:07:22Z">
              <cr:user userId="S::tlucio@compactormc.com::189634c4-ab12-4bdf-8f4d-5a993a542a35" userProvider="AD" userName="Toni Luci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8B4CD6" w16cid:durableId="28ACC796"/>
  <w16cid:commentId w16cid:paraId="0E119061" w16cid:durableId="2F6AE6E2"/>
  <w16cid:commentId w16cid:paraId="27175C7B" w16cid:durableId="731C40D5"/>
  <w16cid:commentId w16cid:paraId="79B67C95" w16cid:durableId="6C088052"/>
  <w16cid:commentId w16cid:paraId="5E1265A3" w16cid:durableId="68567130"/>
  <w16cid:commentId w16cid:paraId="11CE26F2" w16cid:durableId="32343E88"/>
  <w16cid:commentId w16cid:paraId="420B9A7E" w16cid:durableId="606F9C0E"/>
  <w16cid:commentId w16cid:paraId="0B2C0D3F" w16cid:durableId="1B1D93F2"/>
  <w16cid:commentId w16cid:paraId="510D72D5" w16cid:durableId="3D8DEBCC"/>
  <w16cid:commentId w16cid:paraId="4B25F083" w16cid:durableId="4F6A294C"/>
  <w16cid:commentId w16cid:paraId="34E4D6A7" w16cid:durableId="344C2A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BAC0" w14:textId="77777777" w:rsidR="00D21810" w:rsidRDefault="00D21810">
      <w:r>
        <w:separator/>
      </w:r>
    </w:p>
  </w:endnote>
  <w:endnote w:type="continuationSeparator" w:id="0">
    <w:p w14:paraId="745F5972" w14:textId="77777777" w:rsidR="00D21810" w:rsidRDefault="00D21810">
      <w:r>
        <w:continuationSeparator/>
      </w:r>
    </w:p>
  </w:endnote>
  <w:endnote w:type="continuationNotice" w:id="1">
    <w:p w14:paraId="1668E515" w14:textId="77777777" w:rsidR="00D21810" w:rsidRDefault="00D218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112753"/>
      <w:docPartObj>
        <w:docPartGallery w:val="Page Numbers (Bottom of Page)"/>
        <w:docPartUnique/>
      </w:docPartObj>
    </w:sdtPr>
    <w:sdtEndPr>
      <w:rPr>
        <w:noProof/>
      </w:rPr>
    </w:sdtEndPr>
    <w:sdtContent>
      <w:p w14:paraId="4929B2B2" w14:textId="0C578644" w:rsidR="001269C6" w:rsidRPr="002C6B64" w:rsidRDefault="005F6620" w:rsidP="005F6620">
        <w:pPr>
          <w:pStyle w:val="Footer"/>
          <w:spacing w:before="240" w:after="0"/>
          <w:jc w:val="center"/>
          <w:rPr>
            <w:rStyle w:val="PageNumber"/>
          </w:rP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677541"/>
      <w:docPartObj>
        <w:docPartGallery w:val="Page Numbers (Bottom of Page)"/>
        <w:docPartUnique/>
      </w:docPartObj>
    </w:sdtPr>
    <w:sdtEndPr>
      <w:rPr>
        <w:noProof/>
      </w:rPr>
    </w:sdtEndPr>
    <w:sdtContent>
      <w:p w14:paraId="368A87AF" w14:textId="0B2786B8" w:rsidR="00CF3381" w:rsidRDefault="00CF3381" w:rsidP="00CF3381">
        <w:pPr>
          <w:pStyle w:val="Footer"/>
          <w:spacing w:before="240" w:after="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4EF6" w14:textId="77777777" w:rsidR="00D21810" w:rsidRDefault="00D21810">
      <w:r>
        <w:separator/>
      </w:r>
    </w:p>
  </w:footnote>
  <w:footnote w:type="continuationSeparator" w:id="0">
    <w:p w14:paraId="2CA54C47" w14:textId="77777777" w:rsidR="00D21810" w:rsidRDefault="00D21810">
      <w:r>
        <w:continuationSeparator/>
      </w:r>
    </w:p>
  </w:footnote>
  <w:footnote w:type="continuationNotice" w:id="1">
    <w:p w14:paraId="3A11CE2C" w14:textId="77777777" w:rsidR="00D21810" w:rsidRDefault="00D218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44E1" w14:textId="4934F206" w:rsidR="00CF3381" w:rsidRPr="00CF3381" w:rsidRDefault="00CF3381" w:rsidP="00CF3381">
    <w:pPr>
      <w:pStyle w:val="Header"/>
      <w:spacing w:after="0"/>
      <w:jc w:val="right"/>
      <w:rPr>
        <w:i/>
        <w:iCs/>
        <w:sz w:val="20"/>
        <w:szCs w:val="16"/>
      </w:rPr>
    </w:pPr>
    <w:r w:rsidRPr="00345BC6">
      <w:rPr>
        <w:i/>
        <w:iCs/>
        <w:sz w:val="20"/>
        <w:szCs w:val="16"/>
      </w:rPr>
      <w:t>Trash Pad License – Virginia Region – Single Property Form (202</w:t>
    </w:r>
    <w:r w:rsidR="00976396">
      <w:rPr>
        <w:i/>
        <w:iCs/>
        <w:sz w:val="20"/>
        <w:szCs w:val="16"/>
      </w:rPr>
      <w:t>5</w:t>
    </w:r>
    <w:r w:rsidRPr="00345BC6">
      <w:rPr>
        <w:i/>
        <w:iCs/>
        <w:sz w:val="20"/>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085"/>
    <w:multiLevelType w:val="hybridMultilevel"/>
    <w:tmpl w:val="E6CA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4C026A"/>
    <w:multiLevelType w:val="hybridMultilevel"/>
    <w:tmpl w:val="F2F4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656A5"/>
    <w:multiLevelType w:val="hybridMultilevel"/>
    <w:tmpl w:val="8C5C1BE0"/>
    <w:lvl w:ilvl="0" w:tplc="BABAFFCE">
      <w:start w:val="1"/>
      <w:numFmt w:val="decimal"/>
      <w:lvlText w:val="%1."/>
      <w:lvlJc w:val="left"/>
      <w:pPr>
        <w:ind w:left="1020" w:hanging="360"/>
      </w:pPr>
    </w:lvl>
    <w:lvl w:ilvl="1" w:tplc="2BEE8D04">
      <w:start w:val="1"/>
      <w:numFmt w:val="decimal"/>
      <w:lvlText w:val="%2."/>
      <w:lvlJc w:val="left"/>
      <w:pPr>
        <w:ind w:left="1020" w:hanging="360"/>
      </w:pPr>
    </w:lvl>
    <w:lvl w:ilvl="2" w:tplc="3EDE4BB4">
      <w:start w:val="1"/>
      <w:numFmt w:val="decimal"/>
      <w:lvlText w:val="%3."/>
      <w:lvlJc w:val="left"/>
      <w:pPr>
        <w:ind w:left="1020" w:hanging="360"/>
      </w:pPr>
    </w:lvl>
    <w:lvl w:ilvl="3" w:tplc="C930AF8C">
      <w:start w:val="1"/>
      <w:numFmt w:val="decimal"/>
      <w:lvlText w:val="%4."/>
      <w:lvlJc w:val="left"/>
      <w:pPr>
        <w:ind w:left="1020" w:hanging="360"/>
      </w:pPr>
    </w:lvl>
    <w:lvl w:ilvl="4" w:tplc="1C3EFA7E">
      <w:start w:val="1"/>
      <w:numFmt w:val="decimal"/>
      <w:lvlText w:val="%5."/>
      <w:lvlJc w:val="left"/>
      <w:pPr>
        <w:ind w:left="1020" w:hanging="360"/>
      </w:pPr>
    </w:lvl>
    <w:lvl w:ilvl="5" w:tplc="35C082B6">
      <w:start w:val="1"/>
      <w:numFmt w:val="decimal"/>
      <w:lvlText w:val="%6."/>
      <w:lvlJc w:val="left"/>
      <w:pPr>
        <w:ind w:left="1020" w:hanging="360"/>
      </w:pPr>
    </w:lvl>
    <w:lvl w:ilvl="6" w:tplc="F39C6E20">
      <w:start w:val="1"/>
      <w:numFmt w:val="decimal"/>
      <w:lvlText w:val="%7."/>
      <w:lvlJc w:val="left"/>
      <w:pPr>
        <w:ind w:left="1020" w:hanging="360"/>
      </w:pPr>
    </w:lvl>
    <w:lvl w:ilvl="7" w:tplc="273ED806">
      <w:start w:val="1"/>
      <w:numFmt w:val="decimal"/>
      <w:lvlText w:val="%8."/>
      <w:lvlJc w:val="left"/>
      <w:pPr>
        <w:ind w:left="1020" w:hanging="360"/>
      </w:pPr>
    </w:lvl>
    <w:lvl w:ilvl="8" w:tplc="D64A8B36">
      <w:start w:val="1"/>
      <w:numFmt w:val="decimal"/>
      <w:lvlText w:val="%9."/>
      <w:lvlJc w:val="left"/>
      <w:pPr>
        <w:ind w:left="1020" w:hanging="360"/>
      </w:pPr>
    </w:lvl>
  </w:abstractNum>
  <w:abstractNum w:abstractNumId="3" w15:restartNumberingAfterBreak="0">
    <w:nsid w:val="1DCC4C34"/>
    <w:multiLevelType w:val="hybridMultilevel"/>
    <w:tmpl w:val="55E45CE4"/>
    <w:lvl w:ilvl="0" w:tplc="0534D6C0">
      <w:start w:val="1"/>
      <w:numFmt w:val="decimal"/>
      <w:lvlText w:val="%1."/>
      <w:lvlJc w:val="left"/>
      <w:pPr>
        <w:ind w:left="1020" w:hanging="360"/>
      </w:pPr>
    </w:lvl>
    <w:lvl w:ilvl="1" w:tplc="26226318">
      <w:start w:val="1"/>
      <w:numFmt w:val="decimal"/>
      <w:lvlText w:val="%2."/>
      <w:lvlJc w:val="left"/>
      <w:pPr>
        <w:ind w:left="1020" w:hanging="360"/>
      </w:pPr>
    </w:lvl>
    <w:lvl w:ilvl="2" w:tplc="049C578A">
      <w:start w:val="1"/>
      <w:numFmt w:val="decimal"/>
      <w:lvlText w:val="%3."/>
      <w:lvlJc w:val="left"/>
      <w:pPr>
        <w:ind w:left="1020" w:hanging="360"/>
      </w:pPr>
    </w:lvl>
    <w:lvl w:ilvl="3" w:tplc="C714E934">
      <w:start w:val="1"/>
      <w:numFmt w:val="decimal"/>
      <w:lvlText w:val="%4."/>
      <w:lvlJc w:val="left"/>
      <w:pPr>
        <w:ind w:left="1020" w:hanging="360"/>
      </w:pPr>
    </w:lvl>
    <w:lvl w:ilvl="4" w:tplc="29AAD97C">
      <w:start w:val="1"/>
      <w:numFmt w:val="decimal"/>
      <w:lvlText w:val="%5."/>
      <w:lvlJc w:val="left"/>
      <w:pPr>
        <w:ind w:left="1020" w:hanging="360"/>
      </w:pPr>
    </w:lvl>
    <w:lvl w:ilvl="5" w:tplc="1E4A637E">
      <w:start w:val="1"/>
      <w:numFmt w:val="decimal"/>
      <w:lvlText w:val="%6."/>
      <w:lvlJc w:val="left"/>
      <w:pPr>
        <w:ind w:left="1020" w:hanging="360"/>
      </w:pPr>
    </w:lvl>
    <w:lvl w:ilvl="6" w:tplc="6CFC98AC">
      <w:start w:val="1"/>
      <w:numFmt w:val="decimal"/>
      <w:lvlText w:val="%7."/>
      <w:lvlJc w:val="left"/>
      <w:pPr>
        <w:ind w:left="1020" w:hanging="360"/>
      </w:pPr>
    </w:lvl>
    <w:lvl w:ilvl="7" w:tplc="8E6409CA">
      <w:start w:val="1"/>
      <w:numFmt w:val="decimal"/>
      <w:lvlText w:val="%8."/>
      <w:lvlJc w:val="left"/>
      <w:pPr>
        <w:ind w:left="1020" w:hanging="360"/>
      </w:pPr>
    </w:lvl>
    <w:lvl w:ilvl="8" w:tplc="F648E2A6">
      <w:start w:val="1"/>
      <w:numFmt w:val="decimal"/>
      <w:lvlText w:val="%9."/>
      <w:lvlJc w:val="left"/>
      <w:pPr>
        <w:ind w:left="1020" w:hanging="360"/>
      </w:pPr>
    </w:lvl>
  </w:abstractNum>
  <w:abstractNum w:abstractNumId="4" w15:restartNumberingAfterBreak="0">
    <w:nsid w:val="26501473"/>
    <w:multiLevelType w:val="hybridMultilevel"/>
    <w:tmpl w:val="5BBE1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7C64DC"/>
    <w:multiLevelType w:val="multilevel"/>
    <w:tmpl w:val="7E309F1A"/>
    <w:lvl w:ilvl="0">
      <w:start w:val="1"/>
      <w:numFmt w:val="decimal"/>
      <w:pStyle w:val="ArticleSec1"/>
      <w:suff w:val="nothing"/>
      <w:lvlText w:val="Article %1"/>
      <w:lvlJc w:val="left"/>
      <w:pPr>
        <w:ind w:left="0" w:firstLine="0"/>
      </w:pPr>
      <w:rPr>
        <w:b/>
        <w:i w:val="0"/>
        <w:caps/>
        <w:smallCaps w:val="0"/>
        <w:strike w:val="0"/>
        <w:dstrike w:val="0"/>
        <w:u w:val="none"/>
      </w:rPr>
    </w:lvl>
    <w:lvl w:ilvl="1">
      <w:start w:val="1"/>
      <w:numFmt w:val="decimal"/>
      <w:pStyle w:val="ArticleSec2"/>
      <w:isLgl/>
      <w:lvlText w:val="Section %1.%2"/>
      <w:lvlJc w:val="left"/>
      <w:pPr>
        <w:tabs>
          <w:tab w:val="num" w:pos="1440"/>
        </w:tabs>
        <w:ind w:left="0" w:firstLine="720"/>
      </w:pPr>
      <w:rPr>
        <w:b/>
        <w:i w:val="0"/>
        <w:caps w:val="0"/>
        <w:strike w:val="0"/>
        <w:dstrike w:val="0"/>
        <w:sz w:val="20"/>
        <w:szCs w:val="20"/>
        <w:u w:val="none"/>
      </w:rPr>
    </w:lvl>
    <w:lvl w:ilvl="2">
      <w:start w:val="1"/>
      <w:numFmt w:val="decimal"/>
      <w:pStyle w:val="ArticleSec3"/>
      <w:lvlText w:val="%1.%2.%3"/>
      <w:lvlJc w:val="left"/>
      <w:pPr>
        <w:tabs>
          <w:tab w:val="num" w:pos="1710"/>
        </w:tabs>
        <w:ind w:left="-450" w:firstLine="1440"/>
      </w:pPr>
      <w:rPr>
        <w:b/>
        <w:i w:val="0"/>
        <w:caps w:val="0"/>
        <w:strike w:val="0"/>
        <w:dstrike w:val="0"/>
        <w:u w:val="none"/>
      </w:rPr>
    </w:lvl>
    <w:lvl w:ilvl="3">
      <w:start w:val="1"/>
      <w:numFmt w:val="decimal"/>
      <w:pStyle w:val="ArticleSec4"/>
      <w:lvlText w:val="%1.%2.%3.%4"/>
      <w:lvlJc w:val="left"/>
      <w:pPr>
        <w:tabs>
          <w:tab w:val="num" w:pos="2880"/>
        </w:tabs>
        <w:ind w:left="0" w:firstLine="2160"/>
      </w:pPr>
      <w:rPr>
        <w:b w:val="0"/>
        <w:i w:val="0"/>
        <w:caps w:val="0"/>
        <w:strike w:val="0"/>
        <w:dstrike w:val="0"/>
        <w:u w:val="none"/>
      </w:rPr>
    </w:lvl>
    <w:lvl w:ilvl="4">
      <w:start w:val="1"/>
      <w:numFmt w:val="decimal"/>
      <w:pStyle w:val="ArticleSec5"/>
      <w:lvlText w:val="%1.%2.%3.%4.%5"/>
      <w:lvlJc w:val="left"/>
      <w:pPr>
        <w:tabs>
          <w:tab w:val="num" w:pos="3600"/>
        </w:tabs>
        <w:ind w:left="0" w:firstLine="2880"/>
      </w:pPr>
      <w:rPr>
        <w:b w:val="0"/>
        <w:i w:val="0"/>
        <w:caps w:val="0"/>
        <w:strike w:val="0"/>
        <w:dstrike w:val="0"/>
        <w:u w:val="none"/>
      </w:rPr>
    </w:lvl>
    <w:lvl w:ilvl="5">
      <w:start w:val="1"/>
      <w:numFmt w:val="decimal"/>
      <w:pStyle w:val="ArticleSec6"/>
      <w:lvlText w:val=".%6"/>
      <w:lvlJc w:val="left"/>
      <w:pPr>
        <w:tabs>
          <w:tab w:val="num" w:pos="2160"/>
        </w:tabs>
        <w:ind w:left="2160" w:hanging="720"/>
      </w:pPr>
      <w:rPr>
        <w:b/>
        <w:i w:val="0"/>
        <w:caps w:val="0"/>
        <w:strike w:val="0"/>
        <w:dstrike w:val="0"/>
        <w:u w:val="none"/>
      </w:rPr>
    </w:lvl>
    <w:lvl w:ilvl="6">
      <w:start w:val="1"/>
      <w:numFmt w:val="lowerRoman"/>
      <w:pStyle w:val="ArticleSec7"/>
      <w:lvlText w:val="%7)"/>
      <w:lvlJc w:val="left"/>
      <w:pPr>
        <w:tabs>
          <w:tab w:val="num" w:pos="5040"/>
        </w:tabs>
        <w:ind w:left="0" w:firstLine="4320"/>
      </w:pPr>
      <w:rPr>
        <w:b w:val="0"/>
        <w:i w:val="0"/>
        <w:caps w:val="0"/>
        <w:strike w:val="0"/>
        <w:dstrike w:val="0"/>
        <w:u w:val="none"/>
      </w:rPr>
    </w:lvl>
    <w:lvl w:ilvl="7">
      <w:start w:val="1"/>
      <w:numFmt w:val="decimal"/>
      <w:pStyle w:val="ArticleSec8"/>
      <w:lvlText w:val="%8)"/>
      <w:lvlJc w:val="left"/>
      <w:pPr>
        <w:tabs>
          <w:tab w:val="num" w:pos="5760"/>
        </w:tabs>
        <w:ind w:left="0" w:firstLine="5040"/>
      </w:pPr>
      <w:rPr>
        <w:b w:val="0"/>
        <w:i w:val="0"/>
        <w:caps w:val="0"/>
        <w:strike w:val="0"/>
        <w:dstrike w:val="0"/>
        <w:u w:val="none"/>
      </w:rPr>
    </w:lvl>
    <w:lvl w:ilvl="8">
      <w:start w:val="1"/>
      <w:numFmt w:val="upperRoman"/>
      <w:pStyle w:val="ArticleSec9"/>
      <w:lvlText w:val="%9)"/>
      <w:lvlJc w:val="left"/>
      <w:pPr>
        <w:tabs>
          <w:tab w:val="num" w:pos="6480"/>
        </w:tabs>
        <w:ind w:left="0" w:firstLine="5760"/>
      </w:pPr>
      <w:rPr>
        <w:b w:val="0"/>
        <w:i w:val="0"/>
        <w:caps w:val="0"/>
        <w:strike w:val="0"/>
        <w:dstrike w:val="0"/>
        <w:u w:val="none"/>
      </w:rPr>
    </w:lvl>
  </w:abstractNum>
  <w:abstractNum w:abstractNumId="6" w15:restartNumberingAfterBreak="0">
    <w:nsid w:val="31110B80"/>
    <w:multiLevelType w:val="hybridMultilevel"/>
    <w:tmpl w:val="ACC2F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F87C1D"/>
    <w:multiLevelType w:val="multilevel"/>
    <w:tmpl w:val="7BF04134"/>
    <w:lvl w:ilvl="0">
      <w:start w:val="1"/>
      <w:numFmt w:val="upperRoman"/>
      <w:suff w:val="nothing"/>
      <w:lvlText w:val="ARTICLE %1"/>
      <w:lvlJc w:val="left"/>
      <w:pPr>
        <w:ind w:left="0" w:firstLine="0"/>
      </w:pPr>
    </w:lvl>
    <w:lvl w:ilvl="1">
      <w:start w:val="1"/>
      <w:numFmt w:val="none"/>
      <w:lvlRestart w:val="0"/>
      <w:suff w:val="nothing"/>
      <w:lvlText w:val=""/>
      <w:lvlJc w:val="center"/>
      <w:pPr>
        <w:ind w:left="0" w:firstLine="0"/>
      </w:pPr>
      <w:rPr>
        <w:rFonts w:ascii="Courier New" w:hAnsi="Courier New" w:hint="default"/>
        <w:b w:val="0"/>
        <w:i w:val="0"/>
        <w:caps/>
        <w:strike w:val="0"/>
        <w:dstrike w:val="0"/>
        <w:vanish w:val="0"/>
        <w:color w:val="000000"/>
        <w:sz w:val="24"/>
        <w:u w:val="words"/>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Zero"/>
      <w:isLgl/>
      <w:lvlText w:val="Section %1.%3."/>
      <w:lvlJc w:val="left"/>
      <w:pPr>
        <w:tabs>
          <w:tab w:val="num" w:pos="2160"/>
        </w:tabs>
        <w:ind w:left="2160" w:hanging="2160"/>
      </w:pPr>
    </w:lvl>
    <w:lvl w:ilvl="3">
      <w:start w:val="1"/>
      <w:numFmt w:val="upperLetter"/>
      <w:pStyle w:val="Heading4"/>
      <w:lvlText w:val="%4."/>
      <w:lvlJc w:val="left"/>
      <w:pPr>
        <w:tabs>
          <w:tab w:val="num" w:pos="1080"/>
        </w:tabs>
        <w:ind w:left="0" w:firstLine="720"/>
      </w:pPr>
    </w:lvl>
    <w:lvl w:ilvl="4">
      <w:start w:val="1"/>
      <w:numFmt w:val="decimal"/>
      <w:pStyle w:val="Heading5"/>
      <w:lvlText w:val="%5."/>
      <w:lvlJc w:val="left"/>
      <w:pPr>
        <w:tabs>
          <w:tab w:val="num" w:pos="1080"/>
        </w:tabs>
        <w:ind w:left="0" w:firstLine="720"/>
      </w:pPr>
    </w:lvl>
    <w:lvl w:ilvl="5">
      <w:start w:val="1"/>
      <w:numFmt w:val="lowerRoman"/>
      <w:lvlText w:val="(%6)"/>
      <w:lvlJc w:val="left"/>
      <w:pPr>
        <w:tabs>
          <w:tab w:val="num" w:pos="1800"/>
        </w:tabs>
        <w:ind w:left="0" w:firstLine="720"/>
      </w:pPr>
    </w:lvl>
    <w:lvl w:ilvl="6">
      <w:start w:val="1"/>
      <w:numFmt w:val="none"/>
      <w:lvlRestart w:val="0"/>
      <w:suff w:val="nothing"/>
      <w:lvlText w:val=""/>
      <w:lvlJc w:val="right"/>
      <w:pPr>
        <w:ind w:left="0" w:firstLine="0"/>
      </w:pPr>
    </w:lvl>
    <w:lvl w:ilvl="7">
      <w:start w:val="1"/>
      <w:numFmt w:val="none"/>
      <w:suff w:val="nothing"/>
      <w:lvlText w:val=""/>
      <w:lvlJc w:val="left"/>
      <w:pPr>
        <w:ind w:left="0" w:firstLine="0"/>
      </w:pPr>
    </w:lvl>
    <w:lvl w:ilvl="8">
      <w:start w:val="1"/>
      <w:numFmt w:val="none"/>
      <w:suff w:val="nothing"/>
      <w:lvlText w:val=""/>
      <w:lvlJc w:val="right"/>
      <w:pPr>
        <w:ind w:left="0" w:firstLine="0"/>
      </w:pPr>
    </w:lvl>
  </w:abstractNum>
  <w:abstractNum w:abstractNumId="8" w15:restartNumberingAfterBreak="0">
    <w:nsid w:val="53355BB0"/>
    <w:multiLevelType w:val="hybridMultilevel"/>
    <w:tmpl w:val="55368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A36978"/>
    <w:multiLevelType w:val="hybridMultilevel"/>
    <w:tmpl w:val="8B327048"/>
    <w:lvl w:ilvl="0" w:tplc="EC9E1E76">
      <w:start w:val="1"/>
      <w:numFmt w:val="decimal"/>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BFB6688"/>
    <w:multiLevelType w:val="hybridMultilevel"/>
    <w:tmpl w:val="67DCB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FC2E59"/>
    <w:multiLevelType w:val="hybridMultilevel"/>
    <w:tmpl w:val="18B8B9F2"/>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01FC6"/>
    <w:multiLevelType w:val="hybridMultilevel"/>
    <w:tmpl w:val="5BF4F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B02A32"/>
    <w:multiLevelType w:val="hybridMultilevel"/>
    <w:tmpl w:val="D6681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D0063A"/>
    <w:multiLevelType w:val="hybridMultilevel"/>
    <w:tmpl w:val="3DEE5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4A717F"/>
    <w:multiLevelType w:val="hybridMultilevel"/>
    <w:tmpl w:val="ADF05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A3D05"/>
    <w:multiLevelType w:val="hybridMultilevel"/>
    <w:tmpl w:val="55D0881C"/>
    <w:lvl w:ilvl="0" w:tplc="2C9822A4">
      <w:start w:val="1"/>
      <w:numFmt w:val="decimal"/>
      <w:lvlText w:val="%1."/>
      <w:lvlJc w:val="left"/>
      <w:pPr>
        <w:ind w:left="1020" w:hanging="360"/>
      </w:pPr>
    </w:lvl>
    <w:lvl w:ilvl="1" w:tplc="77CEA0F4">
      <w:start w:val="1"/>
      <w:numFmt w:val="decimal"/>
      <w:lvlText w:val="%2."/>
      <w:lvlJc w:val="left"/>
      <w:pPr>
        <w:ind w:left="1020" w:hanging="360"/>
      </w:pPr>
    </w:lvl>
    <w:lvl w:ilvl="2" w:tplc="5B8EEF8A">
      <w:start w:val="1"/>
      <w:numFmt w:val="decimal"/>
      <w:lvlText w:val="%3."/>
      <w:lvlJc w:val="left"/>
      <w:pPr>
        <w:ind w:left="1020" w:hanging="360"/>
      </w:pPr>
    </w:lvl>
    <w:lvl w:ilvl="3" w:tplc="1B82CA3A">
      <w:start w:val="1"/>
      <w:numFmt w:val="decimal"/>
      <w:lvlText w:val="%4."/>
      <w:lvlJc w:val="left"/>
      <w:pPr>
        <w:ind w:left="1020" w:hanging="360"/>
      </w:pPr>
    </w:lvl>
    <w:lvl w:ilvl="4" w:tplc="C024A7A6">
      <w:start w:val="1"/>
      <w:numFmt w:val="decimal"/>
      <w:lvlText w:val="%5."/>
      <w:lvlJc w:val="left"/>
      <w:pPr>
        <w:ind w:left="1020" w:hanging="360"/>
      </w:pPr>
    </w:lvl>
    <w:lvl w:ilvl="5" w:tplc="25FA3592">
      <w:start w:val="1"/>
      <w:numFmt w:val="decimal"/>
      <w:lvlText w:val="%6."/>
      <w:lvlJc w:val="left"/>
      <w:pPr>
        <w:ind w:left="1020" w:hanging="360"/>
      </w:pPr>
    </w:lvl>
    <w:lvl w:ilvl="6" w:tplc="A268FA98">
      <w:start w:val="1"/>
      <w:numFmt w:val="decimal"/>
      <w:lvlText w:val="%7."/>
      <w:lvlJc w:val="left"/>
      <w:pPr>
        <w:ind w:left="1020" w:hanging="360"/>
      </w:pPr>
    </w:lvl>
    <w:lvl w:ilvl="7" w:tplc="5728233E">
      <w:start w:val="1"/>
      <w:numFmt w:val="decimal"/>
      <w:lvlText w:val="%8."/>
      <w:lvlJc w:val="left"/>
      <w:pPr>
        <w:ind w:left="1020" w:hanging="360"/>
      </w:pPr>
    </w:lvl>
    <w:lvl w:ilvl="8" w:tplc="8292B6C8">
      <w:start w:val="1"/>
      <w:numFmt w:val="decimal"/>
      <w:lvlText w:val="%9."/>
      <w:lvlJc w:val="left"/>
      <w:pPr>
        <w:ind w:left="1020" w:hanging="360"/>
      </w:pPr>
    </w:lvl>
  </w:abstractNum>
  <w:abstractNum w:abstractNumId="17" w15:restartNumberingAfterBreak="0">
    <w:nsid w:val="6E742F41"/>
    <w:multiLevelType w:val="hybridMultilevel"/>
    <w:tmpl w:val="1E2CC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3F03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91549156">
    <w:abstractNumId w:val="7"/>
  </w:num>
  <w:num w:numId="2" w16cid:durableId="643320336">
    <w:abstractNumId w:val="9"/>
  </w:num>
  <w:num w:numId="3" w16cid:durableId="1671593795">
    <w:abstractNumId w:val="11"/>
  </w:num>
  <w:num w:numId="4" w16cid:durableId="183176584">
    <w:abstractNumId w:val="8"/>
  </w:num>
  <w:num w:numId="5" w16cid:durableId="1802847575">
    <w:abstractNumId w:val="17"/>
  </w:num>
  <w:num w:numId="6" w16cid:durableId="891233226">
    <w:abstractNumId w:val="0"/>
  </w:num>
  <w:num w:numId="7" w16cid:durableId="956643599">
    <w:abstractNumId w:val="14"/>
  </w:num>
  <w:num w:numId="8" w16cid:durableId="1320234847">
    <w:abstractNumId w:val="6"/>
  </w:num>
  <w:num w:numId="9" w16cid:durableId="1309359076">
    <w:abstractNumId w:val="12"/>
  </w:num>
  <w:num w:numId="10" w16cid:durableId="467479966">
    <w:abstractNumId w:val="13"/>
  </w:num>
  <w:num w:numId="11" w16cid:durableId="1319380194">
    <w:abstractNumId w:val="1"/>
  </w:num>
  <w:num w:numId="12" w16cid:durableId="218175327">
    <w:abstractNumId w:val="5"/>
  </w:num>
  <w:num w:numId="13" w16cid:durableId="586114112">
    <w:abstractNumId w:val="4"/>
  </w:num>
  <w:num w:numId="14" w16cid:durableId="1142966679">
    <w:abstractNumId w:val="10"/>
  </w:num>
  <w:num w:numId="15" w16cid:durableId="799804946">
    <w:abstractNumId w:val="15"/>
  </w:num>
  <w:num w:numId="16" w16cid:durableId="1453094610">
    <w:abstractNumId w:val="18"/>
  </w:num>
  <w:num w:numId="17" w16cid:durableId="1085568015">
    <w:abstractNumId w:val="3"/>
  </w:num>
  <w:num w:numId="18" w16cid:durableId="1595169581">
    <w:abstractNumId w:val="16"/>
  </w:num>
  <w:num w:numId="19" w16cid:durableId="402680519">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t Gardner">
    <w15:presenceInfo w15:providerId="AD" w15:userId="S::BGardner@federalrealty.com::c7a38fbe-5535-4962-999d-7b32f27fc39c"/>
  </w15:person>
  <w15:person w15:author="Toni Lucio">
    <w15:presenceInfo w15:providerId="AD" w15:userId="S::tlucio@compactormc.com::189634c4-ab12-4bdf-8f4d-5a993a542a35"/>
  </w15:person>
  <w15:person w15:author="Ingrid Elias">
    <w15:presenceInfo w15:providerId="AD" w15:userId="S::ielias@compactormc.com::546dbd31-d53b-47d3-a158-9ac420bf41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1"/>
    <w:docVar w:name="85TrailerDraft" w:val="0"/>
    <w:docVar w:name="85TrailerTime" w:val="0"/>
    <w:docVar w:name="85TrailerType" w:val="100"/>
    <w:docVar w:name="CrystalPersist" w:val="&lt;CrystalAddin Version=&quot;1&quot; country=&quot;US&quot; lang=&quot;en&quot;/&gt;"/>
    <w:docVar w:name="MPDocID" w:val="MCLEAN 313805.2 102394.001"/>
    <w:docVar w:name="MPDocIDTemplate" w:val="%l |%n|.%v| %c.%m"/>
    <w:docVar w:name="MPDocIDTemplateDefault" w:val="%l |%n|.%v| %c.%m"/>
    <w:docVar w:name="NewDocStampType" w:val="1"/>
  </w:docVars>
  <w:rsids>
    <w:rsidRoot w:val="00974AC2"/>
    <w:rsid w:val="000205B9"/>
    <w:rsid w:val="000277E5"/>
    <w:rsid w:val="00034616"/>
    <w:rsid w:val="00066F45"/>
    <w:rsid w:val="00082607"/>
    <w:rsid w:val="00085026"/>
    <w:rsid w:val="000862C0"/>
    <w:rsid w:val="000949CA"/>
    <w:rsid w:val="000B651D"/>
    <w:rsid w:val="000B7429"/>
    <w:rsid w:val="000C3CE9"/>
    <w:rsid w:val="000C4D0E"/>
    <w:rsid w:val="000D0455"/>
    <w:rsid w:val="000D0655"/>
    <w:rsid w:val="000E2335"/>
    <w:rsid w:val="00104F55"/>
    <w:rsid w:val="001108ED"/>
    <w:rsid w:val="001269C6"/>
    <w:rsid w:val="00150747"/>
    <w:rsid w:val="00153F07"/>
    <w:rsid w:val="00156517"/>
    <w:rsid w:val="001764BE"/>
    <w:rsid w:val="001A614B"/>
    <w:rsid w:val="001B7C37"/>
    <w:rsid w:val="001C3B10"/>
    <w:rsid w:val="001D5236"/>
    <w:rsid w:val="001D58AC"/>
    <w:rsid w:val="001E50F8"/>
    <w:rsid w:val="001E6247"/>
    <w:rsid w:val="001E6941"/>
    <w:rsid w:val="001E7CC4"/>
    <w:rsid w:val="001F012A"/>
    <w:rsid w:val="001F7075"/>
    <w:rsid w:val="0020033B"/>
    <w:rsid w:val="002014DD"/>
    <w:rsid w:val="00201C90"/>
    <w:rsid w:val="00204BC0"/>
    <w:rsid w:val="002149FC"/>
    <w:rsid w:val="0022606F"/>
    <w:rsid w:val="00230EB9"/>
    <w:rsid w:val="002378E8"/>
    <w:rsid w:val="00240AEC"/>
    <w:rsid w:val="00244EA3"/>
    <w:rsid w:val="002513B5"/>
    <w:rsid w:val="00275436"/>
    <w:rsid w:val="00277946"/>
    <w:rsid w:val="002845D5"/>
    <w:rsid w:val="00285C11"/>
    <w:rsid w:val="00286DB7"/>
    <w:rsid w:val="0029741B"/>
    <w:rsid w:val="002A4E19"/>
    <w:rsid w:val="002B033A"/>
    <w:rsid w:val="002B2A87"/>
    <w:rsid w:val="002C004A"/>
    <w:rsid w:val="002C6B64"/>
    <w:rsid w:val="002E2A42"/>
    <w:rsid w:val="002E4D39"/>
    <w:rsid w:val="00301D1C"/>
    <w:rsid w:val="00307809"/>
    <w:rsid w:val="003105E3"/>
    <w:rsid w:val="00310B2A"/>
    <w:rsid w:val="0032188C"/>
    <w:rsid w:val="00327EB7"/>
    <w:rsid w:val="00334D58"/>
    <w:rsid w:val="00342AAC"/>
    <w:rsid w:val="003442D7"/>
    <w:rsid w:val="00345BC6"/>
    <w:rsid w:val="00353075"/>
    <w:rsid w:val="003534B1"/>
    <w:rsid w:val="00366FB7"/>
    <w:rsid w:val="00367224"/>
    <w:rsid w:val="0039637E"/>
    <w:rsid w:val="003A27DF"/>
    <w:rsid w:val="003C056D"/>
    <w:rsid w:val="003C68BB"/>
    <w:rsid w:val="003D7DD6"/>
    <w:rsid w:val="003F0DAF"/>
    <w:rsid w:val="003F4074"/>
    <w:rsid w:val="003F4C72"/>
    <w:rsid w:val="00405809"/>
    <w:rsid w:val="0040743D"/>
    <w:rsid w:val="004102D1"/>
    <w:rsid w:val="004124AC"/>
    <w:rsid w:val="0041578E"/>
    <w:rsid w:val="004179F6"/>
    <w:rsid w:val="00443149"/>
    <w:rsid w:val="004435E3"/>
    <w:rsid w:val="004438A1"/>
    <w:rsid w:val="00446015"/>
    <w:rsid w:val="00456433"/>
    <w:rsid w:val="0046775B"/>
    <w:rsid w:val="0047014B"/>
    <w:rsid w:val="00490F4D"/>
    <w:rsid w:val="00494330"/>
    <w:rsid w:val="00494988"/>
    <w:rsid w:val="004A12F1"/>
    <w:rsid w:val="004A1EDC"/>
    <w:rsid w:val="004A2619"/>
    <w:rsid w:val="004A2913"/>
    <w:rsid w:val="004A4F75"/>
    <w:rsid w:val="004B6731"/>
    <w:rsid w:val="004B6F89"/>
    <w:rsid w:val="004C17AF"/>
    <w:rsid w:val="004C3012"/>
    <w:rsid w:val="004D332D"/>
    <w:rsid w:val="004E2904"/>
    <w:rsid w:val="004E346E"/>
    <w:rsid w:val="004F2D69"/>
    <w:rsid w:val="00501B0A"/>
    <w:rsid w:val="00510C3A"/>
    <w:rsid w:val="00512DB8"/>
    <w:rsid w:val="00526D42"/>
    <w:rsid w:val="00527A0E"/>
    <w:rsid w:val="00532050"/>
    <w:rsid w:val="00533E97"/>
    <w:rsid w:val="0053593E"/>
    <w:rsid w:val="00541270"/>
    <w:rsid w:val="0054138C"/>
    <w:rsid w:val="0054680B"/>
    <w:rsid w:val="00547BF7"/>
    <w:rsid w:val="00550DAA"/>
    <w:rsid w:val="00555289"/>
    <w:rsid w:val="0057275A"/>
    <w:rsid w:val="00572D77"/>
    <w:rsid w:val="00576E21"/>
    <w:rsid w:val="00581CC2"/>
    <w:rsid w:val="005834AA"/>
    <w:rsid w:val="00584FA7"/>
    <w:rsid w:val="00593AC8"/>
    <w:rsid w:val="005A5FA1"/>
    <w:rsid w:val="005C28C8"/>
    <w:rsid w:val="005C55AA"/>
    <w:rsid w:val="005C7DC8"/>
    <w:rsid w:val="005D4CA3"/>
    <w:rsid w:val="005D518E"/>
    <w:rsid w:val="005E1087"/>
    <w:rsid w:val="005E5C93"/>
    <w:rsid w:val="005F111C"/>
    <w:rsid w:val="005F55C6"/>
    <w:rsid w:val="005F6620"/>
    <w:rsid w:val="00613FCE"/>
    <w:rsid w:val="00614B87"/>
    <w:rsid w:val="00614F41"/>
    <w:rsid w:val="00624158"/>
    <w:rsid w:val="0062588E"/>
    <w:rsid w:val="006454D1"/>
    <w:rsid w:val="00646AEE"/>
    <w:rsid w:val="00660F10"/>
    <w:rsid w:val="00661A27"/>
    <w:rsid w:val="006621F1"/>
    <w:rsid w:val="00682771"/>
    <w:rsid w:val="00683B29"/>
    <w:rsid w:val="0069151B"/>
    <w:rsid w:val="00692E92"/>
    <w:rsid w:val="00694655"/>
    <w:rsid w:val="006C016D"/>
    <w:rsid w:val="006E2070"/>
    <w:rsid w:val="006E4DDF"/>
    <w:rsid w:val="006F6ABE"/>
    <w:rsid w:val="007103E0"/>
    <w:rsid w:val="00711F94"/>
    <w:rsid w:val="007223CA"/>
    <w:rsid w:val="00725613"/>
    <w:rsid w:val="00725927"/>
    <w:rsid w:val="007276F4"/>
    <w:rsid w:val="0074112D"/>
    <w:rsid w:val="00754EAB"/>
    <w:rsid w:val="00756188"/>
    <w:rsid w:val="00756C29"/>
    <w:rsid w:val="00762749"/>
    <w:rsid w:val="007654DA"/>
    <w:rsid w:val="007727BE"/>
    <w:rsid w:val="0078094D"/>
    <w:rsid w:val="00785F5F"/>
    <w:rsid w:val="00796435"/>
    <w:rsid w:val="00797997"/>
    <w:rsid w:val="007A0CC8"/>
    <w:rsid w:val="007A0E00"/>
    <w:rsid w:val="007A1A89"/>
    <w:rsid w:val="007A3EA1"/>
    <w:rsid w:val="007B37FD"/>
    <w:rsid w:val="007B407E"/>
    <w:rsid w:val="007B7DF7"/>
    <w:rsid w:val="007D5C6C"/>
    <w:rsid w:val="007E4A91"/>
    <w:rsid w:val="007E5535"/>
    <w:rsid w:val="007F09EC"/>
    <w:rsid w:val="007F51F3"/>
    <w:rsid w:val="00800830"/>
    <w:rsid w:val="00804101"/>
    <w:rsid w:val="00805026"/>
    <w:rsid w:val="008126A7"/>
    <w:rsid w:val="0081788B"/>
    <w:rsid w:val="008211CE"/>
    <w:rsid w:val="00821FDE"/>
    <w:rsid w:val="008331DC"/>
    <w:rsid w:val="00833D07"/>
    <w:rsid w:val="00835A98"/>
    <w:rsid w:val="00844EEB"/>
    <w:rsid w:val="00886AB1"/>
    <w:rsid w:val="008879EA"/>
    <w:rsid w:val="00892B7B"/>
    <w:rsid w:val="00892CEC"/>
    <w:rsid w:val="008A1CE4"/>
    <w:rsid w:val="008A4683"/>
    <w:rsid w:val="008B543B"/>
    <w:rsid w:val="008C0832"/>
    <w:rsid w:val="008C7F2F"/>
    <w:rsid w:val="008F063C"/>
    <w:rsid w:val="00901FAA"/>
    <w:rsid w:val="00910186"/>
    <w:rsid w:val="009135C9"/>
    <w:rsid w:val="00924B10"/>
    <w:rsid w:val="00927854"/>
    <w:rsid w:val="00927B59"/>
    <w:rsid w:val="00931C8A"/>
    <w:rsid w:val="009340DF"/>
    <w:rsid w:val="00936384"/>
    <w:rsid w:val="009408CF"/>
    <w:rsid w:val="00943014"/>
    <w:rsid w:val="00946182"/>
    <w:rsid w:val="00972570"/>
    <w:rsid w:val="00974AC2"/>
    <w:rsid w:val="00976396"/>
    <w:rsid w:val="00980649"/>
    <w:rsid w:val="00981D78"/>
    <w:rsid w:val="00983232"/>
    <w:rsid w:val="00993FBA"/>
    <w:rsid w:val="009A64E0"/>
    <w:rsid w:val="009A6BAB"/>
    <w:rsid w:val="009B4284"/>
    <w:rsid w:val="009B4EF7"/>
    <w:rsid w:val="009B60D4"/>
    <w:rsid w:val="009C7F3E"/>
    <w:rsid w:val="009D4B00"/>
    <w:rsid w:val="009D4F1B"/>
    <w:rsid w:val="009E2FF6"/>
    <w:rsid w:val="009F1157"/>
    <w:rsid w:val="00A0184A"/>
    <w:rsid w:val="00A03538"/>
    <w:rsid w:val="00A03F10"/>
    <w:rsid w:val="00A07236"/>
    <w:rsid w:val="00A17376"/>
    <w:rsid w:val="00A3095B"/>
    <w:rsid w:val="00A40ACC"/>
    <w:rsid w:val="00A41162"/>
    <w:rsid w:val="00A46707"/>
    <w:rsid w:val="00A51430"/>
    <w:rsid w:val="00A51AB5"/>
    <w:rsid w:val="00A54E43"/>
    <w:rsid w:val="00A65438"/>
    <w:rsid w:val="00A67E52"/>
    <w:rsid w:val="00A84582"/>
    <w:rsid w:val="00A849A7"/>
    <w:rsid w:val="00A91A6A"/>
    <w:rsid w:val="00A9737D"/>
    <w:rsid w:val="00AA24A1"/>
    <w:rsid w:val="00AA2C21"/>
    <w:rsid w:val="00AA794C"/>
    <w:rsid w:val="00AB421D"/>
    <w:rsid w:val="00AC064D"/>
    <w:rsid w:val="00AD4476"/>
    <w:rsid w:val="00AE054C"/>
    <w:rsid w:val="00AF58AE"/>
    <w:rsid w:val="00B02261"/>
    <w:rsid w:val="00B0323C"/>
    <w:rsid w:val="00B05A7F"/>
    <w:rsid w:val="00B06FBA"/>
    <w:rsid w:val="00B103D4"/>
    <w:rsid w:val="00B1240D"/>
    <w:rsid w:val="00B235DC"/>
    <w:rsid w:val="00B3553E"/>
    <w:rsid w:val="00B41D9D"/>
    <w:rsid w:val="00B47A41"/>
    <w:rsid w:val="00B54195"/>
    <w:rsid w:val="00B77535"/>
    <w:rsid w:val="00B77F86"/>
    <w:rsid w:val="00B8058A"/>
    <w:rsid w:val="00BA238C"/>
    <w:rsid w:val="00BB35FA"/>
    <w:rsid w:val="00BF2DCC"/>
    <w:rsid w:val="00C06BCA"/>
    <w:rsid w:val="00C0723B"/>
    <w:rsid w:val="00C34477"/>
    <w:rsid w:val="00C3777E"/>
    <w:rsid w:val="00C41FAC"/>
    <w:rsid w:val="00C4412D"/>
    <w:rsid w:val="00C46DD3"/>
    <w:rsid w:val="00C6015D"/>
    <w:rsid w:val="00C66554"/>
    <w:rsid w:val="00C665EF"/>
    <w:rsid w:val="00C70A65"/>
    <w:rsid w:val="00C77029"/>
    <w:rsid w:val="00C80AD2"/>
    <w:rsid w:val="00C81699"/>
    <w:rsid w:val="00C83BBA"/>
    <w:rsid w:val="00CA4A7F"/>
    <w:rsid w:val="00CB5950"/>
    <w:rsid w:val="00CB603C"/>
    <w:rsid w:val="00CC1E0A"/>
    <w:rsid w:val="00CF3381"/>
    <w:rsid w:val="00CF6EA7"/>
    <w:rsid w:val="00D21810"/>
    <w:rsid w:val="00D40BFC"/>
    <w:rsid w:val="00D42472"/>
    <w:rsid w:val="00D50606"/>
    <w:rsid w:val="00D54924"/>
    <w:rsid w:val="00D665A8"/>
    <w:rsid w:val="00D67B0D"/>
    <w:rsid w:val="00D74976"/>
    <w:rsid w:val="00D8045B"/>
    <w:rsid w:val="00D8523C"/>
    <w:rsid w:val="00DB4D61"/>
    <w:rsid w:val="00DB72B2"/>
    <w:rsid w:val="00DD378E"/>
    <w:rsid w:val="00DD4438"/>
    <w:rsid w:val="00DE0BC6"/>
    <w:rsid w:val="00DE40D9"/>
    <w:rsid w:val="00DE6B3D"/>
    <w:rsid w:val="00DF113F"/>
    <w:rsid w:val="00E050FA"/>
    <w:rsid w:val="00E06D6E"/>
    <w:rsid w:val="00E101CC"/>
    <w:rsid w:val="00E21CB7"/>
    <w:rsid w:val="00E22640"/>
    <w:rsid w:val="00E23114"/>
    <w:rsid w:val="00E32DF7"/>
    <w:rsid w:val="00E461F5"/>
    <w:rsid w:val="00E530C5"/>
    <w:rsid w:val="00E55073"/>
    <w:rsid w:val="00E5647B"/>
    <w:rsid w:val="00E57C6D"/>
    <w:rsid w:val="00E72568"/>
    <w:rsid w:val="00E77ECA"/>
    <w:rsid w:val="00E856AD"/>
    <w:rsid w:val="00E95AB0"/>
    <w:rsid w:val="00EB50E3"/>
    <w:rsid w:val="00EB5280"/>
    <w:rsid w:val="00EB7B2C"/>
    <w:rsid w:val="00EC2970"/>
    <w:rsid w:val="00EC2D57"/>
    <w:rsid w:val="00EC5BAC"/>
    <w:rsid w:val="00EE29A3"/>
    <w:rsid w:val="00EE2D9F"/>
    <w:rsid w:val="00F01F6D"/>
    <w:rsid w:val="00F0521D"/>
    <w:rsid w:val="00F10AE4"/>
    <w:rsid w:val="00F15ECF"/>
    <w:rsid w:val="00F23881"/>
    <w:rsid w:val="00F4222C"/>
    <w:rsid w:val="00F42768"/>
    <w:rsid w:val="00F43A69"/>
    <w:rsid w:val="00F450E2"/>
    <w:rsid w:val="00F47694"/>
    <w:rsid w:val="00F515DB"/>
    <w:rsid w:val="00F605A6"/>
    <w:rsid w:val="00F76ED0"/>
    <w:rsid w:val="00F8388B"/>
    <w:rsid w:val="00F949B3"/>
    <w:rsid w:val="00FB15AC"/>
    <w:rsid w:val="00FB3B53"/>
    <w:rsid w:val="00FC1C58"/>
    <w:rsid w:val="00FC29B9"/>
    <w:rsid w:val="00FE73D3"/>
    <w:rsid w:val="00FF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C39A9FE"/>
  <w15:docId w15:val="{B9EBB360-0579-4245-95C9-E7EDA08E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4101"/>
    <w:pPr>
      <w:spacing w:after="240" w:line="259" w:lineRule="auto"/>
      <w:jc w:val="both"/>
    </w:pPr>
    <w:rPr>
      <w:sz w:val="24"/>
    </w:rPr>
  </w:style>
  <w:style w:type="paragraph" w:styleId="Heading1">
    <w:name w:val="heading 1"/>
    <w:basedOn w:val="Normal"/>
    <w:next w:val="Normal"/>
    <w:uiPriority w:val="9"/>
    <w:qFormat/>
    <w:rsid w:val="00804101"/>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rsid w:val="0080410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C016D"/>
    <w:pPr>
      <w:keepNext/>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Heading4"/>
    <w:next w:val="Normal"/>
    <w:qFormat/>
    <w:rsid w:val="00976396"/>
    <w:pPr>
      <w:keepNext w:val="0"/>
      <w:numPr>
        <w:ilvl w:val="4"/>
      </w:numPr>
      <w:spacing w:before="0" w:after="240"/>
      <w:outlineLvl w:val="4"/>
    </w:pPr>
    <w:rPr>
      <w:rFonts w:ascii="Courier New" w:hAnsi="Courier New"/>
      <w:b w:val="0"/>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spacing w:after="120"/>
      <w:ind w:firstLine="720"/>
    </w:pPr>
  </w:style>
  <w:style w:type="paragraph" w:styleId="BodyTextIndent">
    <w:name w:val="Body Text Indent"/>
    <w:basedOn w:val="Normal"/>
    <w:pPr>
      <w:ind w:left="360"/>
    </w:pPr>
    <w:rPr>
      <w:rFonts w:ascii="Arial" w:hAnsi="Arial"/>
      <w:bCs/>
      <w:sz w:val="22"/>
    </w:rPr>
  </w:style>
  <w:style w:type="paragraph" w:styleId="BodyText">
    <w:name w:val="Body Text"/>
    <w:basedOn w:val="Normal"/>
    <w:uiPriority w:val="1"/>
    <w:qFormat/>
    <w:rsid w:val="00804101"/>
    <w:rPr>
      <w:rFonts w:ascii="Arial" w:hAnsi="Arial" w:cs="Arial"/>
      <w:sz w:val="22"/>
    </w:rPr>
  </w:style>
  <w:style w:type="paragraph" w:styleId="Title">
    <w:name w:val="Title"/>
    <w:basedOn w:val="Normal"/>
    <w:qFormat/>
    <w:pPr>
      <w:jc w:val="center"/>
    </w:pPr>
    <w:rPr>
      <w:rFonts w:ascii="Arial" w:hAnsi="Arial" w:cs="Arial"/>
      <w:b/>
      <w:bCs/>
      <w:sz w:val="22"/>
    </w:rPr>
  </w:style>
  <w:style w:type="paragraph" w:styleId="BodyTextIndent2">
    <w:name w:val="Body Text Indent 2"/>
    <w:basedOn w:val="Normal"/>
    <w:pPr>
      <w:ind w:left="720"/>
    </w:pPr>
    <w:rPr>
      <w:rFonts w:ascii="Arial" w:hAnsi="Arial" w:cs="Arial"/>
      <w:sz w:val="22"/>
    </w:rPr>
  </w:style>
  <w:style w:type="paragraph" w:styleId="BodyTextIndent3">
    <w:name w:val="Body Text Indent 3"/>
    <w:basedOn w:val="Normal"/>
    <w:pPr>
      <w:ind w:firstLine="720"/>
    </w:pPr>
    <w:rPr>
      <w:rFonts w:ascii="Arial" w:hAnsi="Arial" w:cs="Arial"/>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alloonText">
    <w:name w:val="Balloon Text"/>
    <w:basedOn w:val="Normal"/>
    <w:semiHidden/>
    <w:rsid w:val="004A2619"/>
    <w:rPr>
      <w:rFonts w:ascii="Tahoma" w:hAnsi="Tahoma" w:cs="Tahoma"/>
      <w:sz w:val="16"/>
      <w:szCs w:val="16"/>
    </w:rPr>
  </w:style>
  <w:style w:type="table" w:styleId="TableGrid">
    <w:name w:val="Table Grid"/>
    <w:basedOn w:val="TableNormal"/>
    <w:rsid w:val="0020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C016D"/>
    <w:rPr>
      <w:color w:val="0000FF"/>
      <w:u w:val="single"/>
    </w:rPr>
  </w:style>
  <w:style w:type="character" w:customStyle="1" w:styleId="zzmpTrailerItem">
    <w:name w:val="zzmpTrailerItem"/>
    <w:rsid w:val="007B407E"/>
    <w:rPr>
      <w:rFonts w:ascii="Times New Roman" w:hAnsi="Times New Roman" w:cs="Times New Roman"/>
      <w:dstrike w:val="0"/>
      <w:noProof/>
      <w:color w:val="auto"/>
      <w:spacing w:val="0"/>
      <w:position w:val="0"/>
      <w:sz w:val="16"/>
      <w:szCs w:val="16"/>
      <w:u w:val="none"/>
      <w:effect w:val="none"/>
      <w:vertAlign w:val="baseline"/>
    </w:rPr>
  </w:style>
  <w:style w:type="paragraph" w:styleId="ListParagraph">
    <w:name w:val="List Paragraph"/>
    <w:basedOn w:val="Normal"/>
    <w:uiPriority w:val="34"/>
    <w:qFormat/>
    <w:rsid w:val="00804101"/>
    <w:pPr>
      <w:ind w:left="720"/>
      <w:contextualSpacing/>
    </w:pPr>
  </w:style>
  <w:style w:type="paragraph" w:customStyle="1" w:styleId="Default">
    <w:name w:val="Default"/>
    <w:rsid w:val="001269C6"/>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semiHidden/>
    <w:unhideWhenUsed/>
    <w:rsid w:val="00886AB1"/>
    <w:rPr>
      <w:b/>
      <w:bCs/>
    </w:rPr>
  </w:style>
  <w:style w:type="character" w:customStyle="1" w:styleId="CommentTextChar">
    <w:name w:val="Comment Text Char"/>
    <w:basedOn w:val="DefaultParagraphFont"/>
    <w:link w:val="CommentText"/>
    <w:semiHidden/>
    <w:rsid w:val="00886AB1"/>
  </w:style>
  <w:style w:type="character" w:customStyle="1" w:styleId="CommentSubjectChar">
    <w:name w:val="Comment Subject Char"/>
    <w:basedOn w:val="CommentTextChar"/>
    <w:link w:val="CommentSubject"/>
    <w:semiHidden/>
    <w:rsid w:val="00886AB1"/>
    <w:rPr>
      <w:b/>
      <w:bCs/>
    </w:rPr>
  </w:style>
  <w:style w:type="paragraph" w:customStyle="1" w:styleId="TableParagraph">
    <w:name w:val="Table Paragraph"/>
    <w:basedOn w:val="Normal"/>
    <w:uiPriority w:val="1"/>
    <w:qFormat/>
    <w:rsid w:val="00804101"/>
    <w:pPr>
      <w:widowControl w:val="0"/>
    </w:pPr>
    <w:rPr>
      <w:rFonts w:asciiTheme="minorHAnsi" w:eastAsiaTheme="minorHAnsi" w:hAnsiTheme="minorHAnsi" w:cstheme="minorBidi"/>
      <w:sz w:val="22"/>
      <w:szCs w:val="22"/>
    </w:rPr>
  </w:style>
  <w:style w:type="paragraph" w:customStyle="1" w:styleId="ArticleSec1">
    <w:name w:val="ArticleSec 1"/>
    <w:basedOn w:val="Normal"/>
    <w:next w:val="BodyText"/>
    <w:rsid w:val="00976396"/>
    <w:pPr>
      <w:keepNext/>
      <w:numPr>
        <w:numId w:val="12"/>
      </w:numPr>
      <w:spacing w:line="240" w:lineRule="auto"/>
      <w:jc w:val="center"/>
      <w:outlineLvl w:val="0"/>
    </w:pPr>
    <w:rPr>
      <w:b/>
      <w:caps/>
    </w:rPr>
  </w:style>
  <w:style w:type="paragraph" w:customStyle="1" w:styleId="ArticleSec2">
    <w:name w:val="ArticleSec 2"/>
    <w:basedOn w:val="ArticleSec1"/>
    <w:next w:val="BodyText"/>
    <w:rsid w:val="00976396"/>
    <w:pPr>
      <w:keepNext w:val="0"/>
      <w:numPr>
        <w:ilvl w:val="1"/>
      </w:numPr>
      <w:jc w:val="both"/>
      <w:outlineLvl w:val="1"/>
    </w:pPr>
    <w:rPr>
      <w:b w:val="0"/>
      <w:caps w:val="0"/>
    </w:rPr>
  </w:style>
  <w:style w:type="paragraph" w:customStyle="1" w:styleId="ArticleSec3">
    <w:name w:val="ArticleSec 3"/>
    <w:basedOn w:val="ArticleSec2"/>
    <w:next w:val="BodyText"/>
    <w:link w:val="ArticleSec3Char"/>
    <w:rsid w:val="00976396"/>
    <w:pPr>
      <w:numPr>
        <w:ilvl w:val="2"/>
      </w:numPr>
      <w:outlineLvl w:val="2"/>
    </w:pPr>
  </w:style>
  <w:style w:type="paragraph" w:customStyle="1" w:styleId="ArticleSec4">
    <w:name w:val="ArticleSec 4"/>
    <w:basedOn w:val="ArticleSec3"/>
    <w:next w:val="BodyText"/>
    <w:rsid w:val="00976396"/>
    <w:pPr>
      <w:numPr>
        <w:ilvl w:val="3"/>
      </w:numPr>
      <w:tabs>
        <w:tab w:val="clear" w:pos="2880"/>
        <w:tab w:val="num" w:pos="1080"/>
      </w:tabs>
      <w:ind w:firstLine="720"/>
      <w:outlineLvl w:val="3"/>
    </w:pPr>
  </w:style>
  <w:style w:type="paragraph" w:customStyle="1" w:styleId="ArticleSec5">
    <w:name w:val="ArticleSec 5"/>
    <w:basedOn w:val="ArticleSec4"/>
    <w:next w:val="BodyText"/>
    <w:rsid w:val="00976396"/>
    <w:pPr>
      <w:numPr>
        <w:ilvl w:val="4"/>
      </w:numPr>
      <w:tabs>
        <w:tab w:val="clear" w:pos="3600"/>
        <w:tab w:val="num" w:pos="1080"/>
      </w:tabs>
      <w:ind w:firstLine="720"/>
      <w:outlineLvl w:val="4"/>
    </w:pPr>
  </w:style>
  <w:style w:type="paragraph" w:customStyle="1" w:styleId="ArticleSec6">
    <w:name w:val="ArticleSec 6"/>
    <w:basedOn w:val="ArticleSec5"/>
    <w:next w:val="BodyText"/>
    <w:rsid w:val="00976396"/>
    <w:pPr>
      <w:numPr>
        <w:ilvl w:val="5"/>
      </w:numPr>
      <w:tabs>
        <w:tab w:val="clear" w:pos="2160"/>
        <w:tab w:val="num" w:pos="1800"/>
      </w:tabs>
      <w:ind w:left="0" w:firstLine="720"/>
      <w:outlineLvl w:val="5"/>
    </w:pPr>
  </w:style>
  <w:style w:type="paragraph" w:customStyle="1" w:styleId="ArticleSec7">
    <w:name w:val="ArticleSec 7"/>
    <w:basedOn w:val="ArticleSec6"/>
    <w:next w:val="BodyText"/>
    <w:rsid w:val="00976396"/>
    <w:pPr>
      <w:numPr>
        <w:ilvl w:val="6"/>
      </w:numPr>
      <w:tabs>
        <w:tab w:val="clear" w:pos="5040"/>
      </w:tabs>
      <w:ind w:firstLine="0"/>
      <w:outlineLvl w:val="6"/>
    </w:pPr>
  </w:style>
  <w:style w:type="paragraph" w:customStyle="1" w:styleId="ArticleSec8">
    <w:name w:val="ArticleSec 8"/>
    <w:basedOn w:val="ArticleSec7"/>
    <w:next w:val="BodyText"/>
    <w:rsid w:val="00976396"/>
    <w:pPr>
      <w:numPr>
        <w:ilvl w:val="7"/>
      </w:numPr>
      <w:tabs>
        <w:tab w:val="clear" w:pos="5760"/>
      </w:tabs>
      <w:ind w:firstLine="0"/>
      <w:outlineLvl w:val="7"/>
    </w:pPr>
  </w:style>
  <w:style w:type="paragraph" w:customStyle="1" w:styleId="ArticleSec9">
    <w:name w:val="ArticleSec 9"/>
    <w:basedOn w:val="ArticleSec8"/>
    <w:next w:val="BodyText"/>
    <w:rsid w:val="00976396"/>
    <w:pPr>
      <w:numPr>
        <w:ilvl w:val="8"/>
      </w:numPr>
      <w:tabs>
        <w:tab w:val="clear" w:pos="6480"/>
      </w:tabs>
      <w:ind w:firstLine="0"/>
      <w:outlineLvl w:val="8"/>
    </w:pPr>
  </w:style>
  <w:style w:type="character" w:customStyle="1" w:styleId="ArticleSec3Char">
    <w:name w:val="ArticleSec 3 Char"/>
    <w:link w:val="ArticleSec3"/>
    <w:rsid w:val="00CF6EA7"/>
    <w:rPr>
      <w:sz w:val="24"/>
    </w:rPr>
  </w:style>
  <w:style w:type="character" w:customStyle="1" w:styleId="FooterChar">
    <w:name w:val="Footer Char"/>
    <w:basedOn w:val="DefaultParagraphFont"/>
    <w:link w:val="Footer"/>
    <w:uiPriority w:val="99"/>
    <w:rsid w:val="00CF3381"/>
    <w:rPr>
      <w:sz w:val="24"/>
    </w:rPr>
  </w:style>
  <w:style w:type="paragraph" w:styleId="Revision">
    <w:name w:val="Revision"/>
    <w:hidden/>
    <w:uiPriority w:val="99"/>
    <w:semiHidden/>
    <w:rsid w:val="000949C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75219">
      <w:bodyDiv w:val="1"/>
      <w:marLeft w:val="0"/>
      <w:marRight w:val="0"/>
      <w:marTop w:val="0"/>
      <w:marBottom w:val="0"/>
      <w:divBdr>
        <w:top w:val="none" w:sz="0" w:space="0" w:color="auto"/>
        <w:left w:val="none" w:sz="0" w:space="0" w:color="auto"/>
        <w:bottom w:val="none" w:sz="0" w:space="0" w:color="auto"/>
        <w:right w:val="none" w:sz="0" w:space="0" w:color="auto"/>
      </w:divBdr>
    </w:div>
    <w:div w:id="407387075">
      <w:bodyDiv w:val="1"/>
      <w:marLeft w:val="0"/>
      <w:marRight w:val="0"/>
      <w:marTop w:val="0"/>
      <w:marBottom w:val="0"/>
      <w:divBdr>
        <w:top w:val="none" w:sz="0" w:space="0" w:color="auto"/>
        <w:left w:val="none" w:sz="0" w:space="0" w:color="auto"/>
        <w:bottom w:val="none" w:sz="0" w:space="0" w:color="auto"/>
        <w:right w:val="none" w:sz="0" w:space="0" w:color="auto"/>
      </w:divBdr>
    </w:div>
    <w:div w:id="496112487">
      <w:bodyDiv w:val="1"/>
      <w:marLeft w:val="0"/>
      <w:marRight w:val="0"/>
      <w:marTop w:val="0"/>
      <w:marBottom w:val="0"/>
      <w:divBdr>
        <w:top w:val="none" w:sz="0" w:space="0" w:color="auto"/>
        <w:left w:val="none" w:sz="0" w:space="0" w:color="auto"/>
        <w:bottom w:val="none" w:sz="0" w:space="0" w:color="auto"/>
        <w:right w:val="none" w:sz="0" w:space="0" w:color="auto"/>
      </w:divBdr>
    </w:div>
    <w:div w:id="572934437">
      <w:bodyDiv w:val="1"/>
      <w:marLeft w:val="0"/>
      <w:marRight w:val="0"/>
      <w:marTop w:val="0"/>
      <w:marBottom w:val="0"/>
      <w:divBdr>
        <w:top w:val="none" w:sz="0" w:space="0" w:color="auto"/>
        <w:left w:val="none" w:sz="0" w:space="0" w:color="auto"/>
        <w:bottom w:val="none" w:sz="0" w:space="0" w:color="auto"/>
        <w:right w:val="none" w:sz="0" w:space="0" w:color="auto"/>
      </w:divBdr>
    </w:div>
    <w:div w:id="574169204">
      <w:bodyDiv w:val="1"/>
      <w:marLeft w:val="0"/>
      <w:marRight w:val="0"/>
      <w:marTop w:val="0"/>
      <w:marBottom w:val="0"/>
      <w:divBdr>
        <w:top w:val="none" w:sz="0" w:space="0" w:color="auto"/>
        <w:left w:val="none" w:sz="0" w:space="0" w:color="auto"/>
        <w:bottom w:val="none" w:sz="0" w:space="0" w:color="auto"/>
        <w:right w:val="none" w:sz="0" w:space="0" w:color="auto"/>
      </w:divBdr>
    </w:div>
    <w:div w:id="733283145">
      <w:bodyDiv w:val="1"/>
      <w:marLeft w:val="0"/>
      <w:marRight w:val="0"/>
      <w:marTop w:val="0"/>
      <w:marBottom w:val="0"/>
      <w:divBdr>
        <w:top w:val="none" w:sz="0" w:space="0" w:color="auto"/>
        <w:left w:val="none" w:sz="0" w:space="0" w:color="auto"/>
        <w:bottom w:val="none" w:sz="0" w:space="0" w:color="auto"/>
        <w:right w:val="none" w:sz="0" w:space="0" w:color="auto"/>
      </w:divBdr>
    </w:div>
    <w:div w:id="972829239">
      <w:bodyDiv w:val="1"/>
      <w:marLeft w:val="0"/>
      <w:marRight w:val="0"/>
      <w:marTop w:val="0"/>
      <w:marBottom w:val="0"/>
      <w:divBdr>
        <w:top w:val="none" w:sz="0" w:space="0" w:color="auto"/>
        <w:left w:val="none" w:sz="0" w:space="0" w:color="auto"/>
        <w:bottom w:val="none" w:sz="0" w:space="0" w:color="auto"/>
        <w:right w:val="none" w:sz="0" w:space="0" w:color="auto"/>
      </w:divBdr>
    </w:div>
    <w:div w:id="1106583004">
      <w:bodyDiv w:val="1"/>
      <w:marLeft w:val="0"/>
      <w:marRight w:val="0"/>
      <w:marTop w:val="0"/>
      <w:marBottom w:val="0"/>
      <w:divBdr>
        <w:top w:val="none" w:sz="0" w:space="0" w:color="auto"/>
        <w:left w:val="none" w:sz="0" w:space="0" w:color="auto"/>
        <w:bottom w:val="none" w:sz="0" w:space="0" w:color="auto"/>
        <w:right w:val="none" w:sz="0" w:space="0" w:color="auto"/>
      </w:divBdr>
    </w:div>
    <w:div w:id="1212107939">
      <w:bodyDiv w:val="1"/>
      <w:marLeft w:val="0"/>
      <w:marRight w:val="0"/>
      <w:marTop w:val="0"/>
      <w:marBottom w:val="0"/>
      <w:divBdr>
        <w:top w:val="none" w:sz="0" w:space="0" w:color="auto"/>
        <w:left w:val="none" w:sz="0" w:space="0" w:color="auto"/>
        <w:bottom w:val="none" w:sz="0" w:space="0" w:color="auto"/>
        <w:right w:val="none" w:sz="0" w:space="0" w:color="auto"/>
      </w:divBdr>
    </w:div>
    <w:div w:id="1213884420">
      <w:bodyDiv w:val="1"/>
      <w:marLeft w:val="0"/>
      <w:marRight w:val="0"/>
      <w:marTop w:val="0"/>
      <w:marBottom w:val="0"/>
      <w:divBdr>
        <w:top w:val="none" w:sz="0" w:space="0" w:color="auto"/>
        <w:left w:val="none" w:sz="0" w:space="0" w:color="auto"/>
        <w:bottom w:val="none" w:sz="0" w:space="0" w:color="auto"/>
        <w:right w:val="none" w:sz="0" w:space="0" w:color="auto"/>
      </w:divBdr>
    </w:div>
    <w:div w:id="1836993087">
      <w:bodyDiv w:val="1"/>
      <w:marLeft w:val="0"/>
      <w:marRight w:val="0"/>
      <w:marTop w:val="0"/>
      <w:marBottom w:val="0"/>
      <w:divBdr>
        <w:top w:val="none" w:sz="0" w:space="0" w:color="auto"/>
        <w:left w:val="none" w:sz="0" w:space="0" w:color="auto"/>
        <w:bottom w:val="none" w:sz="0" w:space="0" w:color="auto"/>
        <w:right w:val="none" w:sz="0" w:space="0" w:color="auto"/>
      </w:divBdr>
    </w:div>
    <w:div w:id="1955863351">
      <w:bodyDiv w:val="1"/>
      <w:marLeft w:val="0"/>
      <w:marRight w:val="0"/>
      <w:marTop w:val="0"/>
      <w:marBottom w:val="0"/>
      <w:divBdr>
        <w:top w:val="none" w:sz="0" w:space="0" w:color="auto"/>
        <w:left w:val="none" w:sz="0" w:space="0" w:color="auto"/>
        <w:bottom w:val="none" w:sz="0" w:space="0" w:color="auto"/>
        <w:right w:val="none" w:sz="0" w:space="0" w:color="auto"/>
      </w:divBdr>
    </w:div>
    <w:div w:id="197185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4D0B8-F4E4-4873-8855-BC0C911E3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6501</Words>
  <Characters>37060</Characters>
  <Application>Microsoft Office Word</Application>
  <DocSecurity>0</DocSecurity>
  <PresentationFormat/>
  <Lines>308</Lines>
  <Paragraphs>86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TRASH PAD LICENSE AND AGREEMENT</vt:lpstr>
    </vt:vector>
  </TitlesOfParts>
  <Company>FRIT</Company>
  <LinksUpToDate>false</LinksUpToDate>
  <CharactersWithSpaces>43475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TRASH PAD LICENSE AND AGREEMENT</dc:title>
  <dc:creator>mklima</dc:creator>
  <cp:lastModifiedBy>Toni Lucio</cp:lastModifiedBy>
  <cp:revision>4</cp:revision>
  <cp:lastPrinted>2017-05-19T22:25:00Z</cp:lastPrinted>
  <dcterms:created xsi:type="dcterms:W3CDTF">2025-12-22T13:47:00Z</dcterms:created>
  <dcterms:modified xsi:type="dcterms:W3CDTF">2025-12-22T13:52:00Z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2015-11-17T00:00:00Z</vt:filetime>
  </property>
  <property fmtid="{D5CDD505-2E9C-101B-9397-08002B2CF9AE}" pid="3" name="LastSaved">
    <vt:filetime>2018-11-02T00:00:00Z</vt:filetime>
  </property>
</Properties>
</file>